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17B" w:rsidRDefault="006D317B">
      <w:pPr>
        <w:pStyle w:val="EQ"/>
        <w:keepLines w:val="0"/>
        <w:tabs>
          <w:tab w:val="clear" w:pos="4536"/>
          <w:tab w:val="clear" w:pos="9072"/>
        </w:tabs>
        <w:rPr>
          <w:noProof w:val="0"/>
          <w:lang w:eastAsia="en-US"/>
        </w:rPr>
      </w:pPr>
      <w:bookmarkStart w:id="0" w:name="_Hlt51067425"/>
      <w:bookmarkStart w:id="1" w:name="page1"/>
      <w:bookmarkStart w:id="2" w:name="pages12"/>
      <w:bookmarkEnd w:id="0"/>
    </w:p>
    <w:p w:rsidR="006D317B" w:rsidRDefault="006D317B">
      <w:pPr>
        <w:pStyle w:val="ZTD"/>
        <w:framePr w:wrap="notBeside"/>
        <w:rPr>
          <w:noProof w:val="0"/>
          <w:lang w:eastAsia="en-US"/>
        </w:rPr>
      </w:pPr>
      <w:bookmarkStart w:id="3" w:name="_Ref50973050"/>
      <w:bookmarkEnd w:id="3"/>
      <w:r>
        <w:rPr>
          <w:noProof w:val="0"/>
          <w:vanish/>
          <w:lang w:eastAsia="en-US"/>
        </w:rPr>
        <w:t>TD &lt;&gt;</w:t>
      </w:r>
    </w:p>
    <w:p w:rsidR="006D317B" w:rsidRDefault="006D317B">
      <w:pPr>
        <w:pStyle w:val="ZA"/>
        <w:framePr w:wrap="notBeside"/>
        <w:rPr>
          <w:noProof w:val="0"/>
          <w:lang w:val="de-DE" w:eastAsia="en-US"/>
        </w:rPr>
      </w:pPr>
      <w:bookmarkStart w:id="4" w:name="docdraft"/>
      <w:bookmarkEnd w:id="4"/>
      <w:r>
        <w:rPr>
          <w:noProof w:val="0"/>
          <w:u w:val="single"/>
          <w:lang w:val="de-DE" w:eastAsia="en-US"/>
        </w:rPr>
        <w:t xml:space="preserve">Draft </w:t>
      </w:r>
      <w:r>
        <w:rPr>
          <w:noProof w:val="0"/>
          <w:sz w:val="64"/>
          <w:u w:val="single"/>
          <w:lang w:val="de-DE" w:eastAsia="en-US"/>
        </w:rPr>
        <w:t xml:space="preserve">ETSI TR 102 058 </w:t>
      </w:r>
      <w:r>
        <w:rPr>
          <w:noProof w:val="0"/>
          <w:u w:val="single"/>
          <w:lang w:val="de-DE" w:eastAsia="en-US"/>
        </w:rPr>
        <w:t>V</w:t>
      </w:r>
      <w:bookmarkStart w:id="5" w:name="docversion"/>
      <w:r>
        <w:rPr>
          <w:noProof w:val="0"/>
          <w:u w:val="single"/>
          <w:lang w:val="de-DE" w:eastAsia="en-US"/>
        </w:rPr>
        <w:t>&lt;0.0.9&gt;</w:t>
      </w:r>
      <w:bookmarkEnd w:id="5"/>
      <w:r>
        <w:rPr>
          <w:rStyle w:val="ZGSM"/>
          <w:noProof w:val="0"/>
          <w:lang w:val="de-DE" w:eastAsia="en-US"/>
        </w:rPr>
        <w:t xml:space="preserve"> </w:t>
      </w:r>
      <w:r>
        <w:rPr>
          <w:noProof w:val="0"/>
          <w:sz w:val="32"/>
          <w:lang w:val="de-DE" w:eastAsia="en-US"/>
        </w:rPr>
        <w:t>(</w:t>
      </w:r>
      <w:bookmarkStart w:id="6" w:name="docdate"/>
      <w:r>
        <w:rPr>
          <w:noProof w:val="0"/>
          <w:sz w:val="32"/>
          <w:lang w:val="de-DE" w:eastAsia="en-US"/>
        </w:rPr>
        <w:t>2004-</w:t>
      </w:r>
      <w:bookmarkEnd w:id="6"/>
      <w:r>
        <w:rPr>
          <w:noProof w:val="0"/>
          <w:sz w:val="32"/>
          <w:lang w:val="de-DE" w:eastAsia="en-US"/>
        </w:rPr>
        <w:t>06)</w:t>
      </w:r>
    </w:p>
    <w:p w:rsidR="006D317B" w:rsidRDefault="006D317B">
      <w:pPr>
        <w:pStyle w:val="ZB"/>
        <w:framePr w:wrap="notBeside"/>
        <w:rPr>
          <w:noProof w:val="0"/>
          <w:lang w:eastAsia="en-US"/>
        </w:rPr>
      </w:pPr>
      <w:r>
        <w:rPr>
          <w:noProof w:val="0"/>
          <w:lang w:eastAsia="en-US"/>
        </w:rPr>
        <w:t>Technical Report</w:t>
      </w:r>
    </w:p>
    <w:p w:rsidR="006D317B" w:rsidRDefault="006D317B">
      <w:pPr>
        <w:pStyle w:val="ZT"/>
        <w:framePr w:w="10206" w:wrap="notBeside"/>
      </w:pPr>
      <w:bookmarkStart w:id="7" w:name="doctitle"/>
    </w:p>
    <w:p w:rsidR="006D317B" w:rsidRDefault="006D317B">
      <w:pPr>
        <w:pStyle w:val="ZT"/>
        <w:framePr w:w="10206" w:wrap="notBeside"/>
      </w:pPr>
      <w:r>
        <w:t xml:space="preserve">                    Satellite Earth Stations and Systems (SES);</w:t>
      </w:r>
      <w:bookmarkStart w:id="8" w:name="_Hlt49313160"/>
      <w:bookmarkEnd w:id="8"/>
    </w:p>
    <w:p w:rsidR="006D317B" w:rsidRDefault="006D317B">
      <w:pPr>
        <w:pStyle w:val="ZT"/>
        <w:framePr w:w="10206" w:wrap="notBeside"/>
      </w:pPr>
      <w:r>
        <w:t>Satellite Component of UMTS/IMT-2000;</w:t>
      </w:r>
    </w:p>
    <w:p w:rsidR="006D317B" w:rsidRDefault="006D317B">
      <w:pPr>
        <w:pStyle w:val="ZT"/>
        <w:framePr w:w="10206" w:wrap="notBeside"/>
      </w:pPr>
      <w:r>
        <w:t>Evaluation of the W-CDMA UTRA FDD as a Satellite</w:t>
      </w:r>
    </w:p>
    <w:p w:rsidR="006D317B" w:rsidRDefault="006D317B">
      <w:pPr>
        <w:pStyle w:val="ZT"/>
        <w:framePr w:w="10206" w:wrap="notBeside"/>
        <w:rPr>
          <w:lang w:val="fr-FR"/>
        </w:rPr>
      </w:pPr>
      <w:r>
        <w:t xml:space="preserve">                    </w:t>
      </w:r>
      <w:r>
        <w:rPr>
          <w:lang w:val="fr-FR"/>
        </w:rPr>
        <w:t>Radio Interface</w:t>
      </w:r>
    </w:p>
    <w:bookmarkEnd w:id="7"/>
    <w:p w:rsidR="006D317B" w:rsidRDefault="006D317B">
      <w:pPr>
        <w:pStyle w:val="ZU"/>
        <w:framePr w:wrap="notBeside"/>
        <w:rPr>
          <w:noProof w:val="0"/>
          <w:lang w:val="fr-FR" w:eastAsia="en-US"/>
        </w:rPr>
      </w:pPr>
    </w:p>
    <w:p w:rsidR="006D317B" w:rsidRDefault="006D317B">
      <w:pPr>
        <w:pStyle w:val="ZG"/>
        <w:framePr w:wrap="notBeside"/>
        <w:rPr>
          <w:noProof w:val="0"/>
          <w:lang w:val="fr-FR" w:eastAsia="en-US"/>
        </w:rPr>
      </w:pPr>
      <w:bookmarkStart w:id="9" w:name="doclogo"/>
      <w:bookmarkEnd w:id="9"/>
    </w:p>
    <w:p w:rsidR="006D317B" w:rsidRDefault="006D317B">
      <w:pPr>
        <w:pStyle w:val="ZD"/>
        <w:framePr w:wrap="notBeside"/>
        <w:rPr>
          <w:noProof w:val="0"/>
          <w:lang w:val="fr-FR" w:eastAsia="en-US"/>
        </w:rPr>
      </w:pPr>
    </w:p>
    <w:p w:rsidR="006D317B" w:rsidRDefault="006D317B">
      <w:pPr>
        <w:pStyle w:val="ZV"/>
        <w:framePr w:wrap="notBeside"/>
        <w:rPr>
          <w:noProof w:val="0"/>
          <w:lang w:val="fr-FR" w:eastAsia="en-US"/>
        </w:rPr>
      </w:pPr>
    </w:p>
    <w:p w:rsidR="006D317B" w:rsidRDefault="006D317B">
      <w:pPr>
        <w:rPr>
          <w:lang w:val="fr-FR"/>
        </w:rPr>
      </w:pPr>
    </w:p>
    <w:bookmarkEnd w:id="1"/>
    <w:p w:rsidR="006D317B" w:rsidRDefault="006D317B">
      <w:pPr>
        <w:rPr>
          <w:lang w:val="fr-FR"/>
        </w:rPr>
        <w:sectPr w:rsidR="006D317B">
          <w:headerReference w:type="default" r:id="rId7"/>
          <w:footnotePr>
            <w:numRestart w:val="eachSect"/>
          </w:footnotePr>
          <w:pgSz w:w="11907" w:h="16840"/>
          <w:pgMar w:top="2268" w:right="851" w:bottom="10773" w:left="851" w:header="0" w:footer="0" w:gutter="0"/>
          <w:cols w:space="720"/>
        </w:sectPr>
      </w:pPr>
    </w:p>
    <w:p w:rsidR="006D317B" w:rsidRDefault="006D317B">
      <w:pPr>
        <w:rPr>
          <w:lang w:val="fr-FR"/>
        </w:rPr>
      </w:pPr>
      <w:bookmarkStart w:id="10" w:name="page2"/>
    </w:p>
    <w:p w:rsidR="006D317B" w:rsidRDefault="006D317B">
      <w:pPr>
        <w:pStyle w:val="FP"/>
        <w:framePr w:wrap="notBeside" w:vAnchor="page" w:hAnchor="page" w:x="1156" w:y="5581"/>
        <w:spacing w:after="240"/>
        <w:ind w:left="2835" w:right="2835"/>
        <w:jc w:val="center"/>
        <w:rPr>
          <w:rFonts w:ascii="Arial" w:hAnsi="Arial"/>
          <w:b/>
          <w:i/>
          <w:lang w:val="fr-FR"/>
        </w:rPr>
      </w:pPr>
      <w:r>
        <w:rPr>
          <w:rFonts w:ascii="Arial" w:hAnsi="Arial"/>
          <w:b/>
          <w:i/>
          <w:lang w:val="fr-FR"/>
        </w:rPr>
        <w:t>ETSI</w:t>
      </w:r>
    </w:p>
    <w:p w:rsidR="006D317B" w:rsidRDefault="006D317B">
      <w:pPr>
        <w:pStyle w:val="FP"/>
        <w:framePr w:wrap="notBeside" w:vAnchor="page" w:hAnchor="page" w:x="1156" w:y="5581"/>
        <w:pBdr>
          <w:bottom w:val="single" w:sz="6" w:space="1" w:color="auto"/>
        </w:pBdr>
        <w:ind w:left="2835" w:right="2835"/>
        <w:jc w:val="center"/>
        <w:rPr>
          <w:rFonts w:ascii="Arial" w:hAnsi="Arial"/>
          <w:sz w:val="18"/>
          <w:lang w:val="fr-FR"/>
        </w:rPr>
      </w:pPr>
      <w:r>
        <w:rPr>
          <w:rFonts w:ascii="Arial" w:hAnsi="Arial"/>
          <w:sz w:val="18"/>
          <w:lang w:val="fr-FR"/>
        </w:rPr>
        <w:t>650 Route des Lucioles</w:t>
      </w:r>
    </w:p>
    <w:p w:rsidR="006D317B" w:rsidRDefault="006D317B">
      <w:pPr>
        <w:pStyle w:val="FP"/>
        <w:framePr w:wrap="notBeside" w:vAnchor="page" w:hAnchor="page" w:x="1156" w:y="5581"/>
        <w:pBdr>
          <w:bottom w:val="single" w:sz="6" w:space="1" w:color="auto"/>
        </w:pBdr>
        <w:ind w:left="2835" w:right="2835"/>
        <w:jc w:val="center"/>
      </w:pPr>
      <w:r>
        <w:rPr>
          <w:rFonts w:ascii="Arial" w:hAnsi="Arial"/>
          <w:sz w:val="18"/>
        </w:rPr>
        <w:t>F-06921 Sophia Antipolis Cedex - FRANCE</w:t>
      </w:r>
    </w:p>
    <w:p w:rsidR="006D317B" w:rsidRDefault="006D317B">
      <w:pPr>
        <w:pStyle w:val="FP"/>
        <w:framePr w:wrap="notBeside" w:vAnchor="page" w:hAnchor="page" w:x="1156" w:y="5581"/>
        <w:ind w:left="2835" w:right="2835"/>
        <w:jc w:val="center"/>
        <w:rPr>
          <w:rFonts w:ascii="Arial" w:hAnsi="Arial"/>
          <w:sz w:val="18"/>
        </w:rPr>
      </w:pPr>
    </w:p>
    <w:p w:rsidR="006D317B" w:rsidRDefault="006D317B">
      <w:pPr>
        <w:pStyle w:val="FP"/>
        <w:framePr w:wrap="notBeside" w:vAnchor="page" w:hAnchor="page" w:x="1156" w:y="5581"/>
        <w:spacing w:after="20"/>
        <w:ind w:left="2835" w:right="2835"/>
        <w:jc w:val="center"/>
        <w:rPr>
          <w:rFonts w:ascii="Arial" w:hAnsi="Arial"/>
          <w:sz w:val="18"/>
          <w:lang w:val="fr-FR"/>
        </w:rPr>
      </w:pPr>
      <w:r>
        <w:rPr>
          <w:rFonts w:ascii="Arial" w:hAnsi="Arial"/>
          <w:sz w:val="18"/>
          <w:lang w:val="fr-FR"/>
        </w:rPr>
        <w:t>Tel.: +33 4 92 94 42 00   Fax: +33 4 93 65 47 16</w:t>
      </w:r>
    </w:p>
    <w:p w:rsidR="006D317B" w:rsidRDefault="006D317B">
      <w:pPr>
        <w:pStyle w:val="FP"/>
        <w:framePr w:wrap="notBeside" w:vAnchor="page" w:hAnchor="page" w:x="1156" w:y="5581"/>
        <w:ind w:left="2835" w:right="2835"/>
        <w:jc w:val="center"/>
        <w:rPr>
          <w:rFonts w:ascii="Arial" w:hAnsi="Arial"/>
          <w:sz w:val="15"/>
          <w:lang w:val="fr-FR"/>
        </w:rPr>
      </w:pPr>
    </w:p>
    <w:p w:rsidR="006D317B" w:rsidRDefault="006D317B">
      <w:pPr>
        <w:pStyle w:val="FP"/>
        <w:framePr w:wrap="notBeside" w:vAnchor="page" w:hAnchor="page" w:x="1156" w:y="5581"/>
        <w:ind w:left="2835" w:right="2835"/>
        <w:jc w:val="center"/>
        <w:rPr>
          <w:rFonts w:ascii="Arial" w:hAnsi="Arial"/>
          <w:sz w:val="15"/>
          <w:lang w:val="fr-FR"/>
        </w:rPr>
      </w:pPr>
      <w:r>
        <w:rPr>
          <w:rFonts w:ascii="Arial" w:hAnsi="Arial"/>
          <w:sz w:val="15"/>
          <w:lang w:val="fr-FR"/>
        </w:rPr>
        <w:t>Siret N° 348 623 562 00017 - NAF 742 C</w:t>
      </w:r>
    </w:p>
    <w:p w:rsidR="006D317B" w:rsidRDefault="006D317B">
      <w:pPr>
        <w:pStyle w:val="FP"/>
        <w:framePr w:wrap="notBeside" w:vAnchor="page" w:hAnchor="page" w:x="1156" w:y="5581"/>
        <w:ind w:left="2835" w:right="2835"/>
        <w:jc w:val="center"/>
        <w:rPr>
          <w:rFonts w:ascii="Arial" w:hAnsi="Arial"/>
          <w:sz w:val="15"/>
          <w:lang w:val="fr-FR"/>
        </w:rPr>
      </w:pPr>
      <w:r>
        <w:rPr>
          <w:rFonts w:ascii="Arial" w:hAnsi="Arial"/>
          <w:sz w:val="15"/>
          <w:lang w:val="fr-FR"/>
        </w:rPr>
        <w:t>Association à but non lucratif enregistrée à la</w:t>
      </w:r>
    </w:p>
    <w:p w:rsidR="006D317B" w:rsidRDefault="006D317B">
      <w:pPr>
        <w:pStyle w:val="FP"/>
        <w:framePr w:wrap="notBeside" w:vAnchor="page" w:hAnchor="page" w:x="1156" w:y="5581"/>
        <w:ind w:left="2835" w:right="2835"/>
        <w:jc w:val="center"/>
        <w:rPr>
          <w:rFonts w:ascii="Arial" w:hAnsi="Arial"/>
          <w:sz w:val="15"/>
          <w:lang w:val="fr-FR"/>
        </w:rPr>
      </w:pPr>
      <w:r>
        <w:rPr>
          <w:rFonts w:ascii="Arial" w:hAnsi="Arial"/>
          <w:sz w:val="15"/>
          <w:lang w:val="fr-FR"/>
        </w:rPr>
        <w:t>Sous-Préfecture de Grasse (06) N° 7803/88</w:t>
      </w:r>
    </w:p>
    <w:p w:rsidR="006D317B" w:rsidRDefault="006D317B">
      <w:pPr>
        <w:pStyle w:val="FP"/>
        <w:framePr w:wrap="notBeside" w:vAnchor="page" w:hAnchor="page" w:x="1156" w:y="5581"/>
        <w:ind w:left="2835" w:right="2835"/>
        <w:jc w:val="center"/>
        <w:rPr>
          <w:rFonts w:ascii="Arial" w:hAnsi="Arial"/>
          <w:sz w:val="18"/>
          <w:lang w:val="fr-FR"/>
        </w:rPr>
      </w:pPr>
    </w:p>
    <w:p w:rsidR="006D317B" w:rsidRDefault="006D317B">
      <w:pPr>
        <w:rPr>
          <w:lang w:val="fr-FR"/>
        </w:rPr>
      </w:pPr>
    </w:p>
    <w:p w:rsidR="006D317B" w:rsidRDefault="006D317B">
      <w:pPr>
        <w:pStyle w:val="FP"/>
        <w:framePr w:h="5592" w:hRule="exact" w:wrap="notBeside" w:vAnchor="page" w:hAnchor="page" w:x="1141" w:y="10081"/>
        <w:pBdr>
          <w:bottom w:val="single" w:sz="6" w:space="1" w:color="auto"/>
        </w:pBdr>
        <w:spacing w:after="240"/>
        <w:ind w:left="2835" w:right="2835"/>
        <w:jc w:val="center"/>
        <w:rPr>
          <w:rFonts w:ascii="Arial" w:hAnsi="Arial"/>
          <w:b/>
          <w:i/>
        </w:rPr>
      </w:pPr>
      <w:r>
        <w:rPr>
          <w:rFonts w:ascii="Arial" w:hAnsi="Arial"/>
          <w:b/>
          <w:i/>
        </w:rPr>
        <w:t>Important notice</w:t>
      </w:r>
    </w:p>
    <w:p w:rsidR="006D317B" w:rsidRDefault="006D317B">
      <w:pPr>
        <w:pStyle w:val="FP"/>
        <w:framePr w:h="5592" w:hRule="exact" w:wrap="notBeside" w:vAnchor="page" w:hAnchor="page" w:x="1141" w:y="10081"/>
        <w:spacing w:after="240"/>
        <w:jc w:val="center"/>
        <w:rPr>
          <w:rFonts w:ascii="Arial" w:hAnsi="Arial"/>
          <w:sz w:val="18"/>
        </w:rPr>
      </w:pPr>
      <w:r>
        <w:rPr>
          <w:rFonts w:ascii="Arial" w:hAnsi="Arial"/>
          <w:sz w:val="18"/>
        </w:rPr>
        <w:t>Individual copies of the present document can be downloaded from:</w:t>
      </w:r>
      <w:r>
        <w:rPr>
          <w:rFonts w:ascii="Arial" w:hAnsi="Arial"/>
          <w:sz w:val="18"/>
        </w:rPr>
        <w:br/>
      </w:r>
      <w:hyperlink r:id="rId8" w:history="1">
        <w:r>
          <w:rPr>
            <w:rStyle w:val="Hyperlink"/>
            <w:rFonts w:ascii="Arial" w:hAnsi="Arial"/>
            <w:sz w:val="18"/>
          </w:rPr>
          <w:t>http://www.etsi.org</w:t>
        </w:r>
      </w:hyperlink>
    </w:p>
    <w:p w:rsidR="006D317B" w:rsidRDefault="006D317B">
      <w:pPr>
        <w:pStyle w:val="FP"/>
        <w:framePr w:h="5592" w:hRule="exact" w:wrap="notBeside" w:vAnchor="page" w:hAnchor="page" w:x="1141" w:y="10081"/>
        <w:spacing w:after="240"/>
        <w:jc w:val="center"/>
        <w:rPr>
          <w:rFonts w:ascii="Arial" w:hAnsi="Arial"/>
          <w:sz w:val="18"/>
        </w:rPr>
      </w:pPr>
      <w:r>
        <w:rPr>
          <w:rFonts w:ascii="Arial" w:hAnsi="Arial"/>
          <w:sz w:val="18"/>
        </w:rPr>
        <w:t>The present document may be made available in more than one electronic version or in print. In any case of existing or perceived difference in contents between such versions, the reference version is the</w:t>
      </w:r>
      <w:r>
        <w:rPr>
          <w:rFonts w:ascii="Arial" w:hAnsi="Arial"/>
          <w:color w:val="000000"/>
          <w:sz w:val="18"/>
        </w:rPr>
        <w:t xml:space="preserve"> Portable Document Format (PDF). In case of dispute, the reference shall be the printing on ETSI printers of the PDF version kept on a specific network drive within </w:t>
      </w:r>
      <w:r>
        <w:rPr>
          <w:rFonts w:ascii="Arial" w:hAnsi="Arial"/>
          <w:sz w:val="18"/>
        </w:rPr>
        <w:t>ETSI Secretariat.</w:t>
      </w:r>
    </w:p>
    <w:p w:rsidR="006D317B" w:rsidRDefault="006D317B">
      <w:pPr>
        <w:pStyle w:val="FP"/>
        <w:framePr w:h="5592" w:hRule="exact" w:wrap="notBeside" w:vAnchor="page" w:hAnchor="page" w:x="1141" w:y="10081"/>
        <w:spacing w:after="240"/>
        <w:jc w:val="center"/>
        <w:rPr>
          <w:rFonts w:ascii="Arial" w:hAnsi="Arial"/>
          <w:sz w:val="18"/>
        </w:rPr>
      </w:pPr>
      <w:r>
        <w:rPr>
          <w:rFonts w:ascii="Arial" w:hAnsi="Arial"/>
          <w:sz w:val="18"/>
        </w:rPr>
        <w:t xml:space="preserve">Users of the present document should be aware that the document may be subject to revision or change of status. Information on the current status of this and other ETSI documents is available at </w:t>
      </w:r>
      <w:hyperlink r:id="rId9" w:history="1">
        <w:r>
          <w:rPr>
            <w:rStyle w:val="Hyperlink"/>
            <w:rFonts w:ascii="Arial" w:hAnsi="Arial"/>
            <w:sz w:val="18"/>
          </w:rPr>
          <w:t>http://portal.etsi.org/tb/status/status.asp</w:t>
        </w:r>
      </w:hyperlink>
    </w:p>
    <w:p w:rsidR="006D317B" w:rsidRDefault="006D317B">
      <w:pPr>
        <w:pStyle w:val="FP"/>
        <w:framePr w:h="5592" w:hRule="exact" w:wrap="notBeside" w:vAnchor="page" w:hAnchor="page" w:x="1141" w:y="10081"/>
        <w:pBdr>
          <w:bottom w:val="single" w:sz="6" w:space="1" w:color="auto"/>
        </w:pBdr>
        <w:spacing w:after="240"/>
        <w:jc w:val="center"/>
        <w:rPr>
          <w:rFonts w:ascii="Arial" w:hAnsi="Arial"/>
          <w:sz w:val="18"/>
        </w:rPr>
      </w:pPr>
      <w:r>
        <w:rPr>
          <w:rFonts w:ascii="Arial" w:hAnsi="Arial"/>
          <w:sz w:val="18"/>
        </w:rPr>
        <w:t>If you find errors in the present document, send your comment to:</w:t>
      </w:r>
      <w:r>
        <w:rPr>
          <w:rFonts w:ascii="Arial" w:hAnsi="Arial"/>
          <w:sz w:val="18"/>
        </w:rPr>
        <w:br/>
      </w:r>
      <w:hyperlink r:id="rId10" w:history="1">
        <w:r>
          <w:rPr>
            <w:rFonts w:ascii="Arial" w:hAnsi="Arial"/>
            <w:color w:val="0000FF"/>
            <w:sz w:val="18"/>
            <w:u w:val="single"/>
          </w:rPr>
          <w:t>editor@etsi.fr</w:t>
        </w:r>
      </w:hyperlink>
    </w:p>
    <w:p w:rsidR="006D317B" w:rsidRDefault="006D317B">
      <w:pPr>
        <w:pStyle w:val="FP"/>
        <w:framePr w:h="5592" w:hRule="exact" w:wrap="notBeside" w:vAnchor="page" w:hAnchor="page" w:x="1141" w:y="10081"/>
        <w:pBdr>
          <w:bottom w:val="single" w:sz="6" w:space="1" w:color="auto"/>
        </w:pBdr>
        <w:spacing w:after="240"/>
        <w:jc w:val="center"/>
        <w:rPr>
          <w:rFonts w:ascii="Arial" w:hAnsi="Arial"/>
          <w:b/>
          <w:i/>
        </w:rPr>
      </w:pPr>
      <w:r>
        <w:rPr>
          <w:rFonts w:ascii="Arial" w:hAnsi="Arial"/>
          <w:b/>
          <w:i/>
        </w:rPr>
        <w:t>Copyright Notification</w:t>
      </w:r>
    </w:p>
    <w:p w:rsidR="006D317B" w:rsidRDefault="006D317B">
      <w:pPr>
        <w:pStyle w:val="FP"/>
        <w:framePr w:h="5592" w:hRule="exact" w:wrap="notBeside" w:vAnchor="page" w:hAnchor="page" w:x="1141" w:y="10081"/>
        <w:jc w:val="center"/>
        <w:rPr>
          <w:rFonts w:ascii="Arial" w:hAnsi="Arial"/>
          <w:sz w:val="18"/>
        </w:rPr>
      </w:pPr>
      <w:r>
        <w:rPr>
          <w:rFonts w:ascii="Arial" w:hAnsi="Arial"/>
          <w:sz w:val="18"/>
        </w:rPr>
        <w:t>No part may be reproduced except as authorized by written permission.</w:t>
      </w:r>
      <w:r>
        <w:rPr>
          <w:rFonts w:ascii="Arial" w:hAnsi="Arial"/>
          <w:sz w:val="18"/>
        </w:rPr>
        <w:br/>
        <w:t>The copyright and the foregoing restriction extend to reproduction in all media.</w:t>
      </w:r>
    </w:p>
    <w:p w:rsidR="006D317B" w:rsidRDefault="006D317B">
      <w:pPr>
        <w:pStyle w:val="FP"/>
        <w:framePr w:h="5592" w:hRule="exact" w:wrap="notBeside" w:vAnchor="page" w:hAnchor="page" w:x="1141" w:y="10081"/>
        <w:jc w:val="center"/>
        <w:rPr>
          <w:rFonts w:ascii="Arial" w:hAnsi="Arial"/>
          <w:sz w:val="18"/>
        </w:rPr>
      </w:pPr>
    </w:p>
    <w:p w:rsidR="006D317B" w:rsidRDefault="006D317B">
      <w:pPr>
        <w:pStyle w:val="FP"/>
        <w:framePr w:h="5592" w:hRule="exact" w:wrap="notBeside" w:vAnchor="page" w:hAnchor="page" w:x="1141" w:y="10081"/>
        <w:jc w:val="center"/>
        <w:rPr>
          <w:rFonts w:ascii="Arial" w:hAnsi="Arial"/>
          <w:sz w:val="18"/>
        </w:rPr>
      </w:pPr>
      <w:bookmarkStart w:id="11" w:name="doccopyright"/>
      <w:r>
        <w:rPr>
          <w:rFonts w:ascii="Arial" w:hAnsi="Arial"/>
          <w:sz w:val="18"/>
        </w:rPr>
        <w:t>© European Telecommunications Standards Institute 2002.</w:t>
      </w:r>
      <w:bookmarkStart w:id="12" w:name="copyrightaddon"/>
      <w:bookmarkEnd w:id="12"/>
    </w:p>
    <w:p w:rsidR="006D317B" w:rsidRDefault="006D317B">
      <w:pPr>
        <w:pStyle w:val="FP"/>
        <w:framePr w:h="5592" w:hRule="exact" w:wrap="notBeside" w:vAnchor="page" w:hAnchor="page" w:x="1141" w:y="10081"/>
        <w:jc w:val="center"/>
        <w:rPr>
          <w:sz w:val="18"/>
        </w:rPr>
      </w:pPr>
      <w:r>
        <w:rPr>
          <w:rFonts w:ascii="Arial" w:hAnsi="Arial"/>
          <w:sz w:val="18"/>
        </w:rPr>
        <w:t>All rights reserved.</w:t>
      </w:r>
      <w:r>
        <w:rPr>
          <w:rFonts w:ascii="Arial" w:hAnsi="Arial"/>
          <w:sz w:val="18"/>
        </w:rPr>
        <w:br/>
      </w:r>
    </w:p>
    <w:bookmarkEnd w:id="11"/>
    <w:p w:rsidR="006D317B" w:rsidRDefault="006D317B"/>
    <w:bookmarkEnd w:id="10"/>
    <w:p w:rsidR="006D317B" w:rsidRDefault="006D317B">
      <w:pPr>
        <w:pStyle w:val="FP"/>
        <w:framePr w:wrap="notBeside" w:vAnchor="page" w:hAnchor="page" w:x="1160" w:y="3659"/>
        <w:pBdr>
          <w:bottom w:val="single" w:sz="6" w:space="1" w:color="auto"/>
        </w:pBdr>
        <w:ind w:left="2835" w:right="2835"/>
        <w:jc w:val="center"/>
        <w:rPr>
          <w:lang w:val="fr-FR"/>
        </w:rPr>
      </w:pPr>
      <w:r>
        <w:rPr>
          <w:lang w:val="fr-FR"/>
        </w:rPr>
        <w:t>Reference</w:t>
      </w:r>
    </w:p>
    <w:p w:rsidR="006D317B" w:rsidRDefault="006D317B">
      <w:pPr>
        <w:pStyle w:val="FP"/>
        <w:framePr w:wrap="notBeside" w:vAnchor="page" w:hAnchor="page" w:x="1160" w:y="3659"/>
        <w:ind w:left="2268" w:right="2268"/>
        <w:jc w:val="center"/>
        <w:rPr>
          <w:rFonts w:ascii="Arial" w:hAnsi="Arial"/>
          <w:sz w:val="18"/>
          <w:lang w:val="fr-FR"/>
        </w:rPr>
      </w:pPr>
      <w:bookmarkStart w:id="13" w:name="docworkitem"/>
      <w:r>
        <w:rPr>
          <w:rFonts w:ascii="Arial" w:hAnsi="Arial"/>
          <w:sz w:val="18"/>
          <w:lang w:val="fr-FR"/>
        </w:rPr>
        <w:t>&lt;DTR/SES-00078 &gt;</w:t>
      </w:r>
      <w:bookmarkEnd w:id="13"/>
    </w:p>
    <w:p w:rsidR="006D317B" w:rsidRDefault="006D317B">
      <w:pPr>
        <w:pStyle w:val="FP"/>
        <w:framePr w:wrap="notBeside" w:vAnchor="page" w:hAnchor="page" w:x="1160" w:y="3659"/>
        <w:pBdr>
          <w:bottom w:val="single" w:sz="6" w:space="1" w:color="auto"/>
        </w:pBdr>
        <w:spacing w:before="240"/>
        <w:ind w:left="2835" w:right="2835"/>
        <w:jc w:val="center"/>
      </w:pPr>
      <w:r>
        <w:t>Keywords</w:t>
      </w:r>
    </w:p>
    <w:p w:rsidR="006D317B" w:rsidRDefault="006D317B">
      <w:pPr>
        <w:pStyle w:val="FP"/>
        <w:framePr w:wrap="notBeside" w:vAnchor="page" w:hAnchor="page" w:x="1160" w:y="3659"/>
        <w:ind w:left="2835" w:right="2835"/>
        <w:jc w:val="center"/>
        <w:rPr>
          <w:rFonts w:ascii="Arial" w:hAnsi="Arial"/>
          <w:sz w:val="18"/>
        </w:rPr>
      </w:pPr>
      <w:bookmarkStart w:id="14" w:name="keywords"/>
      <w:r>
        <w:rPr>
          <w:rFonts w:ascii="Arial" w:hAnsi="Arial"/>
          <w:sz w:val="18"/>
        </w:rPr>
        <w:t>&lt;UMTS IMT-2000, Satellite component, SRI, W-CDMA UTRA FDD&gt;</w:t>
      </w:r>
      <w:bookmarkEnd w:id="14"/>
    </w:p>
    <w:p w:rsidR="006D317B" w:rsidRDefault="006D317B">
      <w:pPr>
        <w:pStyle w:val="TT"/>
        <w:numPr>
          <w:ilvl w:val="0"/>
          <w:numId w:val="0"/>
        </w:numPr>
      </w:pPr>
      <w:r>
        <w:br w:type="page"/>
      </w:r>
      <w:bookmarkEnd w:id="2"/>
      <w:r>
        <w:t>Contents</w:t>
      </w:r>
    </w:p>
    <w:p w:rsidR="006D317B" w:rsidRDefault="006D317B">
      <w:pPr>
        <w:pStyle w:val="TOC1"/>
      </w:pPr>
      <w:r>
        <w:rPr>
          <w:noProof w:val="0"/>
          <w:lang w:eastAsia="en-US"/>
        </w:rPr>
        <w:fldChar w:fldCharType="begin"/>
      </w:r>
      <w:r>
        <w:rPr>
          <w:noProof w:val="0"/>
          <w:lang w:eastAsia="en-US"/>
        </w:rPr>
        <w:instrText xml:space="preserve"> TOC \o </w:instrText>
      </w:r>
      <w:r>
        <w:rPr>
          <w:noProof w:val="0"/>
          <w:lang w:eastAsia="en-US"/>
        </w:rPr>
        <w:fldChar w:fldCharType="separate"/>
      </w:r>
      <w:r>
        <w:t>Intellectual Property Rights</w:t>
      </w:r>
      <w:r>
        <w:tab/>
      </w:r>
      <w:r>
        <w:fldChar w:fldCharType="begin"/>
      </w:r>
      <w:r>
        <w:instrText xml:space="preserve"> PAGEREF _Toc72569285 \h </w:instrText>
      </w:r>
      <w:r>
        <w:fldChar w:fldCharType="separate"/>
      </w:r>
      <w:r>
        <w:t>8</w:t>
      </w:r>
      <w:r>
        <w:fldChar w:fldCharType="end"/>
      </w:r>
    </w:p>
    <w:p w:rsidR="006D317B" w:rsidRDefault="006D317B">
      <w:pPr>
        <w:pStyle w:val="TOC1"/>
      </w:pPr>
      <w:r>
        <w:t>Foreword</w:t>
      </w:r>
      <w:r>
        <w:tab/>
      </w:r>
      <w:r>
        <w:fldChar w:fldCharType="begin"/>
      </w:r>
      <w:r>
        <w:instrText xml:space="preserve"> PAGEREF _Toc72569286 \h </w:instrText>
      </w:r>
      <w:r>
        <w:fldChar w:fldCharType="separate"/>
      </w:r>
      <w:r>
        <w:t>8</w:t>
      </w:r>
      <w:r>
        <w:fldChar w:fldCharType="end"/>
      </w:r>
    </w:p>
    <w:p w:rsidR="006D317B" w:rsidRDefault="006D317B">
      <w:pPr>
        <w:pStyle w:val="TOC1"/>
      </w:pPr>
      <w:r>
        <w:t>Introduction</w:t>
      </w:r>
      <w:r>
        <w:tab/>
      </w:r>
      <w:r>
        <w:fldChar w:fldCharType="begin"/>
      </w:r>
      <w:r>
        <w:instrText xml:space="preserve"> PAGEREF _Toc72569287 \h </w:instrText>
      </w:r>
      <w:r>
        <w:fldChar w:fldCharType="separate"/>
      </w:r>
      <w:r>
        <w:t>8</w:t>
      </w:r>
      <w:r>
        <w:fldChar w:fldCharType="end"/>
      </w:r>
    </w:p>
    <w:p w:rsidR="006D317B" w:rsidRDefault="006D317B">
      <w:pPr>
        <w:pStyle w:val="TOC1"/>
        <w:tabs>
          <w:tab w:val="left" w:pos="567"/>
        </w:tabs>
      </w:pPr>
      <w:r>
        <w:t>1.</w:t>
      </w:r>
      <w:r>
        <w:tab/>
        <w:t>Scope</w:t>
      </w:r>
      <w:r>
        <w:tab/>
      </w:r>
      <w:r>
        <w:fldChar w:fldCharType="begin"/>
      </w:r>
      <w:r>
        <w:instrText xml:space="preserve"> PAGEREF _Toc72569288 \h </w:instrText>
      </w:r>
      <w:r>
        <w:fldChar w:fldCharType="separate"/>
      </w:r>
      <w:r>
        <w:t>9</w:t>
      </w:r>
      <w:r>
        <w:fldChar w:fldCharType="end"/>
      </w:r>
    </w:p>
    <w:p w:rsidR="006D317B" w:rsidRDefault="006D317B">
      <w:pPr>
        <w:pStyle w:val="TOC1"/>
        <w:tabs>
          <w:tab w:val="left" w:pos="567"/>
        </w:tabs>
      </w:pPr>
      <w:r>
        <w:t>2.</w:t>
      </w:r>
      <w:r>
        <w:tab/>
        <w:t>References</w:t>
      </w:r>
      <w:r>
        <w:tab/>
      </w:r>
      <w:r>
        <w:fldChar w:fldCharType="begin"/>
      </w:r>
      <w:r>
        <w:instrText xml:space="preserve"> PAGEREF _Toc72569289 \h </w:instrText>
      </w:r>
      <w:r>
        <w:fldChar w:fldCharType="separate"/>
      </w:r>
      <w:r>
        <w:t>9</w:t>
      </w:r>
      <w:r>
        <w:fldChar w:fldCharType="end"/>
      </w:r>
    </w:p>
    <w:p w:rsidR="006D317B" w:rsidRDefault="006D317B">
      <w:pPr>
        <w:pStyle w:val="TOC1"/>
        <w:tabs>
          <w:tab w:val="left" w:pos="567"/>
        </w:tabs>
      </w:pPr>
      <w:r>
        <w:t>3.</w:t>
      </w:r>
      <w:r>
        <w:tab/>
        <w:t>Definitions, symbols and abbreviations</w:t>
      </w:r>
      <w:r>
        <w:tab/>
      </w:r>
      <w:r>
        <w:fldChar w:fldCharType="begin"/>
      </w:r>
      <w:r>
        <w:instrText xml:space="preserve"> PAGEREF _Toc72569290 \h </w:instrText>
      </w:r>
      <w:r>
        <w:fldChar w:fldCharType="separate"/>
      </w:r>
      <w:r>
        <w:t>12</w:t>
      </w:r>
      <w:r>
        <w:fldChar w:fldCharType="end"/>
      </w:r>
    </w:p>
    <w:p w:rsidR="006D317B" w:rsidRDefault="006D317B">
      <w:pPr>
        <w:pStyle w:val="TOC2"/>
        <w:tabs>
          <w:tab w:val="left" w:pos="851"/>
        </w:tabs>
      </w:pPr>
      <w:r>
        <w:t>3.1.</w:t>
      </w:r>
      <w:r>
        <w:tab/>
        <w:t>Definitions</w:t>
      </w:r>
      <w:r>
        <w:tab/>
      </w:r>
      <w:r>
        <w:fldChar w:fldCharType="begin"/>
      </w:r>
      <w:r>
        <w:instrText xml:space="preserve"> PAGEREF _Toc72569291 \h </w:instrText>
      </w:r>
      <w:r>
        <w:fldChar w:fldCharType="separate"/>
      </w:r>
      <w:r>
        <w:t>12</w:t>
      </w:r>
      <w:r>
        <w:fldChar w:fldCharType="end"/>
      </w:r>
    </w:p>
    <w:p w:rsidR="006D317B" w:rsidRDefault="006D317B">
      <w:pPr>
        <w:pStyle w:val="TOC2"/>
        <w:tabs>
          <w:tab w:val="left" w:pos="851"/>
        </w:tabs>
      </w:pPr>
      <w:r>
        <w:t>3.2.</w:t>
      </w:r>
      <w:r>
        <w:tab/>
        <w:t>Symbols</w:t>
      </w:r>
      <w:r>
        <w:tab/>
      </w:r>
      <w:r>
        <w:fldChar w:fldCharType="begin"/>
      </w:r>
      <w:r>
        <w:instrText xml:space="preserve"> PAGEREF _Toc72569292 \h </w:instrText>
      </w:r>
      <w:r>
        <w:fldChar w:fldCharType="separate"/>
      </w:r>
      <w:r>
        <w:t>12</w:t>
      </w:r>
      <w:r>
        <w:fldChar w:fldCharType="end"/>
      </w:r>
    </w:p>
    <w:p w:rsidR="006D317B" w:rsidRDefault="006D317B">
      <w:pPr>
        <w:pStyle w:val="TOC2"/>
        <w:tabs>
          <w:tab w:val="left" w:pos="851"/>
        </w:tabs>
      </w:pPr>
      <w:r>
        <w:t>3.3.</w:t>
      </w:r>
      <w:r>
        <w:tab/>
        <w:t>Abbreviations</w:t>
      </w:r>
      <w:r>
        <w:tab/>
      </w:r>
      <w:r>
        <w:fldChar w:fldCharType="begin"/>
      </w:r>
      <w:r>
        <w:instrText xml:space="preserve"> PAGEREF _Toc72569293 \h </w:instrText>
      </w:r>
      <w:r>
        <w:fldChar w:fldCharType="separate"/>
      </w:r>
      <w:r>
        <w:t>12</w:t>
      </w:r>
      <w:r>
        <w:fldChar w:fldCharType="end"/>
      </w:r>
    </w:p>
    <w:p w:rsidR="006D317B" w:rsidRDefault="006D317B">
      <w:pPr>
        <w:pStyle w:val="TOC1"/>
        <w:tabs>
          <w:tab w:val="left" w:pos="567"/>
        </w:tabs>
      </w:pPr>
      <w:r>
        <w:t>4.</w:t>
      </w:r>
      <w:r>
        <w:tab/>
        <w:t>Satellite UMTS</w:t>
      </w:r>
      <w:r>
        <w:tab/>
      </w:r>
      <w:r>
        <w:fldChar w:fldCharType="begin"/>
      </w:r>
      <w:r>
        <w:instrText xml:space="preserve"> PAGEREF _Toc72569294 \h </w:instrText>
      </w:r>
      <w:r>
        <w:fldChar w:fldCharType="separate"/>
      </w:r>
      <w:r>
        <w:t>16</w:t>
      </w:r>
      <w:r>
        <w:fldChar w:fldCharType="end"/>
      </w:r>
    </w:p>
    <w:p w:rsidR="006D317B" w:rsidRDefault="006D317B">
      <w:pPr>
        <w:pStyle w:val="TOC2"/>
        <w:tabs>
          <w:tab w:val="left" w:pos="851"/>
        </w:tabs>
      </w:pPr>
      <w:r>
        <w:t>4.1.</w:t>
      </w:r>
      <w:r>
        <w:tab/>
        <w:t>System architecture</w:t>
      </w:r>
      <w:r>
        <w:tab/>
      </w:r>
      <w:r>
        <w:fldChar w:fldCharType="begin"/>
      </w:r>
      <w:r>
        <w:instrText xml:space="preserve"> PAGEREF _Toc72569295 \h </w:instrText>
      </w:r>
      <w:r>
        <w:fldChar w:fldCharType="separate"/>
      </w:r>
      <w:r>
        <w:t>16</w:t>
      </w:r>
      <w:r>
        <w:fldChar w:fldCharType="end"/>
      </w:r>
    </w:p>
    <w:p w:rsidR="006D317B" w:rsidRDefault="006D317B">
      <w:pPr>
        <w:pStyle w:val="TOC2"/>
        <w:tabs>
          <w:tab w:val="left" w:pos="851"/>
        </w:tabs>
      </w:pPr>
      <w:r>
        <w:t>4.2.</w:t>
      </w:r>
      <w:r>
        <w:tab/>
        <w:t>Frequency bands</w:t>
      </w:r>
      <w:r>
        <w:tab/>
      </w:r>
      <w:r>
        <w:fldChar w:fldCharType="begin"/>
      </w:r>
      <w:r>
        <w:instrText xml:space="preserve"> PAGEREF _Toc72569296 \h </w:instrText>
      </w:r>
      <w:r>
        <w:fldChar w:fldCharType="separate"/>
      </w:r>
      <w:r>
        <w:t>17</w:t>
      </w:r>
      <w:r>
        <w:fldChar w:fldCharType="end"/>
      </w:r>
    </w:p>
    <w:p w:rsidR="006D317B" w:rsidRDefault="006D317B">
      <w:pPr>
        <w:pStyle w:val="TOC3"/>
        <w:tabs>
          <w:tab w:val="left" w:pos="1134"/>
        </w:tabs>
      </w:pPr>
      <w:r>
        <w:t>4.2.1.</w:t>
      </w:r>
      <w:r>
        <w:tab/>
        <w:t>Service link</w:t>
      </w:r>
      <w:r>
        <w:tab/>
      </w:r>
      <w:r>
        <w:fldChar w:fldCharType="begin"/>
      </w:r>
      <w:r>
        <w:instrText xml:space="preserve"> PAGEREF _Toc72569297 \h </w:instrText>
      </w:r>
      <w:r>
        <w:fldChar w:fldCharType="separate"/>
      </w:r>
      <w:r>
        <w:t>17</w:t>
      </w:r>
      <w:r>
        <w:fldChar w:fldCharType="end"/>
      </w:r>
    </w:p>
    <w:p w:rsidR="006D317B" w:rsidRDefault="006D317B">
      <w:pPr>
        <w:pStyle w:val="TOC3"/>
        <w:tabs>
          <w:tab w:val="left" w:pos="1134"/>
        </w:tabs>
      </w:pPr>
      <w:r>
        <w:t>4.2.2.</w:t>
      </w:r>
      <w:r>
        <w:tab/>
        <w:t>Feeder links</w:t>
      </w:r>
      <w:r>
        <w:tab/>
      </w:r>
      <w:r>
        <w:fldChar w:fldCharType="begin"/>
      </w:r>
      <w:r>
        <w:instrText xml:space="preserve"> PAGEREF _Toc72569298 \h </w:instrText>
      </w:r>
      <w:r>
        <w:fldChar w:fldCharType="separate"/>
      </w:r>
      <w:r>
        <w:t>17</w:t>
      </w:r>
      <w:r>
        <w:fldChar w:fldCharType="end"/>
      </w:r>
    </w:p>
    <w:p w:rsidR="006D317B" w:rsidRDefault="006D317B">
      <w:pPr>
        <w:pStyle w:val="TOC2"/>
        <w:tabs>
          <w:tab w:val="left" w:pos="851"/>
        </w:tabs>
      </w:pPr>
      <w:r>
        <w:rPr>
          <w:snapToGrid w:val="0"/>
        </w:rPr>
        <w:t>4.3.</w:t>
      </w:r>
      <w:r>
        <w:tab/>
      </w:r>
      <w:r>
        <w:rPr>
          <w:snapToGrid w:val="0"/>
        </w:rPr>
        <w:t>Satellite system configuration</w:t>
      </w:r>
      <w:r>
        <w:tab/>
      </w:r>
      <w:r>
        <w:fldChar w:fldCharType="begin"/>
      </w:r>
      <w:r>
        <w:instrText xml:space="preserve"> PAGEREF _Toc72569299 \h </w:instrText>
      </w:r>
      <w:r>
        <w:fldChar w:fldCharType="separate"/>
      </w:r>
      <w:r>
        <w:t>18</w:t>
      </w:r>
      <w:r>
        <w:fldChar w:fldCharType="end"/>
      </w:r>
    </w:p>
    <w:p w:rsidR="006D317B" w:rsidRDefault="006D317B">
      <w:pPr>
        <w:pStyle w:val="TOC3"/>
        <w:tabs>
          <w:tab w:val="left" w:pos="1134"/>
        </w:tabs>
      </w:pPr>
      <w:r>
        <w:t>4.3.1.</w:t>
      </w:r>
      <w:r>
        <w:tab/>
        <w:t>Global beam architecture</w:t>
      </w:r>
      <w:r>
        <w:tab/>
      </w:r>
      <w:r>
        <w:fldChar w:fldCharType="begin"/>
      </w:r>
      <w:r>
        <w:instrText xml:space="preserve"> PAGEREF _Toc72569300 \h </w:instrText>
      </w:r>
      <w:r>
        <w:fldChar w:fldCharType="separate"/>
      </w:r>
      <w:r>
        <w:t>19</w:t>
      </w:r>
      <w:r>
        <w:fldChar w:fldCharType="end"/>
      </w:r>
    </w:p>
    <w:p w:rsidR="006D317B" w:rsidRDefault="006D317B">
      <w:pPr>
        <w:pStyle w:val="TOC3"/>
        <w:tabs>
          <w:tab w:val="left" w:pos="1134"/>
        </w:tabs>
      </w:pPr>
      <w:r>
        <w:t>4.3.2.</w:t>
      </w:r>
      <w:r>
        <w:tab/>
        <w:t>7 multi-beam architecture</w:t>
      </w:r>
      <w:r>
        <w:tab/>
      </w:r>
      <w:r>
        <w:fldChar w:fldCharType="begin"/>
      </w:r>
      <w:r>
        <w:instrText xml:space="preserve"> PAGEREF _Toc72569301 \h </w:instrText>
      </w:r>
      <w:r>
        <w:fldChar w:fldCharType="separate"/>
      </w:r>
      <w:r>
        <w:t>20</w:t>
      </w:r>
      <w:r>
        <w:fldChar w:fldCharType="end"/>
      </w:r>
    </w:p>
    <w:p w:rsidR="006D317B" w:rsidRDefault="006D317B">
      <w:pPr>
        <w:pStyle w:val="TOC3"/>
        <w:tabs>
          <w:tab w:val="left" w:pos="1134"/>
        </w:tabs>
      </w:pPr>
      <w:r>
        <w:t>4.3.3.</w:t>
      </w:r>
      <w:r>
        <w:tab/>
        <w:t>Extended multi-beam architecture</w:t>
      </w:r>
      <w:r>
        <w:tab/>
      </w:r>
      <w:r>
        <w:fldChar w:fldCharType="begin"/>
      </w:r>
      <w:r>
        <w:instrText xml:space="preserve"> PAGEREF _Toc72569302 \h </w:instrText>
      </w:r>
      <w:r>
        <w:fldChar w:fldCharType="separate"/>
      </w:r>
      <w:r>
        <w:t>20</w:t>
      </w:r>
      <w:r>
        <w:fldChar w:fldCharType="end"/>
      </w:r>
    </w:p>
    <w:p w:rsidR="006D317B" w:rsidRDefault="006D317B">
      <w:pPr>
        <w:pStyle w:val="TOC2"/>
        <w:tabs>
          <w:tab w:val="left" w:pos="851"/>
        </w:tabs>
      </w:pPr>
      <w:r>
        <w:t>4.4.</w:t>
      </w:r>
      <w:r>
        <w:tab/>
        <w:t>User Equipment</w:t>
      </w:r>
      <w:r>
        <w:tab/>
      </w:r>
      <w:r>
        <w:fldChar w:fldCharType="begin"/>
      </w:r>
      <w:r>
        <w:instrText xml:space="preserve"> PAGEREF _Toc72569303 \h </w:instrText>
      </w:r>
      <w:r>
        <w:fldChar w:fldCharType="separate"/>
      </w:r>
      <w:r>
        <w:t>21</w:t>
      </w:r>
      <w:r>
        <w:fldChar w:fldCharType="end"/>
      </w:r>
    </w:p>
    <w:p w:rsidR="006D317B" w:rsidRDefault="006D317B">
      <w:pPr>
        <w:pStyle w:val="TOC2"/>
        <w:tabs>
          <w:tab w:val="left" w:pos="851"/>
        </w:tabs>
      </w:pPr>
      <w:r>
        <w:t>4.5.</w:t>
      </w:r>
      <w:r>
        <w:tab/>
        <w:t>Intermediate Module Repeater</w:t>
      </w:r>
      <w:r>
        <w:tab/>
      </w:r>
      <w:r>
        <w:fldChar w:fldCharType="begin"/>
      </w:r>
      <w:r>
        <w:instrText xml:space="preserve"> PAGEREF _Toc72569304 \h </w:instrText>
      </w:r>
      <w:r>
        <w:fldChar w:fldCharType="separate"/>
      </w:r>
      <w:r>
        <w:t>22</w:t>
      </w:r>
      <w:r>
        <w:fldChar w:fldCharType="end"/>
      </w:r>
    </w:p>
    <w:p w:rsidR="006D317B" w:rsidRDefault="006D317B">
      <w:pPr>
        <w:pStyle w:val="TOC1"/>
        <w:tabs>
          <w:tab w:val="left" w:pos="567"/>
        </w:tabs>
      </w:pPr>
      <w:r>
        <w:t>5.</w:t>
      </w:r>
      <w:r>
        <w:tab/>
        <w:t>W-CDMA Satellite Radio Interface</w:t>
      </w:r>
      <w:r>
        <w:tab/>
      </w:r>
      <w:r>
        <w:fldChar w:fldCharType="begin"/>
      </w:r>
      <w:r>
        <w:instrText xml:space="preserve"> PAGEREF _Toc72569305 \h </w:instrText>
      </w:r>
      <w:r>
        <w:fldChar w:fldCharType="separate"/>
      </w:r>
      <w:r>
        <w:t>23</w:t>
      </w:r>
      <w:r>
        <w:fldChar w:fldCharType="end"/>
      </w:r>
    </w:p>
    <w:p w:rsidR="006D317B" w:rsidRDefault="006D317B">
      <w:pPr>
        <w:pStyle w:val="TOC2"/>
        <w:tabs>
          <w:tab w:val="left" w:pos="851"/>
        </w:tabs>
      </w:pPr>
      <w:r>
        <w:t>5.1.</w:t>
      </w:r>
      <w:r>
        <w:tab/>
        <w:t>General description</w:t>
      </w:r>
      <w:r>
        <w:tab/>
      </w:r>
      <w:r>
        <w:fldChar w:fldCharType="begin"/>
      </w:r>
      <w:r>
        <w:instrText xml:space="preserve"> PAGEREF _Toc72569306 \h </w:instrText>
      </w:r>
      <w:r>
        <w:fldChar w:fldCharType="separate"/>
      </w:r>
      <w:r>
        <w:t>23</w:t>
      </w:r>
      <w:r>
        <w:fldChar w:fldCharType="end"/>
      </w:r>
    </w:p>
    <w:p w:rsidR="006D317B" w:rsidRDefault="006D317B">
      <w:pPr>
        <w:pStyle w:val="TOC3"/>
        <w:tabs>
          <w:tab w:val="left" w:pos="1134"/>
        </w:tabs>
      </w:pPr>
      <w:r>
        <w:t>5.1.1.</w:t>
      </w:r>
      <w:r>
        <w:tab/>
        <w:t>W-CDMA key features</w:t>
      </w:r>
      <w:r>
        <w:tab/>
      </w:r>
      <w:r>
        <w:fldChar w:fldCharType="begin"/>
      </w:r>
      <w:r>
        <w:instrText xml:space="preserve"> PAGEREF _Toc72569307 \h </w:instrText>
      </w:r>
      <w:r>
        <w:fldChar w:fldCharType="separate"/>
      </w:r>
      <w:r>
        <w:t>23</w:t>
      </w:r>
      <w:r>
        <w:fldChar w:fldCharType="end"/>
      </w:r>
    </w:p>
    <w:p w:rsidR="006D317B" w:rsidRDefault="006D317B">
      <w:pPr>
        <w:pStyle w:val="TOC3"/>
        <w:tabs>
          <w:tab w:val="left" w:pos="1134"/>
        </w:tabs>
      </w:pPr>
      <w:r>
        <w:t>5.1.2.</w:t>
      </w:r>
      <w:r>
        <w:tab/>
        <w:t>Key technical characteristics</w:t>
      </w:r>
      <w:r>
        <w:tab/>
      </w:r>
      <w:r>
        <w:fldChar w:fldCharType="begin"/>
      </w:r>
      <w:r>
        <w:instrText xml:space="preserve"> PAGEREF _Toc72569308 \h </w:instrText>
      </w:r>
      <w:r>
        <w:fldChar w:fldCharType="separate"/>
      </w:r>
      <w:r>
        <w:t>23</w:t>
      </w:r>
      <w:r>
        <w:fldChar w:fldCharType="end"/>
      </w:r>
    </w:p>
    <w:p w:rsidR="006D317B" w:rsidRDefault="006D317B">
      <w:pPr>
        <w:pStyle w:val="TOC3"/>
        <w:tabs>
          <w:tab w:val="left" w:pos="1134"/>
        </w:tabs>
      </w:pPr>
      <w:r>
        <w:t>5.1.3.</w:t>
      </w:r>
      <w:r>
        <w:tab/>
        <w:t>Radio Interface Protocol Architecture</w:t>
      </w:r>
      <w:r>
        <w:tab/>
      </w:r>
      <w:r>
        <w:fldChar w:fldCharType="begin"/>
      </w:r>
      <w:r>
        <w:instrText xml:space="preserve"> PAGEREF _Toc72569309 \h </w:instrText>
      </w:r>
      <w:r>
        <w:fldChar w:fldCharType="separate"/>
      </w:r>
      <w:r>
        <w:t>24</w:t>
      </w:r>
      <w:r>
        <w:fldChar w:fldCharType="end"/>
      </w:r>
    </w:p>
    <w:p w:rsidR="006D317B" w:rsidRDefault="006D317B">
      <w:pPr>
        <w:pStyle w:val="TOC2"/>
        <w:tabs>
          <w:tab w:val="left" w:pos="851"/>
        </w:tabs>
      </w:pPr>
      <w:r>
        <w:t>5.2.</w:t>
      </w:r>
      <w:r>
        <w:tab/>
        <w:t>Channel structure</w:t>
      </w:r>
      <w:r>
        <w:tab/>
      </w:r>
      <w:r>
        <w:fldChar w:fldCharType="begin"/>
      </w:r>
      <w:r>
        <w:instrText xml:space="preserve"> PAGEREF _Toc72569310 \h </w:instrText>
      </w:r>
      <w:r>
        <w:fldChar w:fldCharType="separate"/>
      </w:r>
      <w:r>
        <w:t>24</w:t>
      </w:r>
      <w:r>
        <w:fldChar w:fldCharType="end"/>
      </w:r>
    </w:p>
    <w:p w:rsidR="006D317B" w:rsidRDefault="006D317B">
      <w:pPr>
        <w:pStyle w:val="TOC3"/>
        <w:tabs>
          <w:tab w:val="left" w:pos="1134"/>
        </w:tabs>
      </w:pPr>
      <w:r>
        <w:t>5.2.1.</w:t>
      </w:r>
      <w:r>
        <w:tab/>
        <w:t>Logical channels</w:t>
      </w:r>
      <w:r>
        <w:tab/>
      </w:r>
      <w:r>
        <w:fldChar w:fldCharType="begin"/>
      </w:r>
      <w:r>
        <w:instrText xml:space="preserve"> PAGEREF _Toc72569311 \h </w:instrText>
      </w:r>
      <w:r>
        <w:fldChar w:fldCharType="separate"/>
      </w:r>
      <w:r>
        <w:t>24</w:t>
      </w:r>
      <w:r>
        <w:fldChar w:fldCharType="end"/>
      </w:r>
    </w:p>
    <w:p w:rsidR="006D317B" w:rsidRDefault="006D317B">
      <w:pPr>
        <w:pStyle w:val="TOC4"/>
        <w:tabs>
          <w:tab w:val="left" w:pos="1418"/>
        </w:tabs>
      </w:pPr>
      <w:r>
        <w:t>5.2.1.1.</w:t>
      </w:r>
      <w:r>
        <w:tab/>
        <w:t>Control channels</w:t>
      </w:r>
      <w:r>
        <w:tab/>
      </w:r>
      <w:r>
        <w:fldChar w:fldCharType="begin"/>
      </w:r>
      <w:r>
        <w:instrText xml:space="preserve"> PAGEREF _Toc72569312 \h </w:instrText>
      </w:r>
      <w:r>
        <w:fldChar w:fldCharType="separate"/>
      </w:r>
      <w:r>
        <w:t>25</w:t>
      </w:r>
      <w:r>
        <w:fldChar w:fldCharType="end"/>
      </w:r>
    </w:p>
    <w:p w:rsidR="006D317B" w:rsidRDefault="006D317B">
      <w:pPr>
        <w:pStyle w:val="TOC4"/>
        <w:tabs>
          <w:tab w:val="left" w:pos="1418"/>
        </w:tabs>
      </w:pPr>
      <w:r>
        <w:t>5.2.1.2.</w:t>
      </w:r>
      <w:r>
        <w:tab/>
        <w:t>Traffic channels</w:t>
      </w:r>
      <w:r>
        <w:tab/>
      </w:r>
      <w:r>
        <w:fldChar w:fldCharType="begin"/>
      </w:r>
      <w:r>
        <w:instrText xml:space="preserve"> PAGEREF _Toc72569313 \h </w:instrText>
      </w:r>
      <w:r>
        <w:fldChar w:fldCharType="separate"/>
      </w:r>
      <w:r>
        <w:t>25</w:t>
      </w:r>
      <w:r>
        <w:fldChar w:fldCharType="end"/>
      </w:r>
    </w:p>
    <w:p w:rsidR="006D317B" w:rsidRDefault="006D317B">
      <w:pPr>
        <w:pStyle w:val="TOC3"/>
        <w:tabs>
          <w:tab w:val="left" w:pos="1134"/>
        </w:tabs>
      </w:pPr>
      <w:r>
        <w:t>5.2.2.</w:t>
      </w:r>
      <w:r>
        <w:tab/>
        <w:t>Transport channels</w:t>
      </w:r>
      <w:r>
        <w:tab/>
      </w:r>
      <w:r>
        <w:fldChar w:fldCharType="begin"/>
      </w:r>
      <w:r>
        <w:instrText xml:space="preserve"> PAGEREF _Toc72569314 \h </w:instrText>
      </w:r>
      <w:r>
        <w:fldChar w:fldCharType="separate"/>
      </w:r>
      <w:r>
        <w:t>25</w:t>
      </w:r>
      <w:r>
        <w:fldChar w:fldCharType="end"/>
      </w:r>
    </w:p>
    <w:p w:rsidR="006D317B" w:rsidRDefault="006D317B">
      <w:pPr>
        <w:pStyle w:val="TOC4"/>
        <w:tabs>
          <w:tab w:val="left" w:pos="1418"/>
        </w:tabs>
      </w:pPr>
      <w:r>
        <w:t>5.2.2.1.</w:t>
      </w:r>
      <w:r>
        <w:tab/>
        <w:t>Common Transport channels</w:t>
      </w:r>
      <w:r>
        <w:tab/>
      </w:r>
      <w:r>
        <w:fldChar w:fldCharType="begin"/>
      </w:r>
      <w:r>
        <w:instrText xml:space="preserve"> PAGEREF _Toc72569315 \h </w:instrText>
      </w:r>
      <w:r>
        <w:fldChar w:fldCharType="separate"/>
      </w:r>
      <w:r>
        <w:t>26</w:t>
      </w:r>
      <w:r>
        <w:fldChar w:fldCharType="end"/>
      </w:r>
    </w:p>
    <w:p w:rsidR="006D317B" w:rsidRDefault="006D317B">
      <w:pPr>
        <w:pStyle w:val="TOC4"/>
        <w:tabs>
          <w:tab w:val="left" w:pos="1418"/>
        </w:tabs>
      </w:pPr>
      <w:r>
        <w:t>5.2.2.2.</w:t>
      </w:r>
      <w:r>
        <w:tab/>
        <w:t>Dedicated Transport channels</w:t>
      </w:r>
      <w:r>
        <w:tab/>
      </w:r>
      <w:r>
        <w:fldChar w:fldCharType="begin"/>
      </w:r>
      <w:r>
        <w:instrText xml:space="preserve"> PAGEREF _Toc72569316 \h </w:instrText>
      </w:r>
      <w:r>
        <w:fldChar w:fldCharType="separate"/>
      </w:r>
      <w:r>
        <w:t>26</w:t>
      </w:r>
      <w:r>
        <w:fldChar w:fldCharType="end"/>
      </w:r>
    </w:p>
    <w:p w:rsidR="006D317B" w:rsidRDefault="006D317B">
      <w:pPr>
        <w:pStyle w:val="TOC3"/>
        <w:tabs>
          <w:tab w:val="left" w:pos="1134"/>
        </w:tabs>
      </w:pPr>
      <w:r>
        <w:t>5.2.3.</w:t>
      </w:r>
      <w:r>
        <w:tab/>
        <w:t>Logical to Transport channels mapping</w:t>
      </w:r>
      <w:r>
        <w:tab/>
      </w:r>
      <w:r>
        <w:fldChar w:fldCharType="begin"/>
      </w:r>
      <w:r>
        <w:instrText xml:space="preserve"> PAGEREF _Toc72569317 \h </w:instrText>
      </w:r>
      <w:r>
        <w:fldChar w:fldCharType="separate"/>
      </w:r>
      <w:r>
        <w:t>26</w:t>
      </w:r>
      <w:r>
        <w:fldChar w:fldCharType="end"/>
      </w:r>
    </w:p>
    <w:p w:rsidR="006D317B" w:rsidRDefault="006D317B">
      <w:pPr>
        <w:pStyle w:val="TOC3"/>
        <w:tabs>
          <w:tab w:val="left" w:pos="1134"/>
        </w:tabs>
      </w:pPr>
      <w:r>
        <w:t>5.2.4.</w:t>
      </w:r>
      <w:r>
        <w:tab/>
        <w:t>Mapping and association of physical channels</w:t>
      </w:r>
      <w:r>
        <w:tab/>
      </w:r>
      <w:r>
        <w:fldChar w:fldCharType="begin"/>
      </w:r>
      <w:r>
        <w:instrText xml:space="preserve"> PAGEREF _Toc72569318 \h </w:instrText>
      </w:r>
      <w:r>
        <w:fldChar w:fldCharType="separate"/>
      </w:r>
      <w:r>
        <w:t>27</w:t>
      </w:r>
      <w:r>
        <w:fldChar w:fldCharType="end"/>
      </w:r>
    </w:p>
    <w:p w:rsidR="006D317B" w:rsidRDefault="006D317B">
      <w:pPr>
        <w:pStyle w:val="TOC4"/>
        <w:tabs>
          <w:tab w:val="left" w:pos="1418"/>
        </w:tabs>
      </w:pPr>
      <w:r>
        <w:t>5.2.4.1.</w:t>
      </w:r>
      <w:r>
        <w:tab/>
        <w:t>Mapping of Transport channels onto Physical channels</w:t>
      </w:r>
      <w:r>
        <w:tab/>
      </w:r>
      <w:r>
        <w:fldChar w:fldCharType="begin"/>
      </w:r>
      <w:r>
        <w:instrText xml:space="preserve"> PAGEREF _Toc72569319 \h </w:instrText>
      </w:r>
      <w:r>
        <w:fldChar w:fldCharType="separate"/>
      </w:r>
      <w:r>
        <w:t>27</w:t>
      </w:r>
      <w:r>
        <w:fldChar w:fldCharType="end"/>
      </w:r>
    </w:p>
    <w:p w:rsidR="006D317B" w:rsidRDefault="006D317B">
      <w:pPr>
        <w:pStyle w:val="TOC4"/>
        <w:tabs>
          <w:tab w:val="left" w:pos="1418"/>
        </w:tabs>
      </w:pPr>
      <w:r>
        <w:t>5.2.4.2.</w:t>
      </w:r>
      <w:r>
        <w:tab/>
        <w:t>Association of physical signals</w:t>
      </w:r>
      <w:r>
        <w:tab/>
      </w:r>
      <w:r>
        <w:fldChar w:fldCharType="begin"/>
      </w:r>
      <w:r>
        <w:instrText xml:space="preserve"> PAGEREF _Toc72569320 \h </w:instrText>
      </w:r>
      <w:r>
        <w:fldChar w:fldCharType="separate"/>
      </w:r>
      <w:r>
        <w:t>28</w:t>
      </w:r>
      <w:r>
        <w:fldChar w:fldCharType="end"/>
      </w:r>
    </w:p>
    <w:p w:rsidR="006D317B" w:rsidRDefault="006D317B">
      <w:pPr>
        <w:pStyle w:val="TOC2"/>
        <w:tabs>
          <w:tab w:val="left" w:pos="851"/>
        </w:tabs>
      </w:pPr>
      <w:r>
        <w:t>5.3.</w:t>
      </w:r>
      <w:r>
        <w:tab/>
        <w:t>Physical channel structure</w:t>
      </w:r>
      <w:r>
        <w:tab/>
      </w:r>
      <w:r>
        <w:fldChar w:fldCharType="begin"/>
      </w:r>
      <w:r>
        <w:instrText xml:space="preserve"> PAGEREF _Toc72569321 \h </w:instrText>
      </w:r>
      <w:r>
        <w:fldChar w:fldCharType="separate"/>
      </w:r>
      <w:r>
        <w:t>28</w:t>
      </w:r>
      <w:r>
        <w:fldChar w:fldCharType="end"/>
      </w:r>
    </w:p>
    <w:p w:rsidR="006D317B" w:rsidRDefault="006D317B">
      <w:pPr>
        <w:pStyle w:val="TOC3"/>
        <w:tabs>
          <w:tab w:val="left" w:pos="1134"/>
        </w:tabs>
      </w:pPr>
      <w:r>
        <w:t>5.3.1.</w:t>
      </w:r>
      <w:r>
        <w:tab/>
        <w:t>Downlink physical channels</w:t>
      </w:r>
      <w:r>
        <w:tab/>
      </w:r>
      <w:r>
        <w:fldChar w:fldCharType="begin"/>
      </w:r>
      <w:r>
        <w:instrText xml:space="preserve"> PAGEREF _Toc72569322 \h </w:instrText>
      </w:r>
      <w:r>
        <w:fldChar w:fldCharType="separate"/>
      </w:r>
      <w:r>
        <w:t>28</w:t>
      </w:r>
      <w:r>
        <w:fldChar w:fldCharType="end"/>
      </w:r>
    </w:p>
    <w:p w:rsidR="006D317B" w:rsidRDefault="006D317B">
      <w:pPr>
        <w:pStyle w:val="TOC4"/>
        <w:tabs>
          <w:tab w:val="left" w:pos="1418"/>
        </w:tabs>
      </w:pPr>
      <w:r>
        <w:t>5.3.1.1.</w:t>
      </w:r>
      <w:r>
        <w:tab/>
        <w:t>Dedicated physical channels</w:t>
      </w:r>
      <w:r>
        <w:tab/>
      </w:r>
      <w:r>
        <w:fldChar w:fldCharType="begin"/>
      </w:r>
      <w:r>
        <w:instrText xml:space="preserve"> PAGEREF _Toc72569323 \h </w:instrText>
      </w:r>
      <w:r>
        <w:fldChar w:fldCharType="separate"/>
      </w:r>
      <w:r>
        <w:t>28</w:t>
      </w:r>
      <w:r>
        <w:fldChar w:fldCharType="end"/>
      </w:r>
    </w:p>
    <w:p w:rsidR="006D317B" w:rsidRDefault="006D317B">
      <w:pPr>
        <w:pStyle w:val="TOC5"/>
        <w:tabs>
          <w:tab w:val="left" w:pos="1985"/>
        </w:tabs>
      </w:pPr>
      <w:r>
        <w:t>5.3.1.1.1.</w:t>
      </w:r>
      <w:r>
        <w:tab/>
        <w:t>Frame structure</w:t>
      </w:r>
      <w:r>
        <w:tab/>
      </w:r>
      <w:r>
        <w:fldChar w:fldCharType="begin"/>
      </w:r>
      <w:r>
        <w:instrText xml:space="preserve"> PAGEREF _Toc72569324 \h </w:instrText>
      </w:r>
      <w:r>
        <w:fldChar w:fldCharType="separate"/>
      </w:r>
      <w:r>
        <w:t>28</w:t>
      </w:r>
      <w:r>
        <w:fldChar w:fldCharType="end"/>
      </w:r>
    </w:p>
    <w:p w:rsidR="006D317B" w:rsidRDefault="006D317B">
      <w:pPr>
        <w:pStyle w:val="TOC5"/>
        <w:tabs>
          <w:tab w:val="left" w:pos="1985"/>
        </w:tabs>
      </w:pPr>
      <w:r>
        <w:t>5.3.1.1.2.</w:t>
      </w:r>
      <w:r>
        <w:tab/>
        <w:t>DL-DPCCH for CPCH</w:t>
      </w:r>
      <w:r>
        <w:tab/>
      </w:r>
      <w:r>
        <w:fldChar w:fldCharType="begin"/>
      </w:r>
      <w:r>
        <w:instrText xml:space="preserve"> PAGEREF _Toc72569325 \h </w:instrText>
      </w:r>
      <w:r>
        <w:fldChar w:fldCharType="separate"/>
      </w:r>
      <w:r>
        <w:t>30</w:t>
      </w:r>
      <w:r>
        <w:fldChar w:fldCharType="end"/>
      </w:r>
    </w:p>
    <w:p w:rsidR="006D317B" w:rsidRDefault="006D317B">
      <w:pPr>
        <w:pStyle w:val="TOC4"/>
        <w:tabs>
          <w:tab w:val="left" w:pos="1418"/>
        </w:tabs>
      </w:pPr>
      <w:r>
        <w:t>5.3.1.2.</w:t>
      </w:r>
      <w:r>
        <w:tab/>
        <w:t>Common physical channels</w:t>
      </w:r>
      <w:r>
        <w:tab/>
      </w:r>
      <w:r>
        <w:fldChar w:fldCharType="begin"/>
      </w:r>
      <w:r>
        <w:instrText xml:space="preserve"> PAGEREF _Toc72569326 \h </w:instrText>
      </w:r>
      <w:r>
        <w:fldChar w:fldCharType="separate"/>
      </w:r>
      <w:r>
        <w:t>30</w:t>
      </w:r>
      <w:r>
        <w:fldChar w:fldCharType="end"/>
      </w:r>
    </w:p>
    <w:p w:rsidR="006D317B" w:rsidRDefault="006D317B">
      <w:pPr>
        <w:pStyle w:val="TOC5"/>
        <w:tabs>
          <w:tab w:val="left" w:pos="1985"/>
        </w:tabs>
      </w:pPr>
      <w:r>
        <w:t>5.3.1.2.1.</w:t>
      </w:r>
      <w:r>
        <w:tab/>
        <w:t>Common Pilot Channel (CPICH)</w:t>
      </w:r>
      <w:r>
        <w:tab/>
      </w:r>
      <w:r>
        <w:fldChar w:fldCharType="begin"/>
      </w:r>
      <w:r>
        <w:instrText xml:space="preserve"> PAGEREF _Toc72569327 \h </w:instrText>
      </w:r>
      <w:r>
        <w:fldChar w:fldCharType="separate"/>
      </w:r>
      <w:r>
        <w:t>30</w:t>
      </w:r>
      <w:r>
        <w:fldChar w:fldCharType="end"/>
      </w:r>
    </w:p>
    <w:p w:rsidR="006D317B" w:rsidRDefault="006D317B">
      <w:pPr>
        <w:pStyle w:val="TOC5"/>
        <w:tabs>
          <w:tab w:val="left" w:pos="1985"/>
        </w:tabs>
      </w:pPr>
      <w:r>
        <w:t>5.3.1.2.2.</w:t>
      </w:r>
      <w:r>
        <w:tab/>
        <w:t>Synchronisation Channel (SCH)</w:t>
      </w:r>
      <w:r>
        <w:tab/>
      </w:r>
      <w:r>
        <w:fldChar w:fldCharType="begin"/>
      </w:r>
      <w:r>
        <w:instrText xml:space="preserve"> PAGEREF _Toc72569328 \h </w:instrText>
      </w:r>
      <w:r>
        <w:fldChar w:fldCharType="separate"/>
      </w:r>
      <w:r>
        <w:t>31</w:t>
      </w:r>
      <w:r>
        <w:fldChar w:fldCharType="end"/>
      </w:r>
    </w:p>
    <w:p w:rsidR="006D317B" w:rsidRDefault="006D317B">
      <w:pPr>
        <w:pStyle w:val="TOC5"/>
        <w:tabs>
          <w:tab w:val="left" w:pos="1985"/>
        </w:tabs>
      </w:pPr>
      <w:r>
        <w:t>5.3.1.2.3.</w:t>
      </w:r>
      <w:r>
        <w:tab/>
        <w:t>Primary Common Control Physical Channel (P-CCPCH)</w:t>
      </w:r>
      <w:r>
        <w:tab/>
      </w:r>
      <w:r>
        <w:fldChar w:fldCharType="begin"/>
      </w:r>
      <w:r>
        <w:instrText xml:space="preserve"> PAGEREF _Toc72569329 \h </w:instrText>
      </w:r>
      <w:r>
        <w:fldChar w:fldCharType="separate"/>
      </w:r>
      <w:r>
        <w:t>32</w:t>
      </w:r>
      <w:r>
        <w:fldChar w:fldCharType="end"/>
      </w:r>
    </w:p>
    <w:p w:rsidR="006D317B" w:rsidRDefault="006D317B">
      <w:pPr>
        <w:pStyle w:val="TOC5"/>
        <w:tabs>
          <w:tab w:val="left" w:pos="1985"/>
        </w:tabs>
      </w:pPr>
      <w:r>
        <w:t>5.3.1.2.4.</w:t>
      </w:r>
      <w:r>
        <w:tab/>
        <w:t>Secondary Common Control Physical Channel (S-CCPCH)</w:t>
      </w:r>
      <w:r>
        <w:tab/>
      </w:r>
      <w:r>
        <w:fldChar w:fldCharType="begin"/>
      </w:r>
      <w:r>
        <w:instrText xml:space="preserve"> PAGEREF _Toc72569330 \h </w:instrText>
      </w:r>
      <w:r>
        <w:fldChar w:fldCharType="separate"/>
      </w:r>
      <w:r>
        <w:t>32</w:t>
      </w:r>
      <w:r>
        <w:fldChar w:fldCharType="end"/>
      </w:r>
    </w:p>
    <w:p w:rsidR="006D317B" w:rsidRDefault="006D317B">
      <w:pPr>
        <w:pStyle w:val="TOC5"/>
        <w:tabs>
          <w:tab w:val="left" w:pos="1985"/>
        </w:tabs>
      </w:pPr>
      <w:r>
        <w:t>5.3.1.2.5.</w:t>
      </w:r>
      <w:r>
        <w:tab/>
        <w:t>Paging Indicator Channel (PICH)</w:t>
      </w:r>
      <w:r>
        <w:tab/>
      </w:r>
      <w:r>
        <w:fldChar w:fldCharType="begin"/>
      </w:r>
      <w:r>
        <w:instrText xml:space="preserve"> PAGEREF _Toc72569331 \h </w:instrText>
      </w:r>
      <w:r>
        <w:fldChar w:fldCharType="separate"/>
      </w:r>
      <w:r>
        <w:t>33</w:t>
      </w:r>
      <w:r>
        <w:fldChar w:fldCharType="end"/>
      </w:r>
    </w:p>
    <w:p w:rsidR="006D317B" w:rsidRDefault="006D317B">
      <w:pPr>
        <w:pStyle w:val="TOC5"/>
        <w:tabs>
          <w:tab w:val="left" w:pos="1985"/>
        </w:tabs>
      </w:pPr>
      <w:r>
        <w:t>5.3.1.2.6.</w:t>
      </w:r>
      <w:r>
        <w:tab/>
        <w:t>Physical Downlink Shared Channel (PDSCH)</w:t>
      </w:r>
      <w:r>
        <w:tab/>
      </w:r>
      <w:r>
        <w:fldChar w:fldCharType="begin"/>
      </w:r>
      <w:r>
        <w:instrText xml:space="preserve"> PAGEREF _Toc72569332 \h </w:instrText>
      </w:r>
      <w:r>
        <w:fldChar w:fldCharType="separate"/>
      </w:r>
      <w:r>
        <w:t>34</w:t>
      </w:r>
      <w:r>
        <w:fldChar w:fldCharType="end"/>
      </w:r>
    </w:p>
    <w:p w:rsidR="006D317B" w:rsidRDefault="006D317B">
      <w:pPr>
        <w:pStyle w:val="TOC5"/>
        <w:tabs>
          <w:tab w:val="left" w:pos="1985"/>
        </w:tabs>
      </w:pPr>
      <w:r>
        <w:t>5.3.1.2.7.</w:t>
      </w:r>
      <w:r>
        <w:tab/>
        <w:t>Acquisition Indicator Channel (AICH)</w:t>
      </w:r>
      <w:r>
        <w:tab/>
      </w:r>
      <w:r>
        <w:fldChar w:fldCharType="begin"/>
      </w:r>
      <w:r>
        <w:instrText xml:space="preserve"> PAGEREF _Toc72569333 \h </w:instrText>
      </w:r>
      <w:r>
        <w:fldChar w:fldCharType="separate"/>
      </w:r>
      <w:r>
        <w:t>34</w:t>
      </w:r>
      <w:r>
        <w:fldChar w:fldCharType="end"/>
      </w:r>
    </w:p>
    <w:p w:rsidR="006D317B" w:rsidRDefault="006D317B">
      <w:pPr>
        <w:pStyle w:val="TOC5"/>
        <w:tabs>
          <w:tab w:val="left" w:pos="1985"/>
        </w:tabs>
      </w:pPr>
      <w:r>
        <w:t>5.3.1.2.8.</w:t>
      </w:r>
      <w:r>
        <w:tab/>
        <w:t>CPCH Access Preamble Acquisition Indicator Channel (AP-AICH)</w:t>
      </w:r>
      <w:r>
        <w:tab/>
      </w:r>
      <w:r>
        <w:fldChar w:fldCharType="begin"/>
      </w:r>
      <w:r>
        <w:instrText xml:space="preserve"> PAGEREF _Toc72569334 \h </w:instrText>
      </w:r>
      <w:r>
        <w:fldChar w:fldCharType="separate"/>
      </w:r>
      <w:r>
        <w:t>35</w:t>
      </w:r>
      <w:r>
        <w:fldChar w:fldCharType="end"/>
      </w:r>
    </w:p>
    <w:p w:rsidR="006D317B" w:rsidRDefault="006D317B">
      <w:pPr>
        <w:pStyle w:val="TOC5"/>
        <w:tabs>
          <w:tab w:val="left" w:pos="1985"/>
        </w:tabs>
      </w:pPr>
      <w:r>
        <w:t>5.3.1.2.9.</w:t>
      </w:r>
      <w:r>
        <w:tab/>
        <w:t>CPCH Collision Detection/Channel Assignment Indicator Channel (CD/CA-ICH)</w:t>
      </w:r>
      <w:r>
        <w:tab/>
      </w:r>
      <w:r>
        <w:fldChar w:fldCharType="begin"/>
      </w:r>
      <w:r>
        <w:instrText xml:space="preserve"> PAGEREF _Toc72569335 \h </w:instrText>
      </w:r>
      <w:r>
        <w:fldChar w:fldCharType="separate"/>
      </w:r>
      <w:r>
        <w:t>35</w:t>
      </w:r>
      <w:r>
        <w:fldChar w:fldCharType="end"/>
      </w:r>
    </w:p>
    <w:p w:rsidR="006D317B" w:rsidRDefault="006D317B">
      <w:pPr>
        <w:pStyle w:val="TOC5"/>
        <w:tabs>
          <w:tab w:val="left" w:pos="1985"/>
        </w:tabs>
      </w:pPr>
      <w:r>
        <w:t>5.3.1.2.10.</w:t>
      </w:r>
      <w:r>
        <w:tab/>
        <w:t>CPCH Status Indicator Channel (CSICH)</w:t>
      </w:r>
      <w:r>
        <w:tab/>
      </w:r>
      <w:r>
        <w:fldChar w:fldCharType="begin"/>
      </w:r>
      <w:r>
        <w:instrText xml:space="preserve"> PAGEREF _Toc72569336 \h </w:instrText>
      </w:r>
      <w:r>
        <w:fldChar w:fldCharType="separate"/>
      </w:r>
      <w:r>
        <w:t>36</w:t>
      </w:r>
      <w:r>
        <w:fldChar w:fldCharType="end"/>
      </w:r>
    </w:p>
    <w:p w:rsidR="006D317B" w:rsidRDefault="006D317B">
      <w:pPr>
        <w:pStyle w:val="TOC4"/>
        <w:tabs>
          <w:tab w:val="left" w:pos="1418"/>
        </w:tabs>
      </w:pPr>
      <w:r>
        <w:t>5.3.1.3.</w:t>
      </w:r>
      <w:r>
        <w:tab/>
        <w:t>Spreading and modulation</w:t>
      </w:r>
      <w:r>
        <w:tab/>
      </w:r>
      <w:r>
        <w:fldChar w:fldCharType="begin"/>
      </w:r>
      <w:r>
        <w:instrText xml:space="preserve"> PAGEREF _Toc72569337 \h </w:instrText>
      </w:r>
      <w:r>
        <w:fldChar w:fldCharType="separate"/>
      </w:r>
      <w:r>
        <w:t>37</w:t>
      </w:r>
      <w:r>
        <w:fldChar w:fldCharType="end"/>
      </w:r>
    </w:p>
    <w:p w:rsidR="006D317B" w:rsidRDefault="006D317B">
      <w:pPr>
        <w:pStyle w:val="TOC3"/>
        <w:tabs>
          <w:tab w:val="left" w:pos="1134"/>
        </w:tabs>
      </w:pPr>
      <w:r>
        <w:t>5.3.2.</w:t>
      </w:r>
      <w:r>
        <w:tab/>
        <w:t>Uplink Physical channels</w:t>
      </w:r>
      <w:r>
        <w:tab/>
      </w:r>
      <w:r>
        <w:fldChar w:fldCharType="begin"/>
      </w:r>
      <w:r>
        <w:instrText xml:space="preserve"> PAGEREF _Toc72569338 \h </w:instrText>
      </w:r>
      <w:r>
        <w:fldChar w:fldCharType="separate"/>
      </w:r>
      <w:r>
        <w:t>39</w:t>
      </w:r>
      <w:r>
        <w:fldChar w:fldCharType="end"/>
      </w:r>
    </w:p>
    <w:p w:rsidR="006D317B" w:rsidRDefault="006D317B">
      <w:pPr>
        <w:pStyle w:val="TOC4"/>
        <w:tabs>
          <w:tab w:val="left" w:pos="1418"/>
        </w:tabs>
      </w:pPr>
      <w:r>
        <w:t>5.3.2.1.</w:t>
      </w:r>
      <w:r>
        <w:tab/>
        <w:t>Uplink dedicated physical channels</w:t>
      </w:r>
      <w:r>
        <w:tab/>
      </w:r>
      <w:r>
        <w:fldChar w:fldCharType="begin"/>
      </w:r>
      <w:r>
        <w:instrText xml:space="preserve"> PAGEREF _Toc72569339 \h </w:instrText>
      </w:r>
      <w:r>
        <w:fldChar w:fldCharType="separate"/>
      </w:r>
      <w:r>
        <w:t>39</w:t>
      </w:r>
      <w:r>
        <w:fldChar w:fldCharType="end"/>
      </w:r>
    </w:p>
    <w:p w:rsidR="006D317B" w:rsidRDefault="006D317B">
      <w:pPr>
        <w:pStyle w:val="TOC5"/>
        <w:tabs>
          <w:tab w:val="left" w:pos="1985"/>
        </w:tabs>
      </w:pPr>
      <w:r>
        <w:t>5.3.2.1.1.</w:t>
      </w:r>
      <w:r>
        <w:tab/>
        <w:t>Frame structure</w:t>
      </w:r>
      <w:r>
        <w:tab/>
      </w:r>
      <w:r>
        <w:fldChar w:fldCharType="begin"/>
      </w:r>
      <w:r>
        <w:instrText xml:space="preserve"> PAGEREF _Toc72569340 \h </w:instrText>
      </w:r>
      <w:r>
        <w:fldChar w:fldCharType="separate"/>
      </w:r>
      <w:r>
        <w:t>39</w:t>
      </w:r>
      <w:r>
        <w:fldChar w:fldCharType="end"/>
      </w:r>
    </w:p>
    <w:p w:rsidR="006D317B" w:rsidRDefault="006D317B">
      <w:pPr>
        <w:pStyle w:val="TOC5"/>
        <w:tabs>
          <w:tab w:val="left" w:pos="1985"/>
        </w:tabs>
      </w:pPr>
      <w:r>
        <w:t>5.3.2.1.2.</w:t>
      </w:r>
      <w:r>
        <w:tab/>
        <w:t>Spreading and modulation</w:t>
      </w:r>
      <w:r>
        <w:tab/>
      </w:r>
      <w:r>
        <w:fldChar w:fldCharType="begin"/>
      </w:r>
      <w:r>
        <w:instrText xml:space="preserve"> PAGEREF _Toc72569341 \h </w:instrText>
      </w:r>
      <w:r>
        <w:fldChar w:fldCharType="separate"/>
      </w:r>
      <w:r>
        <w:t>39</w:t>
      </w:r>
      <w:r>
        <w:fldChar w:fldCharType="end"/>
      </w:r>
    </w:p>
    <w:p w:rsidR="006D317B" w:rsidRDefault="006D317B">
      <w:pPr>
        <w:pStyle w:val="TOC4"/>
        <w:tabs>
          <w:tab w:val="left" w:pos="1418"/>
        </w:tabs>
      </w:pPr>
      <w:r>
        <w:t>5.3.2.2.</w:t>
      </w:r>
      <w:r>
        <w:tab/>
        <w:t>Physical Random Access Channel (PRACH)</w:t>
      </w:r>
      <w:r>
        <w:tab/>
      </w:r>
      <w:r>
        <w:fldChar w:fldCharType="begin"/>
      </w:r>
      <w:r>
        <w:instrText xml:space="preserve"> PAGEREF _Toc72569342 \h </w:instrText>
      </w:r>
      <w:r>
        <w:fldChar w:fldCharType="separate"/>
      </w:r>
      <w:r>
        <w:t>41</w:t>
      </w:r>
      <w:r>
        <w:fldChar w:fldCharType="end"/>
      </w:r>
    </w:p>
    <w:p w:rsidR="006D317B" w:rsidRDefault="006D317B">
      <w:pPr>
        <w:pStyle w:val="TOC5"/>
        <w:tabs>
          <w:tab w:val="left" w:pos="1985"/>
        </w:tabs>
      </w:pPr>
      <w:r>
        <w:t>5.3.2.2.1.</w:t>
      </w:r>
      <w:r>
        <w:tab/>
        <w:t>Overall structure of random-access transmission</w:t>
      </w:r>
      <w:r>
        <w:tab/>
      </w:r>
      <w:r>
        <w:fldChar w:fldCharType="begin"/>
      </w:r>
      <w:r>
        <w:instrText xml:space="preserve"> PAGEREF _Toc72569343 \h </w:instrText>
      </w:r>
      <w:r>
        <w:fldChar w:fldCharType="separate"/>
      </w:r>
      <w:r>
        <w:t>41</w:t>
      </w:r>
      <w:r>
        <w:fldChar w:fldCharType="end"/>
      </w:r>
    </w:p>
    <w:p w:rsidR="006D317B" w:rsidRDefault="006D317B">
      <w:pPr>
        <w:pStyle w:val="TOC5"/>
        <w:tabs>
          <w:tab w:val="left" w:pos="1985"/>
        </w:tabs>
      </w:pPr>
      <w:r>
        <w:t>5.3.2.2.2.</w:t>
      </w:r>
      <w:r>
        <w:tab/>
        <w:t>PRACH preamble part</w:t>
      </w:r>
      <w:r>
        <w:tab/>
      </w:r>
      <w:r>
        <w:fldChar w:fldCharType="begin"/>
      </w:r>
      <w:r>
        <w:instrText xml:space="preserve"> PAGEREF _Toc72569344 \h </w:instrText>
      </w:r>
      <w:r>
        <w:fldChar w:fldCharType="separate"/>
      </w:r>
      <w:r>
        <w:t>41</w:t>
      </w:r>
      <w:r>
        <w:fldChar w:fldCharType="end"/>
      </w:r>
    </w:p>
    <w:p w:rsidR="006D317B" w:rsidRDefault="006D317B">
      <w:pPr>
        <w:pStyle w:val="TOC5"/>
        <w:tabs>
          <w:tab w:val="left" w:pos="1985"/>
        </w:tabs>
      </w:pPr>
      <w:r>
        <w:t>5.3.2.2.3.</w:t>
      </w:r>
      <w:r>
        <w:tab/>
        <w:t>PRACH message part</w:t>
      </w:r>
      <w:r>
        <w:tab/>
      </w:r>
      <w:r>
        <w:fldChar w:fldCharType="begin"/>
      </w:r>
      <w:r>
        <w:instrText xml:space="preserve"> PAGEREF _Toc72569345 \h </w:instrText>
      </w:r>
      <w:r>
        <w:fldChar w:fldCharType="separate"/>
      </w:r>
      <w:r>
        <w:t>41</w:t>
      </w:r>
      <w:r>
        <w:fldChar w:fldCharType="end"/>
      </w:r>
    </w:p>
    <w:p w:rsidR="006D317B" w:rsidRDefault="006D317B">
      <w:pPr>
        <w:pStyle w:val="TOC4"/>
        <w:tabs>
          <w:tab w:val="left" w:pos="1418"/>
        </w:tabs>
      </w:pPr>
      <w:r>
        <w:t>5.3.2.3.</w:t>
      </w:r>
      <w:r>
        <w:tab/>
        <w:t>Physical Common Packet Channel (PCPCH)</w:t>
      </w:r>
      <w:r>
        <w:tab/>
      </w:r>
      <w:r>
        <w:fldChar w:fldCharType="begin"/>
      </w:r>
      <w:r>
        <w:instrText xml:space="preserve"> PAGEREF _Toc72569346 \h </w:instrText>
      </w:r>
      <w:r>
        <w:fldChar w:fldCharType="separate"/>
      </w:r>
      <w:r>
        <w:t>42</w:t>
      </w:r>
      <w:r>
        <w:fldChar w:fldCharType="end"/>
      </w:r>
    </w:p>
    <w:p w:rsidR="006D317B" w:rsidRDefault="006D317B">
      <w:pPr>
        <w:pStyle w:val="TOC5"/>
        <w:tabs>
          <w:tab w:val="left" w:pos="1985"/>
        </w:tabs>
      </w:pPr>
      <w:r>
        <w:t>5.3.2.3.1.</w:t>
      </w:r>
      <w:r>
        <w:tab/>
        <w:t>CPCH transmission</w:t>
      </w:r>
      <w:r>
        <w:tab/>
      </w:r>
      <w:r>
        <w:fldChar w:fldCharType="begin"/>
      </w:r>
      <w:r>
        <w:instrText xml:space="preserve"> PAGEREF _Toc72569347 \h </w:instrText>
      </w:r>
      <w:r>
        <w:fldChar w:fldCharType="separate"/>
      </w:r>
      <w:r>
        <w:t>42</w:t>
      </w:r>
      <w:r>
        <w:fldChar w:fldCharType="end"/>
      </w:r>
    </w:p>
    <w:p w:rsidR="006D317B" w:rsidRDefault="006D317B">
      <w:pPr>
        <w:pStyle w:val="TOC5"/>
        <w:tabs>
          <w:tab w:val="left" w:pos="1985"/>
        </w:tabs>
      </w:pPr>
      <w:r>
        <w:t>5.3.2.3.2.</w:t>
      </w:r>
      <w:r>
        <w:tab/>
        <w:t>CPCH access preamble part</w:t>
      </w:r>
      <w:r>
        <w:tab/>
      </w:r>
      <w:r>
        <w:fldChar w:fldCharType="begin"/>
      </w:r>
      <w:r>
        <w:instrText xml:space="preserve"> PAGEREF _Toc72569348 \h </w:instrText>
      </w:r>
      <w:r>
        <w:fldChar w:fldCharType="separate"/>
      </w:r>
      <w:r>
        <w:t>42</w:t>
      </w:r>
      <w:r>
        <w:fldChar w:fldCharType="end"/>
      </w:r>
    </w:p>
    <w:p w:rsidR="006D317B" w:rsidRDefault="006D317B">
      <w:pPr>
        <w:pStyle w:val="TOC5"/>
        <w:tabs>
          <w:tab w:val="left" w:pos="1985"/>
        </w:tabs>
      </w:pPr>
      <w:r>
        <w:t>5.3.2.3.3.</w:t>
      </w:r>
      <w:r>
        <w:tab/>
        <w:t>CPCH collision detection preamble part</w:t>
      </w:r>
      <w:r>
        <w:tab/>
      </w:r>
      <w:r>
        <w:fldChar w:fldCharType="begin"/>
      </w:r>
      <w:r>
        <w:instrText xml:space="preserve"> PAGEREF _Toc72569349 \h </w:instrText>
      </w:r>
      <w:r>
        <w:fldChar w:fldCharType="separate"/>
      </w:r>
      <w:r>
        <w:t>42</w:t>
      </w:r>
      <w:r>
        <w:fldChar w:fldCharType="end"/>
      </w:r>
    </w:p>
    <w:p w:rsidR="006D317B" w:rsidRDefault="006D317B">
      <w:pPr>
        <w:pStyle w:val="TOC5"/>
        <w:tabs>
          <w:tab w:val="left" w:pos="1985"/>
        </w:tabs>
      </w:pPr>
      <w:r>
        <w:t>5.3.2.3.4.</w:t>
      </w:r>
      <w:r>
        <w:tab/>
        <w:t>CPCH power control preamble part</w:t>
      </w:r>
      <w:r>
        <w:tab/>
      </w:r>
      <w:r>
        <w:fldChar w:fldCharType="begin"/>
      </w:r>
      <w:r>
        <w:instrText xml:space="preserve"> PAGEREF _Toc72569350 \h </w:instrText>
      </w:r>
      <w:r>
        <w:fldChar w:fldCharType="separate"/>
      </w:r>
      <w:r>
        <w:t>43</w:t>
      </w:r>
      <w:r>
        <w:fldChar w:fldCharType="end"/>
      </w:r>
    </w:p>
    <w:p w:rsidR="006D317B" w:rsidRDefault="006D317B">
      <w:pPr>
        <w:pStyle w:val="TOC5"/>
        <w:tabs>
          <w:tab w:val="left" w:pos="1985"/>
        </w:tabs>
      </w:pPr>
      <w:r>
        <w:t>5.3.2.3.5.</w:t>
      </w:r>
      <w:r>
        <w:tab/>
        <w:t>CPCH message part</w:t>
      </w:r>
      <w:r>
        <w:tab/>
      </w:r>
      <w:r>
        <w:fldChar w:fldCharType="begin"/>
      </w:r>
      <w:r>
        <w:instrText xml:space="preserve"> PAGEREF _Toc72569351 \h </w:instrText>
      </w:r>
      <w:r>
        <w:fldChar w:fldCharType="separate"/>
      </w:r>
      <w:r>
        <w:t>43</w:t>
      </w:r>
      <w:r>
        <w:fldChar w:fldCharType="end"/>
      </w:r>
    </w:p>
    <w:p w:rsidR="006D317B" w:rsidRDefault="006D317B">
      <w:pPr>
        <w:pStyle w:val="TOC2"/>
        <w:tabs>
          <w:tab w:val="left" w:pos="851"/>
        </w:tabs>
      </w:pPr>
      <w:r>
        <w:t>5.4.</w:t>
      </w:r>
      <w:r>
        <w:tab/>
        <w:t>Channel coding and service multiplexing</w:t>
      </w:r>
      <w:r>
        <w:tab/>
      </w:r>
      <w:r>
        <w:fldChar w:fldCharType="begin"/>
      </w:r>
      <w:r>
        <w:instrText xml:space="preserve"> PAGEREF _Toc72569352 \h </w:instrText>
      </w:r>
      <w:r>
        <w:fldChar w:fldCharType="separate"/>
      </w:r>
      <w:r>
        <w:t>43</w:t>
      </w:r>
      <w:r>
        <w:fldChar w:fldCharType="end"/>
      </w:r>
    </w:p>
    <w:p w:rsidR="006D317B" w:rsidRDefault="006D317B">
      <w:pPr>
        <w:pStyle w:val="TOC3"/>
        <w:tabs>
          <w:tab w:val="left" w:pos="1134"/>
        </w:tabs>
      </w:pPr>
      <w:r>
        <w:t>5.4.1.</w:t>
      </w:r>
      <w:r>
        <w:tab/>
        <w:t>Channel coding/interleaving for user services</w:t>
      </w:r>
      <w:r>
        <w:tab/>
      </w:r>
      <w:r>
        <w:fldChar w:fldCharType="begin"/>
      </w:r>
      <w:r>
        <w:instrText xml:space="preserve"> PAGEREF _Toc72569353 \h </w:instrText>
      </w:r>
      <w:r>
        <w:fldChar w:fldCharType="separate"/>
      </w:r>
      <w:r>
        <w:t>43</w:t>
      </w:r>
      <w:r>
        <w:fldChar w:fldCharType="end"/>
      </w:r>
    </w:p>
    <w:p w:rsidR="006D317B" w:rsidRDefault="006D317B">
      <w:pPr>
        <w:pStyle w:val="TOC4"/>
        <w:tabs>
          <w:tab w:val="left" w:pos="1418"/>
        </w:tabs>
      </w:pPr>
      <w:r>
        <w:t>5.4.1.1.</w:t>
      </w:r>
      <w:r>
        <w:tab/>
        <w:t>CRC attachment</w:t>
      </w:r>
      <w:r>
        <w:tab/>
      </w:r>
      <w:r>
        <w:fldChar w:fldCharType="begin"/>
      </w:r>
      <w:r>
        <w:instrText xml:space="preserve"> PAGEREF _Toc72569354 \h </w:instrText>
      </w:r>
      <w:r>
        <w:fldChar w:fldCharType="separate"/>
      </w:r>
      <w:r>
        <w:t>44</w:t>
      </w:r>
      <w:r>
        <w:fldChar w:fldCharType="end"/>
      </w:r>
    </w:p>
    <w:p w:rsidR="006D317B" w:rsidRDefault="006D317B">
      <w:pPr>
        <w:pStyle w:val="TOC4"/>
        <w:tabs>
          <w:tab w:val="left" w:pos="1418"/>
        </w:tabs>
      </w:pPr>
      <w:r>
        <w:t>5.4.1.2.</w:t>
      </w:r>
      <w:r>
        <w:tab/>
        <w:t>Transport block concatenation and code block segmentation</w:t>
      </w:r>
      <w:r>
        <w:tab/>
      </w:r>
      <w:r>
        <w:fldChar w:fldCharType="begin"/>
      </w:r>
      <w:r>
        <w:instrText xml:space="preserve"> PAGEREF _Toc72569355 \h </w:instrText>
      </w:r>
      <w:r>
        <w:fldChar w:fldCharType="separate"/>
      </w:r>
      <w:r>
        <w:t>44</w:t>
      </w:r>
      <w:r>
        <w:fldChar w:fldCharType="end"/>
      </w:r>
    </w:p>
    <w:p w:rsidR="006D317B" w:rsidRDefault="006D317B">
      <w:pPr>
        <w:pStyle w:val="TOC4"/>
        <w:tabs>
          <w:tab w:val="left" w:pos="1418"/>
        </w:tabs>
      </w:pPr>
      <w:r>
        <w:t>5.4.1.3.</w:t>
      </w:r>
      <w:r>
        <w:tab/>
        <w:t>Channel coding</w:t>
      </w:r>
      <w:r>
        <w:tab/>
      </w:r>
      <w:r>
        <w:fldChar w:fldCharType="begin"/>
      </w:r>
      <w:r>
        <w:instrText xml:space="preserve"> PAGEREF _Toc72569356 \h </w:instrText>
      </w:r>
      <w:r>
        <w:fldChar w:fldCharType="separate"/>
      </w:r>
      <w:r>
        <w:t>44</w:t>
      </w:r>
      <w:r>
        <w:fldChar w:fldCharType="end"/>
      </w:r>
    </w:p>
    <w:p w:rsidR="006D317B" w:rsidRDefault="006D317B">
      <w:pPr>
        <w:pStyle w:val="TOC4"/>
        <w:tabs>
          <w:tab w:val="left" w:pos="1418"/>
        </w:tabs>
      </w:pPr>
      <w:r>
        <w:t>5.4.1.4.</w:t>
      </w:r>
      <w:r>
        <w:tab/>
        <w:t>Radio frame size equalisation</w:t>
      </w:r>
      <w:r>
        <w:tab/>
      </w:r>
      <w:r>
        <w:fldChar w:fldCharType="begin"/>
      </w:r>
      <w:r>
        <w:instrText xml:space="preserve"> PAGEREF _Toc72569357 \h </w:instrText>
      </w:r>
      <w:r>
        <w:fldChar w:fldCharType="separate"/>
      </w:r>
      <w:r>
        <w:t>44</w:t>
      </w:r>
      <w:r>
        <w:fldChar w:fldCharType="end"/>
      </w:r>
    </w:p>
    <w:p w:rsidR="006D317B" w:rsidRDefault="006D317B">
      <w:pPr>
        <w:pStyle w:val="TOC4"/>
        <w:tabs>
          <w:tab w:val="left" w:pos="1418"/>
        </w:tabs>
      </w:pPr>
      <w:r>
        <w:t>5.4.1.5.</w:t>
      </w:r>
      <w:r>
        <w:tab/>
        <w:t>Radio frame segmentation</w:t>
      </w:r>
      <w:r>
        <w:tab/>
      </w:r>
      <w:r>
        <w:fldChar w:fldCharType="begin"/>
      </w:r>
      <w:r>
        <w:instrText xml:space="preserve"> PAGEREF _Toc72569358 \h </w:instrText>
      </w:r>
      <w:r>
        <w:fldChar w:fldCharType="separate"/>
      </w:r>
      <w:r>
        <w:t>44</w:t>
      </w:r>
      <w:r>
        <w:fldChar w:fldCharType="end"/>
      </w:r>
    </w:p>
    <w:p w:rsidR="006D317B" w:rsidRDefault="006D317B">
      <w:pPr>
        <w:pStyle w:val="TOC4"/>
        <w:tabs>
          <w:tab w:val="left" w:pos="1418"/>
        </w:tabs>
      </w:pPr>
      <w:r>
        <w:t>5.4.1.6.</w:t>
      </w:r>
      <w:r>
        <w:tab/>
        <w:t>TrCH multiplexing</w:t>
      </w:r>
      <w:r>
        <w:tab/>
      </w:r>
      <w:r>
        <w:fldChar w:fldCharType="begin"/>
      </w:r>
      <w:r>
        <w:instrText xml:space="preserve"> PAGEREF _Toc72569359 \h </w:instrText>
      </w:r>
      <w:r>
        <w:fldChar w:fldCharType="separate"/>
      </w:r>
      <w:r>
        <w:t>44</w:t>
      </w:r>
      <w:r>
        <w:fldChar w:fldCharType="end"/>
      </w:r>
    </w:p>
    <w:p w:rsidR="006D317B" w:rsidRDefault="006D317B">
      <w:pPr>
        <w:pStyle w:val="TOC4"/>
        <w:tabs>
          <w:tab w:val="left" w:pos="1418"/>
        </w:tabs>
      </w:pPr>
      <w:r>
        <w:t>5.4.1.7.</w:t>
      </w:r>
      <w:r>
        <w:tab/>
        <w:t>Insertion of discontinuous transmission (DTX) indication bits</w:t>
      </w:r>
      <w:r>
        <w:tab/>
      </w:r>
      <w:r>
        <w:fldChar w:fldCharType="begin"/>
      </w:r>
      <w:r>
        <w:instrText xml:space="preserve"> PAGEREF _Toc72569360 \h </w:instrText>
      </w:r>
      <w:r>
        <w:fldChar w:fldCharType="separate"/>
      </w:r>
      <w:r>
        <w:t>44</w:t>
      </w:r>
      <w:r>
        <w:fldChar w:fldCharType="end"/>
      </w:r>
    </w:p>
    <w:p w:rsidR="006D317B" w:rsidRDefault="006D317B">
      <w:pPr>
        <w:pStyle w:val="TOC4"/>
        <w:tabs>
          <w:tab w:val="left" w:pos="1418"/>
        </w:tabs>
      </w:pPr>
      <w:r>
        <w:t>5.4.1.8.</w:t>
      </w:r>
      <w:r>
        <w:tab/>
        <w:t>Outer coding/interleaving</w:t>
      </w:r>
      <w:r>
        <w:tab/>
      </w:r>
      <w:r>
        <w:fldChar w:fldCharType="begin"/>
      </w:r>
      <w:r>
        <w:instrText xml:space="preserve"> PAGEREF _Toc72569361 \h </w:instrText>
      </w:r>
      <w:r>
        <w:fldChar w:fldCharType="separate"/>
      </w:r>
      <w:r>
        <w:t>45</w:t>
      </w:r>
      <w:r>
        <w:fldChar w:fldCharType="end"/>
      </w:r>
    </w:p>
    <w:p w:rsidR="006D317B" w:rsidRDefault="006D317B">
      <w:pPr>
        <w:pStyle w:val="TOC4"/>
        <w:tabs>
          <w:tab w:val="left" w:pos="1418"/>
        </w:tabs>
      </w:pPr>
      <w:r>
        <w:t>5.4.1.9.</w:t>
      </w:r>
      <w:r>
        <w:tab/>
        <w:t>Rate matching</w:t>
      </w:r>
      <w:r>
        <w:tab/>
      </w:r>
      <w:r>
        <w:fldChar w:fldCharType="begin"/>
      </w:r>
      <w:r>
        <w:instrText xml:space="preserve"> PAGEREF _Toc72569362 \h </w:instrText>
      </w:r>
      <w:r>
        <w:fldChar w:fldCharType="separate"/>
      </w:r>
      <w:r>
        <w:t>45</w:t>
      </w:r>
      <w:r>
        <w:fldChar w:fldCharType="end"/>
      </w:r>
    </w:p>
    <w:p w:rsidR="006D317B" w:rsidRDefault="006D317B">
      <w:pPr>
        <w:pStyle w:val="TOC2"/>
        <w:tabs>
          <w:tab w:val="left" w:pos="851"/>
        </w:tabs>
      </w:pPr>
      <w:r>
        <w:t>5.5.</w:t>
      </w:r>
      <w:r>
        <w:tab/>
        <w:t>Radio Resource Functions</w:t>
      </w:r>
      <w:r>
        <w:tab/>
      </w:r>
      <w:r>
        <w:fldChar w:fldCharType="begin"/>
      </w:r>
      <w:r>
        <w:instrText xml:space="preserve"> PAGEREF _Toc72569363 \h </w:instrText>
      </w:r>
      <w:r>
        <w:fldChar w:fldCharType="separate"/>
      </w:r>
      <w:r>
        <w:t>46</w:t>
      </w:r>
      <w:r>
        <w:fldChar w:fldCharType="end"/>
      </w:r>
    </w:p>
    <w:p w:rsidR="006D317B" w:rsidRDefault="006D317B">
      <w:pPr>
        <w:pStyle w:val="TOC3"/>
        <w:tabs>
          <w:tab w:val="left" w:pos="1134"/>
        </w:tabs>
      </w:pPr>
      <w:r>
        <w:t>5.5.1.</w:t>
      </w:r>
      <w:r>
        <w:tab/>
        <w:t>Initial spot search</w:t>
      </w:r>
      <w:r>
        <w:tab/>
      </w:r>
      <w:r>
        <w:fldChar w:fldCharType="begin"/>
      </w:r>
      <w:r>
        <w:instrText xml:space="preserve"> PAGEREF _Toc72569364 \h </w:instrText>
      </w:r>
      <w:r>
        <w:fldChar w:fldCharType="separate"/>
      </w:r>
      <w:r>
        <w:t>46</w:t>
      </w:r>
      <w:r>
        <w:fldChar w:fldCharType="end"/>
      </w:r>
    </w:p>
    <w:p w:rsidR="006D317B" w:rsidRDefault="006D317B">
      <w:pPr>
        <w:pStyle w:val="TOC4"/>
        <w:tabs>
          <w:tab w:val="left" w:pos="1418"/>
        </w:tabs>
      </w:pPr>
      <w:r>
        <w:t>5.5.1.1.</w:t>
      </w:r>
      <w:r>
        <w:tab/>
        <w:t>Step 1: Slot synchronisation</w:t>
      </w:r>
      <w:r>
        <w:tab/>
      </w:r>
      <w:r>
        <w:fldChar w:fldCharType="begin"/>
      </w:r>
      <w:r>
        <w:instrText xml:space="preserve"> PAGEREF _Toc72569365 \h </w:instrText>
      </w:r>
      <w:r>
        <w:fldChar w:fldCharType="separate"/>
      </w:r>
      <w:r>
        <w:t>46</w:t>
      </w:r>
      <w:r>
        <w:fldChar w:fldCharType="end"/>
      </w:r>
    </w:p>
    <w:p w:rsidR="006D317B" w:rsidRDefault="006D317B">
      <w:pPr>
        <w:pStyle w:val="TOC4"/>
        <w:tabs>
          <w:tab w:val="left" w:pos="1418"/>
        </w:tabs>
      </w:pPr>
      <w:r>
        <w:t>5.5.1.2.</w:t>
      </w:r>
      <w:r>
        <w:tab/>
        <w:t>Step 2: Frame synchronisation and code-group identification</w:t>
      </w:r>
      <w:r>
        <w:tab/>
      </w:r>
      <w:r>
        <w:fldChar w:fldCharType="begin"/>
      </w:r>
      <w:r>
        <w:instrText xml:space="preserve"> PAGEREF _Toc72569366 \h </w:instrText>
      </w:r>
      <w:r>
        <w:fldChar w:fldCharType="separate"/>
      </w:r>
      <w:r>
        <w:t>46</w:t>
      </w:r>
      <w:r>
        <w:fldChar w:fldCharType="end"/>
      </w:r>
    </w:p>
    <w:p w:rsidR="006D317B" w:rsidRDefault="006D317B">
      <w:pPr>
        <w:pStyle w:val="TOC4"/>
        <w:tabs>
          <w:tab w:val="left" w:pos="1418"/>
        </w:tabs>
      </w:pPr>
      <w:r>
        <w:t>5.5.1.3.</w:t>
      </w:r>
      <w:r>
        <w:tab/>
        <w:t>Step 3: Scrambling-code identification</w:t>
      </w:r>
      <w:r>
        <w:tab/>
      </w:r>
      <w:r>
        <w:fldChar w:fldCharType="begin"/>
      </w:r>
      <w:r>
        <w:instrText xml:space="preserve"> PAGEREF _Toc72569367 \h </w:instrText>
      </w:r>
      <w:r>
        <w:fldChar w:fldCharType="separate"/>
      </w:r>
      <w:r>
        <w:t>46</w:t>
      </w:r>
      <w:r>
        <w:fldChar w:fldCharType="end"/>
      </w:r>
    </w:p>
    <w:p w:rsidR="006D317B" w:rsidRDefault="006D317B">
      <w:pPr>
        <w:pStyle w:val="TOC3"/>
        <w:tabs>
          <w:tab w:val="left" w:pos="1134"/>
        </w:tabs>
      </w:pPr>
      <w:r>
        <w:t>5.5.2.</w:t>
      </w:r>
      <w:r>
        <w:tab/>
        <w:t>Random Access procedure</w:t>
      </w:r>
      <w:r>
        <w:tab/>
      </w:r>
      <w:r>
        <w:fldChar w:fldCharType="begin"/>
      </w:r>
      <w:r>
        <w:instrText xml:space="preserve"> PAGEREF _Toc72569368 \h </w:instrText>
      </w:r>
      <w:r>
        <w:fldChar w:fldCharType="separate"/>
      </w:r>
      <w:r>
        <w:t>47</w:t>
      </w:r>
      <w:r>
        <w:fldChar w:fldCharType="end"/>
      </w:r>
    </w:p>
    <w:p w:rsidR="006D317B" w:rsidRDefault="006D317B">
      <w:pPr>
        <w:pStyle w:val="TOC4"/>
        <w:tabs>
          <w:tab w:val="left" w:pos="1418"/>
        </w:tabs>
      </w:pPr>
      <w:r>
        <w:t>5.5.2.1.</w:t>
      </w:r>
      <w:r>
        <w:tab/>
        <w:t>3GPP inherited procedure</w:t>
      </w:r>
      <w:r>
        <w:tab/>
      </w:r>
      <w:r>
        <w:fldChar w:fldCharType="begin"/>
      </w:r>
      <w:r>
        <w:instrText xml:space="preserve"> PAGEREF _Toc72569369 \h </w:instrText>
      </w:r>
      <w:r>
        <w:fldChar w:fldCharType="separate"/>
      </w:r>
      <w:r>
        <w:t>47</w:t>
      </w:r>
      <w:r>
        <w:fldChar w:fldCharType="end"/>
      </w:r>
    </w:p>
    <w:p w:rsidR="006D317B" w:rsidRDefault="006D317B">
      <w:pPr>
        <w:pStyle w:val="TOC4"/>
        <w:tabs>
          <w:tab w:val="left" w:pos="1418"/>
        </w:tabs>
      </w:pPr>
      <w:r>
        <w:t>5.5.2.2.</w:t>
      </w:r>
      <w:r>
        <w:tab/>
        <w:t>Adaptation to satellite environment</w:t>
      </w:r>
      <w:r>
        <w:tab/>
      </w:r>
      <w:r>
        <w:fldChar w:fldCharType="begin"/>
      </w:r>
      <w:r>
        <w:instrText xml:space="preserve"> PAGEREF _Toc72569370 \h </w:instrText>
      </w:r>
      <w:r>
        <w:fldChar w:fldCharType="separate"/>
      </w:r>
      <w:r>
        <w:t>47</w:t>
      </w:r>
      <w:r>
        <w:fldChar w:fldCharType="end"/>
      </w:r>
    </w:p>
    <w:p w:rsidR="006D317B" w:rsidRDefault="006D317B">
      <w:pPr>
        <w:pStyle w:val="TOC5"/>
        <w:tabs>
          <w:tab w:val="left" w:pos="1985"/>
        </w:tabs>
      </w:pPr>
      <w:r>
        <w:t>5.5.2.2.1.</w:t>
      </w:r>
      <w:r>
        <w:tab/>
        <w:t>Transmit power</w:t>
      </w:r>
      <w:r>
        <w:tab/>
      </w:r>
      <w:r>
        <w:fldChar w:fldCharType="begin"/>
      </w:r>
      <w:r>
        <w:instrText xml:space="preserve"> PAGEREF _Toc72569371 \h </w:instrText>
      </w:r>
      <w:r>
        <w:fldChar w:fldCharType="separate"/>
      </w:r>
      <w:r>
        <w:t>47</w:t>
      </w:r>
      <w:r>
        <w:fldChar w:fldCharType="end"/>
      </w:r>
    </w:p>
    <w:p w:rsidR="006D317B" w:rsidRDefault="006D317B">
      <w:pPr>
        <w:pStyle w:val="TOC5"/>
        <w:tabs>
          <w:tab w:val="left" w:pos="1985"/>
        </w:tabs>
      </w:pPr>
      <w:r>
        <w:t>5.5.2.2.2.</w:t>
      </w:r>
      <w:r>
        <w:tab/>
        <w:t>Power ramp up procedure</w:t>
      </w:r>
      <w:r>
        <w:tab/>
      </w:r>
      <w:r>
        <w:fldChar w:fldCharType="begin"/>
      </w:r>
      <w:r>
        <w:instrText xml:space="preserve"> PAGEREF _Toc72569372 \h </w:instrText>
      </w:r>
      <w:r>
        <w:fldChar w:fldCharType="separate"/>
      </w:r>
      <w:r>
        <w:t>48</w:t>
      </w:r>
      <w:r>
        <w:fldChar w:fldCharType="end"/>
      </w:r>
    </w:p>
    <w:p w:rsidR="006D317B" w:rsidRDefault="006D317B">
      <w:pPr>
        <w:pStyle w:val="TOC5"/>
        <w:tabs>
          <w:tab w:val="left" w:pos="1985"/>
        </w:tabs>
      </w:pPr>
      <w:r>
        <w:t>5.5.2.2.3.</w:t>
      </w:r>
      <w:r>
        <w:tab/>
        <w:t>Preamble collisions</w:t>
      </w:r>
      <w:r>
        <w:tab/>
      </w:r>
      <w:r>
        <w:fldChar w:fldCharType="begin"/>
      </w:r>
      <w:r>
        <w:instrText xml:space="preserve"> PAGEREF _Toc72569373 \h </w:instrText>
      </w:r>
      <w:r>
        <w:fldChar w:fldCharType="separate"/>
      </w:r>
      <w:r>
        <w:t>48</w:t>
      </w:r>
      <w:r>
        <w:fldChar w:fldCharType="end"/>
      </w:r>
    </w:p>
    <w:p w:rsidR="006D317B" w:rsidRDefault="006D317B">
      <w:pPr>
        <w:pStyle w:val="TOC6"/>
        <w:tabs>
          <w:tab w:val="left" w:pos="2268"/>
        </w:tabs>
      </w:pPr>
      <w:r>
        <w:t>5.5.2.2.3.1.</w:t>
      </w:r>
      <w:r>
        <w:tab/>
        <w:t>Gateway preamble acquisition</w:t>
      </w:r>
      <w:r>
        <w:tab/>
      </w:r>
      <w:r>
        <w:fldChar w:fldCharType="begin"/>
      </w:r>
      <w:r>
        <w:instrText xml:space="preserve"> PAGEREF _Toc72569374 \h </w:instrText>
      </w:r>
      <w:r>
        <w:fldChar w:fldCharType="separate"/>
      </w:r>
      <w:r>
        <w:t>49</w:t>
      </w:r>
      <w:r>
        <w:fldChar w:fldCharType="end"/>
      </w:r>
    </w:p>
    <w:p w:rsidR="006D317B" w:rsidRDefault="006D317B">
      <w:pPr>
        <w:pStyle w:val="TOC6"/>
        <w:tabs>
          <w:tab w:val="left" w:pos="2268"/>
        </w:tabs>
      </w:pPr>
      <w:r>
        <w:t>5.5.2.2.3.2.</w:t>
      </w:r>
      <w:r>
        <w:tab/>
        <w:t>UE synchronisation (optional)</w:t>
      </w:r>
      <w:r>
        <w:tab/>
      </w:r>
      <w:r>
        <w:fldChar w:fldCharType="begin"/>
      </w:r>
      <w:r>
        <w:instrText xml:space="preserve"> PAGEREF _Toc72569375 \h </w:instrText>
      </w:r>
      <w:r>
        <w:fldChar w:fldCharType="separate"/>
      </w:r>
      <w:r>
        <w:t>49</w:t>
      </w:r>
      <w:r>
        <w:fldChar w:fldCharType="end"/>
      </w:r>
    </w:p>
    <w:p w:rsidR="006D317B" w:rsidRDefault="006D317B">
      <w:pPr>
        <w:pStyle w:val="TOC5"/>
        <w:tabs>
          <w:tab w:val="left" w:pos="1985"/>
        </w:tabs>
      </w:pPr>
      <w:r>
        <w:t>5.5.2.2.4.</w:t>
      </w:r>
      <w:r>
        <w:tab/>
        <w:t>AICH</w:t>
      </w:r>
      <w:r>
        <w:tab/>
      </w:r>
      <w:r>
        <w:fldChar w:fldCharType="begin"/>
      </w:r>
      <w:r>
        <w:instrText xml:space="preserve"> PAGEREF _Toc72569376 \h </w:instrText>
      </w:r>
      <w:r>
        <w:fldChar w:fldCharType="separate"/>
      </w:r>
      <w:r>
        <w:t>49</w:t>
      </w:r>
      <w:r>
        <w:fldChar w:fldCharType="end"/>
      </w:r>
    </w:p>
    <w:p w:rsidR="006D317B" w:rsidRDefault="006D317B">
      <w:pPr>
        <w:pStyle w:val="TOC5"/>
        <w:tabs>
          <w:tab w:val="left" w:pos="1985"/>
        </w:tabs>
      </w:pPr>
      <w:r>
        <w:t>5.5.2.2.5.</w:t>
      </w:r>
      <w:r>
        <w:tab/>
        <w:t>Message part reception</w:t>
      </w:r>
      <w:r>
        <w:tab/>
      </w:r>
      <w:r>
        <w:fldChar w:fldCharType="begin"/>
      </w:r>
      <w:r>
        <w:instrText xml:space="preserve"> PAGEREF _Toc72569377 \h </w:instrText>
      </w:r>
      <w:r>
        <w:fldChar w:fldCharType="separate"/>
      </w:r>
      <w:r>
        <w:t>49</w:t>
      </w:r>
      <w:r>
        <w:fldChar w:fldCharType="end"/>
      </w:r>
    </w:p>
    <w:p w:rsidR="006D317B" w:rsidRDefault="006D317B">
      <w:pPr>
        <w:pStyle w:val="TOC3"/>
        <w:tabs>
          <w:tab w:val="left" w:pos="1134"/>
        </w:tabs>
      </w:pPr>
      <w:r>
        <w:t>5.5.3.</w:t>
      </w:r>
      <w:r>
        <w:tab/>
        <w:t>Code allocation</w:t>
      </w:r>
      <w:r>
        <w:tab/>
      </w:r>
      <w:r>
        <w:fldChar w:fldCharType="begin"/>
      </w:r>
      <w:r>
        <w:instrText xml:space="preserve"> PAGEREF _Toc72569378 \h </w:instrText>
      </w:r>
      <w:r>
        <w:fldChar w:fldCharType="separate"/>
      </w:r>
      <w:r>
        <w:t>50</w:t>
      </w:r>
      <w:r>
        <w:fldChar w:fldCharType="end"/>
      </w:r>
    </w:p>
    <w:p w:rsidR="006D317B" w:rsidRDefault="006D317B">
      <w:pPr>
        <w:pStyle w:val="TOC3"/>
        <w:tabs>
          <w:tab w:val="left" w:pos="1134"/>
        </w:tabs>
      </w:pPr>
      <w:r>
        <w:t>5.5.4.</w:t>
      </w:r>
      <w:r>
        <w:tab/>
        <w:t>Dedicated channels synchronisation</w:t>
      </w:r>
      <w:r>
        <w:tab/>
      </w:r>
      <w:r>
        <w:fldChar w:fldCharType="begin"/>
      </w:r>
      <w:r>
        <w:instrText xml:space="preserve"> PAGEREF _Toc72569379 \h </w:instrText>
      </w:r>
      <w:r>
        <w:fldChar w:fldCharType="separate"/>
      </w:r>
      <w:r>
        <w:t>50</w:t>
      </w:r>
      <w:r>
        <w:fldChar w:fldCharType="end"/>
      </w:r>
    </w:p>
    <w:p w:rsidR="006D317B" w:rsidRDefault="006D317B">
      <w:pPr>
        <w:pStyle w:val="TOC3"/>
        <w:tabs>
          <w:tab w:val="left" w:pos="1134"/>
        </w:tabs>
      </w:pPr>
      <w:r>
        <w:t>5.5.5.</w:t>
      </w:r>
      <w:r>
        <w:tab/>
        <w:t>Power control</w:t>
      </w:r>
      <w:r>
        <w:tab/>
      </w:r>
      <w:r>
        <w:fldChar w:fldCharType="begin"/>
      </w:r>
      <w:r>
        <w:instrText xml:space="preserve"> PAGEREF _Toc72569380 \h </w:instrText>
      </w:r>
      <w:r>
        <w:fldChar w:fldCharType="separate"/>
      </w:r>
      <w:r>
        <w:t>50</w:t>
      </w:r>
      <w:r>
        <w:fldChar w:fldCharType="end"/>
      </w:r>
    </w:p>
    <w:p w:rsidR="006D317B" w:rsidRDefault="006D317B">
      <w:pPr>
        <w:pStyle w:val="TOC4"/>
        <w:tabs>
          <w:tab w:val="left" w:pos="1418"/>
        </w:tabs>
      </w:pPr>
      <w:r>
        <w:t>5.5.5.1.</w:t>
      </w:r>
      <w:r>
        <w:tab/>
        <w:t>Open-loop power control</w:t>
      </w:r>
      <w:r>
        <w:tab/>
      </w:r>
      <w:r>
        <w:fldChar w:fldCharType="begin"/>
      </w:r>
      <w:r>
        <w:instrText xml:space="preserve"> PAGEREF _Toc72569381 \h </w:instrText>
      </w:r>
      <w:r>
        <w:fldChar w:fldCharType="separate"/>
      </w:r>
      <w:r>
        <w:t>50</w:t>
      </w:r>
      <w:r>
        <w:fldChar w:fldCharType="end"/>
      </w:r>
    </w:p>
    <w:p w:rsidR="006D317B" w:rsidRDefault="006D317B">
      <w:pPr>
        <w:pStyle w:val="TOC4"/>
        <w:tabs>
          <w:tab w:val="left" w:pos="1418"/>
        </w:tabs>
      </w:pPr>
      <w:r>
        <w:t>5.5.5.2.</w:t>
      </w:r>
      <w:r>
        <w:tab/>
        <w:t>Layer 1 closed loop power control</w:t>
      </w:r>
      <w:r>
        <w:tab/>
      </w:r>
      <w:r>
        <w:fldChar w:fldCharType="begin"/>
      </w:r>
      <w:r>
        <w:instrText xml:space="preserve"> PAGEREF _Toc72569382 \h </w:instrText>
      </w:r>
      <w:r>
        <w:fldChar w:fldCharType="separate"/>
      </w:r>
      <w:r>
        <w:t>50</w:t>
      </w:r>
      <w:r>
        <w:fldChar w:fldCharType="end"/>
      </w:r>
    </w:p>
    <w:p w:rsidR="006D317B" w:rsidRDefault="006D317B">
      <w:pPr>
        <w:pStyle w:val="TOC5"/>
        <w:tabs>
          <w:tab w:val="left" w:pos="1985"/>
        </w:tabs>
      </w:pPr>
      <w:r>
        <w:t>5.5.5.2.1.</w:t>
      </w:r>
      <w:r>
        <w:tab/>
        <w:t>Number of TPC commands per frame</w:t>
      </w:r>
      <w:r>
        <w:tab/>
      </w:r>
      <w:r>
        <w:fldChar w:fldCharType="begin"/>
      </w:r>
      <w:r>
        <w:instrText xml:space="preserve"> PAGEREF _Toc72569383 \h </w:instrText>
      </w:r>
      <w:r>
        <w:fldChar w:fldCharType="separate"/>
      </w:r>
      <w:r>
        <w:t>50</w:t>
      </w:r>
      <w:r>
        <w:fldChar w:fldCharType="end"/>
      </w:r>
    </w:p>
    <w:p w:rsidR="006D317B" w:rsidRDefault="006D317B">
      <w:pPr>
        <w:pStyle w:val="TOC5"/>
        <w:tabs>
          <w:tab w:val="left" w:pos="1985"/>
        </w:tabs>
      </w:pPr>
      <w:r>
        <w:t>5.5.5.2.2.</w:t>
      </w:r>
      <w:r>
        <w:tab/>
        <w:t>Mechanisation of the inner and outer loop</w:t>
      </w:r>
      <w:r>
        <w:tab/>
      </w:r>
      <w:r>
        <w:fldChar w:fldCharType="begin"/>
      </w:r>
      <w:r>
        <w:instrText xml:space="preserve"> PAGEREF _Toc72569384 \h </w:instrText>
      </w:r>
      <w:r>
        <w:fldChar w:fldCharType="separate"/>
      </w:r>
      <w:r>
        <w:t>51</w:t>
      </w:r>
      <w:r>
        <w:fldChar w:fldCharType="end"/>
      </w:r>
    </w:p>
    <w:p w:rsidR="006D317B" w:rsidRDefault="006D317B">
      <w:pPr>
        <w:pStyle w:val="TOC5"/>
        <w:tabs>
          <w:tab w:val="left" w:pos="1985"/>
        </w:tabs>
      </w:pPr>
      <w:r>
        <w:rPr>
          <w:snapToGrid w:val="0"/>
        </w:rPr>
        <w:t>5.5.5.2.3.</w:t>
      </w:r>
      <w:r>
        <w:tab/>
      </w:r>
      <w:r>
        <w:rPr>
          <w:snapToGrid w:val="0"/>
        </w:rPr>
        <w:t>Layer 1 closed loop power control inhibition</w:t>
      </w:r>
      <w:r>
        <w:tab/>
      </w:r>
      <w:r>
        <w:fldChar w:fldCharType="begin"/>
      </w:r>
      <w:r>
        <w:instrText xml:space="preserve"> PAGEREF _Toc72569385 \h </w:instrText>
      </w:r>
      <w:r>
        <w:fldChar w:fldCharType="separate"/>
      </w:r>
      <w:r>
        <w:t>51</w:t>
      </w:r>
      <w:r>
        <w:fldChar w:fldCharType="end"/>
      </w:r>
    </w:p>
    <w:p w:rsidR="006D317B" w:rsidRDefault="006D317B">
      <w:pPr>
        <w:pStyle w:val="TOC6"/>
        <w:tabs>
          <w:tab w:val="left" w:pos="2268"/>
        </w:tabs>
      </w:pPr>
      <w:r>
        <w:t>5.5.5.2.3.1.</w:t>
      </w:r>
      <w:r>
        <w:tab/>
        <w:t>Uplink</w:t>
      </w:r>
      <w:r>
        <w:tab/>
      </w:r>
      <w:r>
        <w:fldChar w:fldCharType="begin"/>
      </w:r>
      <w:r>
        <w:instrText xml:space="preserve"> PAGEREF _Toc72569386 \h </w:instrText>
      </w:r>
      <w:r>
        <w:fldChar w:fldCharType="separate"/>
      </w:r>
      <w:r>
        <w:t>51</w:t>
      </w:r>
      <w:r>
        <w:fldChar w:fldCharType="end"/>
      </w:r>
    </w:p>
    <w:p w:rsidR="006D317B" w:rsidRDefault="006D317B">
      <w:pPr>
        <w:pStyle w:val="TOC6"/>
        <w:tabs>
          <w:tab w:val="left" w:pos="2268"/>
        </w:tabs>
      </w:pPr>
      <w:r>
        <w:t>5.5.5.2.3.2.</w:t>
      </w:r>
      <w:r>
        <w:tab/>
        <w:t>Downlink</w:t>
      </w:r>
      <w:r>
        <w:tab/>
      </w:r>
      <w:r>
        <w:fldChar w:fldCharType="begin"/>
      </w:r>
      <w:r>
        <w:instrText xml:space="preserve"> PAGEREF _Toc72569387 \h </w:instrText>
      </w:r>
      <w:r>
        <w:fldChar w:fldCharType="separate"/>
      </w:r>
      <w:r>
        <w:t>51</w:t>
      </w:r>
      <w:r>
        <w:fldChar w:fldCharType="end"/>
      </w:r>
    </w:p>
    <w:p w:rsidR="006D317B" w:rsidRDefault="006D317B">
      <w:pPr>
        <w:pStyle w:val="TOC4"/>
        <w:tabs>
          <w:tab w:val="left" w:pos="1418"/>
        </w:tabs>
      </w:pPr>
      <w:r>
        <w:t>5.5.5.3.</w:t>
      </w:r>
      <w:r>
        <w:tab/>
        <w:t>Uplink Slow closed loop power control</w:t>
      </w:r>
      <w:r>
        <w:tab/>
      </w:r>
      <w:r>
        <w:fldChar w:fldCharType="begin"/>
      </w:r>
      <w:r>
        <w:instrText xml:space="preserve"> PAGEREF _Toc72569388 \h </w:instrText>
      </w:r>
      <w:r>
        <w:fldChar w:fldCharType="separate"/>
      </w:r>
      <w:r>
        <w:t>51</w:t>
      </w:r>
      <w:r>
        <w:fldChar w:fldCharType="end"/>
      </w:r>
    </w:p>
    <w:p w:rsidR="006D317B" w:rsidRDefault="006D317B">
      <w:pPr>
        <w:pStyle w:val="TOC5"/>
        <w:tabs>
          <w:tab w:val="left" w:pos="1985"/>
        </w:tabs>
      </w:pPr>
      <w:r>
        <w:t>5.5.5.3.1.</w:t>
      </w:r>
      <w:r>
        <w:tab/>
        <w:t>Initial transmit power</w:t>
      </w:r>
      <w:r>
        <w:tab/>
      </w:r>
      <w:r>
        <w:fldChar w:fldCharType="begin"/>
      </w:r>
      <w:r>
        <w:instrText xml:space="preserve"> PAGEREF _Toc72569389 \h </w:instrText>
      </w:r>
      <w:r>
        <w:fldChar w:fldCharType="separate"/>
      </w:r>
      <w:r>
        <w:t>51</w:t>
      </w:r>
      <w:r>
        <w:fldChar w:fldCharType="end"/>
      </w:r>
    </w:p>
    <w:p w:rsidR="006D317B" w:rsidRDefault="006D317B">
      <w:pPr>
        <w:pStyle w:val="TOC5"/>
        <w:tabs>
          <w:tab w:val="left" w:pos="1985"/>
        </w:tabs>
      </w:pPr>
      <w:r>
        <w:t>5.5.5.3.2.</w:t>
      </w:r>
      <w:r>
        <w:tab/>
        <w:t>Transmit power reconfiguration</w:t>
      </w:r>
      <w:r>
        <w:tab/>
      </w:r>
      <w:r>
        <w:fldChar w:fldCharType="begin"/>
      </w:r>
      <w:r>
        <w:instrText xml:space="preserve"> PAGEREF _Toc72569390 \h </w:instrText>
      </w:r>
      <w:r>
        <w:fldChar w:fldCharType="separate"/>
      </w:r>
      <w:r>
        <w:t>52</w:t>
      </w:r>
      <w:r>
        <w:fldChar w:fldCharType="end"/>
      </w:r>
    </w:p>
    <w:p w:rsidR="006D317B" w:rsidRDefault="006D317B">
      <w:pPr>
        <w:pStyle w:val="TOC4"/>
        <w:tabs>
          <w:tab w:val="left" w:pos="1418"/>
        </w:tabs>
      </w:pPr>
      <w:r>
        <w:t>5.5.5.4.</w:t>
      </w:r>
      <w:r>
        <w:tab/>
        <w:t>Downlink Slow closed loop power control</w:t>
      </w:r>
      <w:r>
        <w:tab/>
      </w:r>
      <w:r>
        <w:fldChar w:fldCharType="begin"/>
      </w:r>
      <w:r>
        <w:instrText xml:space="preserve"> PAGEREF _Toc72569391 \h </w:instrText>
      </w:r>
      <w:r>
        <w:fldChar w:fldCharType="separate"/>
      </w:r>
      <w:r>
        <w:t>52</w:t>
      </w:r>
      <w:r>
        <w:fldChar w:fldCharType="end"/>
      </w:r>
    </w:p>
    <w:p w:rsidR="006D317B" w:rsidRDefault="006D317B">
      <w:pPr>
        <w:pStyle w:val="TOC5"/>
        <w:tabs>
          <w:tab w:val="left" w:pos="1985"/>
        </w:tabs>
      </w:pPr>
      <w:r>
        <w:t>5.5.5.4.1.</w:t>
      </w:r>
      <w:r>
        <w:tab/>
        <w:t>Initial transmit power</w:t>
      </w:r>
      <w:r>
        <w:tab/>
      </w:r>
      <w:r>
        <w:fldChar w:fldCharType="begin"/>
      </w:r>
      <w:r>
        <w:instrText xml:space="preserve"> PAGEREF _Toc72569392 \h </w:instrText>
      </w:r>
      <w:r>
        <w:fldChar w:fldCharType="separate"/>
      </w:r>
      <w:r>
        <w:t>52</w:t>
      </w:r>
      <w:r>
        <w:fldChar w:fldCharType="end"/>
      </w:r>
    </w:p>
    <w:p w:rsidR="006D317B" w:rsidRDefault="006D317B">
      <w:pPr>
        <w:pStyle w:val="TOC5"/>
        <w:tabs>
          <w:tab w:val="left" w:pos="1985"/>
        </w:tabs>
      </w:pPr>
      <w:r>
        <w:t>5.5.5.4.2.</w:t>
      </w:r>
      <w:r>
        <w:tab/>
        <w:t>Transmit power adjustment</w:t>
      </w:r>
      <w:r>
        <w:tab/>
      </w:r>
      <w:r>
        <w:fldChar w:fldCharType="begin"/>
      </w:r>
      <w:r>
        <w:instrText xml:space="preserve"> PAGEREF _Toc72569393 \h </w:instrText>
      </w:r>
      <w:r>
        <w:fldChar w:fldCharType="separate"/>
      </w:r>
      <w:r>
        <w:t>52</w:t>
      </w:r>
      <w:r>
        <w:fldChar w:fldCharType="end"/>
      </w:r>
    </w:p>
    <w:p w:rsidR="006D317B" w:rsidRDefault="006D317B">
      <w:pPr>
        <w:pStyle w:val="TOC3"/>
        <w:tabs>
          <w:tab w:val="left" w:pos="1134"/>
        </w:tabs>
      </w:pPr>
      <w:r>
        <w:t>5.5.6.</w:t>
      </w:r>
      <w:r>
        <w:tab/>
        <w:t>Handover</w:t>
      </w:r>
      <w:r>
        <w:tab/>
      </w:r>
      <w:r>
        <w:fldChar w:fldCharType="begin"/>
      </w:r>
      <w:r>
        <w:instrText xml:space="preserve"> PAGEREF _Toc72569394 \h </w:instrText>
      </w:r>
      <w:r>
        <w:fldChar w:fldCharType="separate"/>
      </w:r>
      <w:r>
        <w:t>53</w:t>
      </w:r>
      <w:r>
        <w:fldChar w:fldCharType="end"/>
      </w:r>
    </w:p>
    <w:p w:rsidR="006D317B" w:rsidRDefault="006D317B">
      <w:pPr>
        <w:pStyle w:val="TOC4"/>
        <w:tabs>
          <w:tab w:val="left" w:pos="1418"/>
        </w:tabs>
      </w:pPr>
      <w:r>
        <w:t>5.5.6.1.</w:t>
      </w:r>
      <w:r>
        <w:tab/>
        <w:t>Intra-frequency handover</w:t>
      </w:r>
      <w:r>
        <w:tab/>
      </w:r>
      <w:r>
        <w:fldChar w:fldCharType="begin"/>
      </w:r>
      <w:r>
        <w:instrText xml:space="preserve"> PAGEREF _Toc72569395 \h </w:instrText>
      </w:r>
      <w:r>
        <w:fldChar w:fldCharType="separate"/>
      </w:r>
      <w:r>
        <w:t>53</w:t>
      </w:r>
      <w:r>
        <w:fldChar w:fldCharType="end"/>
      </w:r>
    </w:p>
    <w:p w:rsidR="006D317B" w:rsidRDefault="006D317B">
      <w:pPr>
        <w:pStyle w:val="TOC5"/>
        <w:tabs>
          <w:tab w:val="left" w:pos="1985"/>
        </w:tabs>
      </w:pPr>
      <w:r>
        <w:t>5.5.6.1.1.</w:t>
      </w:r>
      <w:r>
        <w:tab/>
        <w:t>Soft handover</w:t>
      </w:r>
      <w:r>
        <w:tab/>
      </w:r>
      <w:r>
        <w:fldChar w:fldCharType="begin"/>
      </w:r>
      <w:r>
        <w:instrText xml:space="preserve"> PAGEREF _Toc72569396 \h </w:instrText>
      </w:r>
      <w:r>
        <w:fldChar w:fldCharType="separate"/>
      </w:r>
      <w:r>
        <w:t>53</w:t>
      </w:r>
      <w:r>
        <w:fldChar w:fldCharType="end"/>
      </w:r>
    </w:p>
    <w:p w:rsidR="006D317B" w:rsidRDefault="006D317B">
      <w:pPr>
        <w:pStyle w:val="TOC5"/>
        <w:tabs>
          <w:tab w:val="left" w:pos="1985"/>
        </w:tabs>
      </w:pPr>
      <w:r>
        <w:t>5.5.6.1.2.</w:t>
      </w:r>
      <w:r>
        <w:tab/>
        <w:t>Softer handover</w:t>
      </w:r>
      <w:r>
        <w:tab/>
      </w:r>
      <w:r>
        <w:fldChar w:fldCharType="begin"/>
      </w:r>
      <w:r>
        <w:instrText xml:space="preserve"> PAGEREF _Toc72569397 \h </w:instrText>
      </w:r>
      <w:r>
        <w:fldChar w:fldCharType="separate"/>
      </w:r>
      <w:r>
        <w:t>53</w:t>
      </w:r>
      <w:r>
        <w:fldChar w:fldCharType="end"/>
      </w:r>
    </w:p>
    <w:p w:rsidR="006D317B" w:rsidRDefault="006D317B">
      <w:pPr>
        <w:pStyle w:val="TOC4"/>
        <w:tabs>
          <w:tab w:val="left" w:pos="1418"/>
        </w:tabs>
      </w:pPr>
      <w:r>
        <w:t>5.5.6.2.</w:t>
      </w:r>
      <w:r>
        <w:tab/>
        <w:t>Inter-frequency handover</w:t>
      </w:r>
      <w:r>
        <w:tab/>
      </w:r>
      <w:r>
        <w:fldChar w:fldCharType="begin"/>
      </w:r>
      <w:r>
        <w:instrText xml:space="preserve"> PAGEREF _Toc72569398 \h </w:instrText>
      </w:r>
      <w:r>
        <w:fldChar w:fldCharType="separate"/>
      </w:r>
      <w:r>
        <w:t>53</w:t>
      </w:r>
      <w:r>
        <w:fldChar w:fldCharType="end"/>
      </w:r>
    </w:p>
    <w:p w:rsidR="006D317B" w:rsidRDefault="006D317B">
      <w:pPr>
        <w:pStyle w:val="TOC5"/>
        <w:tabs>
          <w:tab w:val="left" w:pos="1985"/>
        </w:tabs>
      </w:pPr>
      <w:r>
        <w:t>5.5.6.2.1.</w:t>
      </w:r>
      <w:r>
        <w:tab/>
        <w:t>Dual-receiver</w:t>
      </w:r>
      <w:r>
        <w:tab/>
      </w:r>
      <w:r>
        <w:fldChar w:fldCharType="begin"/>
      </w:r>
      <w:r>
        <w:instrText xml:space="preserve"> PAGEREF _Toc72569399 \h </w:instrText>
      </w:r>
      <w:r>
        <w:fldChar w:fldCharType="separate"/>
      </w:r>
      <w:r>
        <w:t>54</w:t>
      </w:r>
      <w:r>
        <w:fldChar w:fldCharType="end"/>
      </w:r>
    </w:p>
    <w:p w:rsidR="006D317B" w:rsidRDefault="006D317B">
      <w:pPr>
        <w:pStyle w:val="TOC5"/>
        <w:tabs>
          <w:tab w:val="left" w:pos="1985"/>
        </w:tabs>
      </w:pPr>
      <w:r>
        <w:t>5.5.6.2.2.</w:t>
      </w:r>
      <w:r>
        <w:tab/>
        <w:t>Slotted downlink transmission</w:t>
      </w:r>
      <w:r>
        <w:tab/>
      </w:r>
      <w:r>
        <w:fldChar w:fldCharType="begin"/>
      </w:r>
      <w:r>
        <w:instrText xml:space="preserve"> PAGEREF _Toc72569400 \h </w:instrText>
      </w:r>
      <w:r>
        <w:fldChar w:fldCharType="separate"/>
      </w:r>
      <w:r>
        <w:t>54</w:t>
      </w:r>
      <w:r>
        <w:fldChar w:fldCharType="end"/>
      </w:r>
    </w:p>
    <w:p w:rsidR="006D317B" w:rsidRDefault="006D317B">
      <w:pPr>
        <w:pStyle w:val="TOC3"/>
        <w:tabs>
          <w:tab w:val="left" w:pos="1134"/>
        </w:tabs>
      </w:pPr>
      <w:r>
        <w:t>5.5.7.</w:t>
      </w:r>
      <w:r>
        <w:tab/>
        <w:t>Spot Selection Transmit Diversity</w:t>
      </w:r>
      <w:r>
        <w:tab/>
      </w:r>
      <w:r>
        <w:fldChar w:fldCharType="begin"/>
      </w:r>
      <w:r>
        <w:instrText xml:space="preserve"> PAGEREF _Toc72569401 \h </w:instrText>
      </w:r>
      <w:r>
        <w:fldChar w:fldCharType="separate"/>
      </w:r>
      <w:r>
        <w:t>54</w:t>
      </w:r>
      <w:r>
        <w:fldChar w:fldCharType="end"/>
      </w:r>
    </w:p>
    <w:p w:rsidR="006D317B" w:rsidRDefault="006D317B">
      <w:pPr>
        <w:pStyle w:val="TOC2"/>
        <w:tabs>
          <w:tab w:val="left" w:pos="851"/>
        </w:tabs>
      </w:pPr>
      <w:r>
        <w:t>5.6.</w:t>
      </w:r>
      <w:r>
        <w:tab/>
        <w:t>W-CDMA Packet Access</w:t>
      </w:r>
      <w:r>
        <w:tab/>
      </w:r>
      <w:r>
        <w:fldChar w:fldCharType="begin"/>
      </w:r>
      <w:r>
        <w:instrText xml:space="preserve"> PAGEREF _Toc72569402 \h </w:instrText>
      </w:r>
      <w:r>
        <w:fldChar w:fldCharType="separate"/>
      </w:r>
      <w:r>
        <w:t>55</w:t>
      </w:r>
      <w:r>
        <w:fldChar w:fldCharType="end"/>
      </w:r>
    </w:p>
    <w:p w:rsidR="006D317B" w:rsidRDefault="006D317B">
      <w:pPr>
        <w:pStyle w:val="TOC3"/>
        <w:tabs>
          <w:tab w:val="left" w:pos="1134"/>
        </w:tabs>
      </w:pPr>
      <w:r>
        <w:t>5.6.1.</w:t>
      </w:r>
      <w:r>
        <w:tab/>
        <w:t>Common-channel packet transmission</w:t>
      </w:r>
      <w:r>
        <w:tab/>
      </w:r>
      <w:r>
        <w:fldChar w:fldCharType="begin"/>
      </w:r>
      <w:r>
        <w:instrText xml:space="preserve"> PAGEREF _Toc72569403 \h </w:instrText>
      </w:r>
      <w:r>
        <w:fldChar w:fldCharType="separate"/>
      </w:r>
      <w:r>
        <w:t>55</w:t>
      </w:r>
      <w:r>
        <w:fldChar w:fldCharType="end"/>
      </w:r>
    </w:p>
    <w:p w:rsidR="006D317B" w:rsidRDefault="006D317B">
      <w:pPr>
        <w:pStyle w:val="TOC3"/>
        <w:tabs>
          <w:tab w:val="left" w:pos="1134"/>
        </w:tabs>
      </w:pPr>
      <w:r>
        <w:t>5.6.2.</w:t>
      </w:r>
      <w:r>
        <w:tab/>
        <w:t>Dedicated-channel packet transmission</w:t>
      </w:r>
      <w:r>
        <w:tab/>
      </w:r>
      <w:r>
        <w:fldChar w:fldCharType="begin"/>
      </w:r>
      <w:r>
        <w:instrText xml:space="preserve"> PAGEREF _Toc72569404 \h </w:instrText>
      </w:r>
      <w:r>
        <w:fldChar w:fldCharType="separate"/>
      </w:r>
      <w:r>
        <w:t>55</w:t>
      </w:r>
      <w:r>
        <w:fldChar w:fldCharType="end"/>
      </w:r>
    </w:p>
    <w:p w:rsidR="006D317B" w:rsidRDefault="006D317B">
      <w:pPr>
        <w:pStyle w:val="TOC4"/>
        <w:tabs>
          <w:tab w:val="left" w:pos="1418"/>
        </w:tabs>
      </w:pPr>
      <w:r>
        <w:t>5.6.2.1.</w:t>
      </w:r>
      <w:r>
        <w:tab/>
        <w:t>Single-packet transmission</w:t>
      </w:r>
      <w:r>
        <w:tab/>
      </w:r>
      <w:r>
        <w:fldChar w:fldCharType="begin"/>
      </w:r>
      <w:r>
        <w:instrText xml:space="preserve"> PAGEREF _Toc72569405 \h </w:instrText>
      </w:r>
      <w:r>
        <w:fldChar w:fldCharType="separate"/>
      </w:r>
      <w:r>
        <w:t>55</w:t>
      </w:r>
      <w:r>
        <w:fldChar w:fldCharType="end"/>
      </w:r>
    </w:p>
    <w:p w:rsidR="006D317B" w:rsidRDefault="006D317B">
      <w:pPr>
        <w:pStyle w:val="TOC4"/>
        <w:tabs>
          <w:tab w:val="left" w:pos="1418"/>
        </w:tabs>
      </w:pPr>
      <w:r>
        <w:t>5.6.2.2.</w:t>
      </w:r>
      <w:r>
        <w:tab/>
        <w:t>Multi-packet transmission</w:t>
      </w:r>
      <w:r>
        <w:tab/>
      </w:r>
      <w:r>
        <w:fldChar w:fldCharType="begin"/>
      </w:r>
      <w:r>
        <w:instrText xml:space="preserve"> PAGEREF _Toc72569406 \h </w:instrText>
      </w:r>
      <w:r>
        <w:fldChar w:fldCharType="separate"/>
      </w:r>
      <w:r>
        <w:t>56</w:t>
      </w:r>
      <w:r>
        <w:fldChar w:fldCharType="end"/>
      </w:r>
    </w:p>
    <w:p w:rsidR="006D317B" w:rsidRDefault="006D317B">
      <w:pPr>
        <w:pStyle w:val="TOC2"/>
        <w:tabs>
          <w:tab w:val="left" w:pos="851"/>
        </w:tabs>
      </w:pPr>
      <w:r>
        <w:t>5.7.</w:t>
      </w:r>
      <w:r>
        <w:tab/>
        <w:t>Support of TDD</w:t>
      </w:r>
      <w:r>
        <w:tab/>
      </w:r>
      <w:r>
        <w:fldChar w:fldCharType="begin"/>
      </w:r>
      <w:r>
        <w:instrText xml:space="preserve"> PAGEREF _Toc72569407 \h </w:instrText>
      </w:r>
      <w:r>
        <w:fldChar w:fldCharType="separate"/>
      </w:r>
      <w:r>
        <w:t>56</w:t>
      </w:r>
      <w:r>
        <w:fldChar w:fldCharType="end"/>
      </w:r>
    </w:p>
    <w:p w:rsidR="006D317B" w:rsidRDefault="006D317B">
      <w:pPr>
        <w:pStyle w:val="TOC1"/>
        <w:tabs>
          <w:tab w:val="left" w:pos="567"/>
        </w:tabs>
      </w:pPr>
      <w:r>
        <w:t>6.</w:t>
      </w:r>
      <w:r>
        <w:tab/>
        <w:t>Performance Requirements</w:t>
      </w:r>
      <w:r>
        <w:tab/>
      </w:r>
      <w:r>
        <w:fldChar w:fldCharType="begin"/>
      </w:r>
      <w:r>
        <w:instrText xml:space="preserve"> PAGEREF _Toc72569408 \h </w:instrText>
      </w:r>
      <w:r>
        <w:fldChar w:fldCharType="separate"/>
      </w:r>
      <w:r>
        <w:t>57</w:t>
      </w:r>
      <w:r>
        <w:fldChar w:fldCharType="end"/>
      </w:r>
    </w:p>
    <w:p w:rsidR="006D317B" w:rsidRDefault="006D317B">
      <w:pPr>
        <w:pStyle w:val="TOC2"/>
        <w:tabs>
          <w:tab w:val="left" w:pos="851"/>
        </w:tabs>
      </w:pPr>
      <w:r>
        <w:rPr>
          <w:snapToGrid w:val="0"/>
        </w:rPr>
        <w:t>6.1.</w:t>
      </w:r>
      <w:r>
        <w:tab/>
      </w:r>
      <w:r>
        <w:rPr>
          <w:snapToGrid w:val="0"/>
        </w:rPr>
        <w:t>Test environment support</w:t>
      </w:r>
      <w:r>
        <w:tab/>
      </w:r>
      <w:r>
        <w:fldChar w:fldCharType="begin"/>
      </w:r>
      <w:r>
        <w:instrText xml:space="preserve"> PAGEREF _Toc72569409 \h </w:instrText>
      </w:r>
      <w:r>
        <w:fldChar w:fldCharType="separate"/>
      </w:r>
      <w:r>
        <w:t>57</w:t>
      </w:r>
      <w:r>
        <w:fldChar w:fldCharType="end"/>
      </w:r>
    </w:p>
    <w:p w:rsidR="006D317B" w:rsidRDefault="006D317B">
      <w:pPr>
        <w:pStyle w:val="TOC3"/>
        <w:tabs>
          <w:tab w:val="left" w:pos="1134"/>
        </w:tabs>
      </w:pPr>
      <w:r>
        <w:t>6.1.1.</w:t>
      </w:r>
      <w:r>
        <w:tab/>
        <w:t>Satellite environments</w:t>
      </w:r>
      <w:r>
        <w:tab/>
      </w:r>
      <w:r>
        <w:fldChar w:fldCharType="begin"/>
      </w:r>
      <w:r>
        <w:instrText xml:space="preserve"> PAGEREF _Toc72569410 \h </w:instrText>
      </w:r>
      <w:r>
        <w:fldChar w:fldCharType="separate"/>
      </w:r>
      <w:r>
        <w:t>57</w:t>
      </w:r>
      <w:r>
        <w:fldChar w:fldCharType="end"/>
      </w:r>
    </w:p>
    <w:p w:rsidR="006D317B" w:rsidRDefault="006D317B">
      <w:pPr>
        <w:pStyle w:val="TOC3"/>
        <w:tabs>
          <w:tab w:val="left" w:pos="1134"/>
        </w:tabs>
      </w:pPr>
      <w:r>
        <w:t>6.1.2.</w:t>
      </w:r>
      <w:r>
        <w:tab/>
        <w:t>Intermediate Module Repeater environment</w:t>
      </w:r>
      <w:r>
        <w:tab/>
      </w:r>
      <w:r>
        <w:fldChar w:fldCharType="begin"/>
      </w:r>
      <w:r>
        <w:instrText xml:space="preserve"> PAGEREF _Toc72569411 \h </w:instrText>
      </w:r>
      <w:r>
        <w:fldChar w:fldCharType="separate"/>
      </w:r>
      <w:r>
        <w:t>58</w:t>
      </w:r>
      <w:r>
        <w:fldChar w:fldCharType="end"/>
      </w:r>
    </w:p>
    <w:p w:rsidR="006D317B" w:rsidRDefault="006D317B">
      <w:pPr>
        <w:pStyle w:val="TOC3"/>
        <w:tabs>
          <w:tab w:val="left" w:pos="1134"/>
        </w:tabs>
      </w:pPr>
      <w:r>
        <w:t>6.1.3.</w:t>
      </w:r>
      <w:r>
        <w:tab/>
        <w:t>Combined Satellite and IMR environment</w:t>
      </w:r>
      <w:r>
        <w:tab/>
      </w:r>
      <w:r>
        <w:fldChar w:fldCharType="begin"/>
      </w:r>
      <w:r>
        <w:instrText xml:space="preserve"> PAGEREF _Toc72569412 \h </w:instrText>
      </w:r>
      <w:r>
        <w:fldChar w:fldCharType="separate"/>
      </w:r>
      <w:r>
        <w:t>58</w:t>
      </w:r>
      <w:r>
        <w:fldChar w:fldCharType="end"/>
      </w:r>
    </w:p>
    <w:p w:rsidR="006D317B" w:rsidRDefault="006D317B">
      <w:pPr>
        <w:pStyle w:val="TOC3"/>
        <w:tabs>
          <w:tab w:val="left" w:pos="1134"/>
        </w:tabs>
      </w:pPr>
      <w:r>
        <w:t>6.1.4.</w:t>
      </w:r>
      <w:r>
        <w:tab/>
        <w:t>Aeronautical environment</w:t>
      </w:r>
      <w:r>
        <w:tab/>
      </w:r>
      <w:r>
        <w:fldChar w:fldCharType="begin"/>
      </w:r>
      <w:r>
        <w:instrText xml:space="preserve"> PAGEREF _Toc72569413 \h </w:instrText>
      </w:r>
      <w:r>
        <w:fldChar w:fldCharType="separate"/>
      </w:r>
      <w:r>
        <w:t>59</w:t>
      </w:r>
      <w:r>
        <w:fldChar w:fldCharType="end"/>
      </w:r>
    </w:p>
    <w:p w:rsidR="006D317B" w:rsidRDefault="006D317B">
      <w:pPr>
        <w:pStyle w:val="TOC2"/>
        <w:tabs>
          <w:tab w:val="left" w:pos="851"/>
        </w:tabs>
      </w:pPr>
      <w:r>
        <w:t>6.2.</w:t>
      </w:r>
      <w:r>
        <w:tab/>
        <w:t>Expected performances</w:t>
      </w:r>
      <w:r>
        <w:tab/>
      </w:r>
      <w:r>
        <w:fldChar w:fldCharType="begin"/>
      </w:r>
      <w:r>
        <w:instrText xml:space="preserve"> PAGEREF _Toc72569414 \h </w:instrText>
      </w:r>
      <w:r>
        <w:fldChar w:fldCharType="separate"/>
      </w:r>
      <w:r>
        <w:t>60</w:t>
      </w:r>
      <w:r>
        <w:fldChar w:fldCharType="end"/>
      </w:r>
    </w:p>
    <w:p w:rsidR="006D317B" w:rsidRDefault="006D317B">
      <w:pPr>
        <w:pStyle w:val="TOC3"/>
        <w:tabs>
          <w:tab w:val="left" w:pos="1134"/>
        </w:tabs>
      </w:pPr>
      <w:r>
        <w:t>6.2.1.</w:t>
      </w:r>
      <w:r>
        <w:tab/>
        <w:t>Performance requirement for RACH</w:t>
      </w:r>
      <w:r>
        <w:tab/>
      </w:r>
      <w:r>
        <w:fldChar w:fldCharType="begin"/>
      </w:r>
      <w:r>
        <w:instrText xml:space="preserve"> PAGEREF _Toc72569415 \h </w:instrText>
      </w:r>
      <w:r>
        <w:fldChar w:fldCharType="separate"/>
      </w:r>
      <w:r>
        <w:t>60</w:t>
      </w:r>
      <w:r>
        <w:fldChar w:fldCharType="end"/>
      </w:r>
    </w:p>
    <w:p w:rsidR="006D317B" w:rsidRDefault="006D317B">
      <w:pPr>
        <w:pStyle w:val="TOC4"/>
        <w:tabs>
          <w:tab w:val="left" w:pos="1418"/>
        </w:tabs>
      </w:pPr>
      <w:r>
        <w:t>6.2.1.1.</w:t>
      </w:r>
      <w:r>
        <w:tab/>
        <w:t>Preamble detection</w:t>
      </w:r>
      <w:r>
        <w:tab/>
      </w:r>
      <w:r>
        <w:fldChar w:fldCharType="begin"/>
      </w:r>
      <w:r>
        <w:instrText xml:space="preserve"> PAGEREF _Toc72569416 \h </w:instrText>
      </w:r>
      <w:r>
        <w:fldChar w:fldCharType="separate"/>
      </w:r>
      <w:r>
        <w:t>60</w:t>
      </w:r>
      <w:r>
        <w:fldChar w:fldCharType="end"/>
      </w:r>
    </w:p>
    <w:p w:rsidR="006D317B" w:rsidRDefault="006D317B">
      <w:pPr>
        <w:pStyle w:val="TOC4"/>
        <w:tabs>
          <w:tab w:val="left" w:pos="1418"/>
        </w:tabs>
      </w:pPr>
      <w:r>
        <w:t>6.2.1.2.</w:t>
      </w:r>
      <w:r>
        <w:tab/>
        <w:t>Demodulation of RACH message</w:t>
      </w:r>
      <w:r>
        <w:tab/>
      </w:r>
      <w:r>
        <w:fldChar w:fldCharType="begin"/>
      </w:r>
      <w:r>
        <w:instrText xml:space="preserve"> PAGEREF _Toc72569417 \h </w:instrText>
      </w:r>
      <w:r>
        <w:fldChar w:fldCharType="separate"/>
      </w:r>
      <w:r>
        <w:t>61</w:t>
      </w:r>
      <w:r>
        <w:fldChar w:fldCharType="end"/>
      </w:r>
    </w:p>
    <w:p w:rsidR="006D317B" w:rsidRDefault="006D317B">
      <w:pPr>
        <w:pStyle w:val="TOC3"/>
        <w:tabs>
          <w:tab w:val="left" w:pos="1134"/>
        </w:tabs>
      </w:pPr>
      <w:r>
        <w:t>6.2.2.</w:t>
      </w:r>
      <w:r>
        <w:tab/>
        <w:t>FACH demodulation requirements</w:t>
      </w:r>
      <w:r>
        <w:tab/>
      </w:r>
      <w:r>
        <w:fldChar w:fldCharType="begin"/>
      </w:r>
      <w:r>
        <w:instrText xml:space="preserve"> PAGEREF _Toc72569418 \h </w:instrText>
      </w:r>
      <w:r>
        <w:fldChar w:fldCharType="separate"/>
      </w:r>
      <w:r>
        <w:t>61</w:t>
      </w:r>
      <w:r>
        <w:fldChar w:fldCharType="end"/>
      </w:r>
    </w:p>
    <w:p w:rsidR="006D317B" w:rsidRDefault="006D317B">
      <w:pPr>
        <w:pStyle w:val="TOC3"/>
        <w:tabs>
          <w:tab w:val="left" w:pos="1134"/>
        </w:tabs>
      </w:pPr>
      <w:r>
        <w:t>6.2.3.</w:t>
      </w:r>
      <w:r>
        <w:tab/>
        <w:t>Downlink DCH demodulation requirements</w:t>
      </w:r>
      <w:r>
        <w:tab/>
      </w:r>
      <w:r>
        <w:fldChar w:fldCharType="begin"/>
      </w:r>
      <w:r>
        <w:instrText xml:space="preserve"> PAGEREF _Toc72569419 \h </w:instrText>
      </w:r>
      <w:r>
        <w:fldChar w:fldCharType="separate"/>
      </w:r>
      <w:r>
        <w:t>62</w:t>
      </w:r>
      <w:r>
        <w:fldChar w:fldCharType="end"/>
      </w:r>
    </w:p>
    <w:p w:rsidR="006D317B" w:rsidRDefault="006D317B">
      <w:pPr>
        <w:pStyle w:val="TOC4"/>
        <w:tabs>
          <w:tab w:val="left" w:pos="1418"/>
        </w:tabs>
      </w:pPr>
      <w:r>
        <w:t>6.2.3.1.</w:t>
      </w:r>
      <w:r>
        <w:tab/>
        <w:t>Summary of test measurement services</w:t>
      </w:r>
      <w:r>
        <w:tab/>
      </w:r>
      <w:r>
        <w:fldChar w:fldCharType="begin"/>
      </w:r>
      <w:r>
        <w:instrText xml:space="preserve"> PAGEREF _Toc72569420 \h </w:instrText>
      </w:r>
      <w:r>
        <w:fldChar w:fldCharType="separate"/>
      </w:r>
      <w:r>
        <w:t>62</w:t>
      </w:r>
      <w:r>
        <w:fldChar w:fldCharType="end"/>
      </w:r>
    </w:p>
    <w:p w:rsidR="006D317B" w:rsidRDefault="006D317B">
      <w:pPr>
        <w:pStyle w:val="TOC4"/>
        <w:tabs>
          <w:tab w:val="left" w:pos="1418"/>
        </w:tabs>
      </w:pPr>
      <w:r>
        <w:t>6.2.3.2.</w:t>
      </w:r>
      <w:r>
        <w:tab/>
        <w:t>Margins</w:t>
      </w:r>
      <w:r>
        <w:tab/>
      </w:r>
      <w:r>
        <w:fldChar w:fldCharType="begin"/>
      </w:r>
      <w:r>
        <w:instrText xml:space="preserve"> PAGEREF _Toc72569421 \h </w:instrText>
      </w:r>
      <w:r>
        <w:fldChar w:fldCharType="separate"/>
      </w:r>
      <w:r>
        <w:t>63</w:t>
      </w:r>
      <w:r>
        <w:fldChar w:fldCharType="end"/>
      </w:r>
    </w:p>
    <w:p w:rsidR="006D317B" w:rsidRDefault="006D317B">
      <w:pPr>
        <w:pStyle w:val="TOC4"/>
        <w:tabs>
          <w:tab w:val="left" w:pos="1418"/>
        </w:tabs>
      </w:pPr>
      <w:r>
        <w:t>6.2.3.3.</w:t>
      </w:r>
      <w:r>
        <w:tab/>
        <w:t>Demodulation in static conditions</w:t>
      </w:r>
      <w:r>
        <w:tab/>
      </w:r>
      <w:r>
        <w:fldChar w:fldCharType="begin"/>
      </w:r>
      <w:r>
        <w:instrText xml:space="preserve"> PAGEREF _Toc72569422 \h </w:instrText>
      </w:r>
      <w:r>
        <w:fldChar w:fldCharType="separate"/>
      </w:r>
      <w:r>
        <w:t>63</w:t>
      </w:r>
      <w:r>
        <w:fldChar w:fldCharType="end"/>
      </w:r>
    </w:p>
    <w:p w:rsidR="006D317B" w:rsidRDefault="006D317B">
      <w:pPr>
        <w:pStyle w:val="TOC4"/>
        <w:tabs>
          <w:tab w:val="left" w:pos="1418"/>
        </w:tabs>
      </w:pPr>
      <w:r>
        <w:t>6.2.3.4.</w:t>
      </w:r>
      <w:r>
        <w:tab/>
        <w:t>Demodulation in ITU channel model A conditions</w:t>
      </w:r>
      <w:r>
        <w:tab/>
      </w:r>
      <w:r>
        <w:fldChar w:fldCharType="begin"/>
      </w:r>
      <w:r>
        <w:instrText xml:space="preserve"> PAGEREF _Toc72569423 \h </w:instrText>
      </w:r>
      <w:r>
        <w:fldChar w:fldCharType="separate"/>
      </w:r>
      <w:r>
        <w:t>64</w:t>
      </w:r>
      <w:r>
        <w:fldChar w:fldCharType="end"/>
      </w:r>
    </w:p>
    <w:p w:rsidR="006D317B" w:rsidRDefault="006D317B">
      <w:pPr>
        <w:pStyle w:val="TOC4"/>
        <w:tabs>
          <w:tab w:val="left" w:pos="1418"/>
        </w:tabs>
      </w:pPr>
      <w:r>
        <w:t>6.2.3.5.</w:t>
      </w:r>
      <w:r>
        <w:tab/>
        <w:t>Demodulation in ITU channel model B conditions</w:t>
      </w:r>
      <w:r>
        <w:tab/>
      </w:r>
      <w:r>
        <w:fldChar w:fldCharType="begin"/>
      </w:r>
      <w:r>
        <w:instrText xml:space="preserve"> PAGEREF _Toc72569424 \h </w:instrText>
      </w:r>
      <w:r>
        <w:fldChar w:fldCharType="separate"/>
      </w:r>
      <w:r>
        <w:t>65</w:t>
      </w:r>
      <w:r>
        <w:fldChar w:fldCharType="end"/>
      </w:r>
    </w:p>
    <w:p w:rsidR="006D317B" w:rsidRDefault="006D317B">
      <w:pPr>
        <w:pStyle w:val="TOC4"/>
        <w:tabs>
          <w:tab w:val="left" w:pos="1418"/>
        </w:tabs>
      </w:pPr>
      <w:r>
        <w:t>6.2.3.6.</w:t>
      </w:r>
      <w:r>
        <w:tab/>
        <w:t>Demodulation in ITU channel model C conditions</w:t>
      </w:r>
      <w:r>
        <w:tab/>
      </w:r>
      <w:r>
        <w:fldChar w:fldCharType="begin"/>
      </w:r>
      <w:r>
        <w:instrText xml:space="preserve"> PAGEREF _Toc72569425 \h </w:instrText>
      </w:r>
      <w:r>
        <w:fldChar w:fldCharType="separate"/>
      </w:r>
      <w:r>
        <w:t>66</w:t>
      </w:r>
      <w:r>
        <w:fldChar w:fldCharType="end"/>
      </w:r>
    </w:p>
    <w:p w:rsidR="006D317B" w:rsidRDefault="006D317B">
      <w:pPr>
        <w:pStyle w:val="TOC4"/>
        <w:tabs>
          <w:tab w:val="left" w:pos="1418"/>
        </w:tabs>
      </w:pPr>
      <w:r>
        <w:t>6.2.3.7.</w:t>
      </w:r>
      <w:r>
        <w:tab/>
        <w:t>Demodulation in IMR environment conditions (no satellite signal reception)</w:t>
      </w:r>
      <w:r>
        <w:tab/>
      </w:r>
      <w:r>
        <w:fldChar w:fldCharType="begin"/>
      </w:r>
      <w:r>
        <w:instrText xml:space="preserve"> PAGEREF _Toc72569426 \h </w:instrText>
      </w:r>
      <w:r>
        <w:fldChar w:fldCharType="separate"/>
      </w:r>
      <w:r>
        <w:t>67</w:t>
      </w:r>
      <w:r>
        <w:fldChar w:fldCharType="end"/>
      </w:r>
    </w:p>
    <w:p w:rsidR="006D317B" w:rsidRDefault="006D317B">
      <w:pPr>
        <w:pStyle w:val="TOC4"/>
        <w:tabs>
          <w:tab w:val="left" w:pos="1418"/>
        </w:tabs>
      </w:pPr>
      <w:r>
        <w:t>6.2.3.8.</w:t>
      </w:r>
      <w:r>
        <w:tab/>
        <w:t>Demodulation in combined satellite and IMR environment conditions</w:t>
      </w:r>
      <w:r>
        <w:tab/>
      </w:r>
      <w:r>
        <w:fldChar w:fldCharType="begin"/>
      </w:r>
      <w:r>
        <w:instrText xml:space="preserve"> PAGEREF _Toc72569427 \h </w:instrText>
      </w:r>
      <w:r>
        <w:fldChar w:fldCharType="separate"/>
      </w:r>
      <w:r>
        <w:t>67</w:t>
      </w:r>
      <w:r>
        <w:fldChar w:fldCharType="end"/>
      </w:r>
    </w:p>
    <w:p w:rsidR="006D317B" w:rsidRDefault="006D317B">
      <w:pPr>
        <w:pStyle w:val="TOC4"/>
        <w:tabs>
          <w:tab w:val="left" w:pos="1418"/>
        </w:tabs>
      </w:pPr>
      <w:r>
        <w:t>6.2.3.9.</w:t>
      </w:r>
      <w:r>
        <w:tab/>
        <w:t>Demodulation in aeronautical environment</w:t>
      </w:r>
      <w:r>
        <w:tab/>
      </w:r>
      <w:r>
        <w:fldChar w:fldCharType="begin"/>
      </w:r>
      <w:r>
        <w:instrText xml:space="preserve"> PAGEREF _Toc72569428 \h </w:instrText>
      </w:r>
      <w:r>
        <w:fldChar w:fldCharType="separate"/>
      </w:r>
      <w:r>
        <w:t>68</w:t>
      </w:r>
      <w:r>
        <w:fldChar w:fldCharType="end"/>
      </w:r>
    </w:p>
    <w:p w:rsidR="006D317B" w:rsidRDefault="006D317B">
      <w:pPr>
        <w:pStyle w:val="TOC3"/>
        <w:tabs>
          <w:tab w:val="left" w:pos="1134"/>
        </w:tabs>
      </w:pPr>
      <w:r>
        <w:t>6.2.4.</w:t>
      </w:r>
      <w:r>
        <w:tab/>
        <w:t>Uplink DCH demodulation requirements</w:t>
      </w:r>
      <w:r>
        <w:tab/>
      </w:r>
      <w:r>
        <w:fldChar w:fldCharType="begin"/>
      </w:r>
      <w:r>
        <w:instrText xml:space="preserve"> PAGEREF _Toc72569429 \h </w:instrText>
      </w:r>
      <w:r>
        <w:fldChar w:fldCharType="separate"/>
      </w:r>
      <w:r>
        <w:t>69</w:t>
      </w:r>
      <w:r>
        <w:fldChar w:fldCharType="end"/>
      </w:r>
    </w:p>
    <w:p w:rsidR="006D317B" w:rsidRDefault="006D317B">
      <w:pPr>
        <w:pStyle w:val="TOC4"/>
        <w:tabs>
          <w:tab w:val="left" w:pos="1418"/>
        </w:tabs>
      </w:pPr>
      <w:r>
        <w:t>6.2.4.1.</w:t>
      </w:r>
      <w:r>
        <w:tab/>
        <w:t>Summary of test measurement services</w:t>
      </w:r>
      <w:r>
        <w:tab/>
      </w:r>
      <w:r>
        <w:fldChar w:fldCharType="begin"/>
      </w:r>
      <w:r>
        <w:instrText xml:space="preserve"> PAGEREF _Toc72569430 \h </w:instrText>
      </w:r>
      <w:r>
        <w:fldChar w:fldCharType="separate"/>
      </w:r>
      <w:r>
        <w:t>69</w:t>
      </w:r>
      <w:r>
        <w:fldChar w:fldCharType="end"/>
      </w:r>
    </w:p>
    <w:p w:rsidR="006D317B" w:rsidRDefault="006D317B">
      <w:pPr>
        <w:pStyle w:val="TOC4"/>
        <w:tabs>
          <w:tab w:val="left" w:pos="1418"/>
        </w:tabs>
      </w:pPr>
      <w:r>
        <w:t>6.2.4.2.</w:t>
      </w:r>
      <w:r>
        <w:tab/>
        <w:t>Margins</w:t>
      </w:r>
      <w:r>
        <w:tab/>
      </w:r>
      <w:r>
        <w:fldChar w:fldCharType="begin"/>
      </w:r>
      <w:r>
        <w:instrText xml:space="preserve"> PAGEREF _Toc72569431 \h </w:instrText>
      </w:r>
      <w:r>
        <w:fldChar w:fldCharType="separate"/>
      </w:r>
      <w:r>
        <w:t>69</w:t>
      </w:r>
      <w:r>
        <w:fldChar w:fldCharType="end"/>
      </w:r>
    </w:p>
    <w:p w:rsidR="006D317B" w:rsidRDefault="006D317B">
      <w:pPr>
        <w:pStyle w:val="TOC4"/>
        <w:tabs>
          <w:tab w:val="left" w:pos="1418"/>
        </w:tabs>
      </w:pPr>
      <w:r>
        <w:t>6.2.4.3.</w:t>
      </w:r>
      <w:r>
        <w:tab/>
        <w:t>Demodulation in static conditions</w:t>
      </w:r>
      <w:r>
        <w:tab/>
      </w:r>
      <w:r>
        <w:fldChar w:fldCharType="begin"/>
      </w:r>
      <w:r>
        <w:instrText xml:space="preserve"> PAGEREF _Toc72569432 \h </w:instrText>
      </w:r>
      <w:r>
        <w:fldChar w:fldCharType="separate"/>
      </w:r>
      <w:r>
        <w:t>69</w:t>
      </w:r>
      <w:r>
        <w:fldChar w:fldCharType="end"/>
      </w:r>
    </w:p>
    <w:p w:rsidR="006D317B" w:rsidRDefault="006D317B">
      <w:pPr>
        <w:pStyle w:val="TOC4"/>
        <w:tabs>
          <w:tab w:val="left" w:pos="1418"/>
        </w:tabs>
      </w:pPr>
      <w:r>
        <w:t>6.2.4.4.</w:t>
      </w:r>
      <w:r>
        <w:tab/>
        <w:t>Demodulation in ITU channel model A conditions</w:t>
      </w:r>
      <w:r>
        <w:tab/>
      </w:r>
      <w:r>
        <w:fldChar w:fldCharType="begin"/>
      </w:r>
      <w:r>
        <w:instrText xml:space="preserve"> PAGEREF _Toc72569433 \h </w:instrText>
      </w:r>
      <w:r>
        <w:fldChar w:fldCharType="separate"/>
      </w:r>
      <w:r>
        <w:t>70</w:t>
      </w:r>
      <w:r>
        <w:fldChar w:fldCharType="end"/>
      </w:r>
    </w:p>
    <w:p w:rsidR="006D317B" w:rsidRDefault="006D317B">
      <w:pPr>
        <w:pStyle w:val="TOC4"/>
        <w:tabs>
          <w:tab w:val="left" w:pos="1418"/>
        </w:tabs>
      </w:pPr>
      <w:r>
        <w:t>6.2.4.5.</w:t>
      </w:r>
      <w:r>
        <w:tab/>
        <w:t>Demodulation in ITU channel model B conditions</w:t>
      </w:r>
      <w:r>
        <w:tab/>
      </w:r>
      <w:r>
        <w:fldChar w:fldCharType="begin"/>
      </w:r>
      <w:r>
        <w:instrText xml:space="preserve"> PAGEREF _Toc72569434 \h </w:instrText>
      </w:r>
      <w:r>
        <w:fldChar w:fldCharType="separate"/>
      </w:r>
      <w:r>
        <w:t>70</w:t>
      </w:r>
      <w:r>
        <w:fldChar w:fldCharType="end"/>
      </w:r>
    </w:p>
    <w:p w:rsidR="006D317B" w:rsidRDefault="006D317B">
      <w:pPr>
        <w:pStyle w:val="TOC4"/>
        <w:tabs>
          <w:tab w:val="left" w:pos="1418"/>
        </w:tabs>
      </w:pPr>
      <w:r>
        <w:t>6.2.4.6.</w:t>
      </w:r>
      <w:r>
        <w:tab/>
        <w:t>Demodulation in ITU channel model C conditions</w:t>
      </w:r>
      <w:r>
        <w:tab/>
      </w:r>
      <w:r>
        <w:fldChar w:fldCharType="begin"/>
      </w:r>
      <w:r>
        <w:instrText xml:space="preserve"> PAGEREF _Toc72569435 \h </w:instrText>
      </w:r>
      <w:r>
        <w:fldChar w:fldCharType="separate"/>
      </w:r>
      <w:r>
        <w:t>71</w:t>
      </w:r>
      <w:r>
        <w:fldChar w:fldCharType="end"/>
      </w:r>
    </w:p>
    <w:p w:rsidR="006D317B" w:rsidRDefault="006D317B">
      <w:pPr>
        <w:pStyle w:val="TOC4"/>
        <w:tabs>
          <w:tab w:val="left" w:pos="1418"/>
        </w:tabs>
      </w:pPr>
      <w:r>
        <w:t>6.2.4.7.</w:t>
      </w:r>
      <w:r>
        <w:tab/>
        <w:t>Demodulation in IMR environment conditions (no satellite signal reception)</w:t>
      </w:r>
      <w:r>
        <w:tab/>
      </w:r>
      <w:r>
        <w:fldChar w:fldCharType="begin"/>
      </w:r>
      <w:r>
        <w:instrText xml:space="preserve"> PAGEREF _Toc72569436 \h </w:instrText>
      </w:r>
      <w:r>
        <w:fldChar w:fldCharType="separate"/>
      </w:r>
      <w:r>
        <w:t>71</w:t>
      </w:r>
      <w:r>
        <w:fldChar w:fldCharType="end"/>
      </w:r>
    </w:p>
    <w:p w:rsidR="006D317B" w:rsidRDefault="006D317B">
      <w:pPr>
        <w:pStyle w:val="TOC4"/>
        <w:tabs>
          <w:tab w:val="left" w:pos="1418"/>
        </w:tabs>
      </w:pPr>
      <w:r>
        <w:t>6.2.4.8.</w:t>
      </w:r>
      <w:r>
        <w:tab/>
        <w:t>Demodulation in combined satellite and IMR environment conditions</w:t>
      </w:r>
      <w:r>
        <w:tab/>
      </w:r>
      <w:r>
        <w:fldChar w:fldCharType="begin"/>
      </w:r>
      <w:r>
        <w:instrText xml:space="preserve"> PAGEREF _Toc72569437 \h </w:instrText>
      </w:r>
      <w:r>
        <w:fldChar w:fldCharType="separate"/>
      </w:r>
      <w:r>
        <w:t>72</w:t>
      </w:r>
      <w:r>
        <w:fldChar w:fldCharType="end"/>
      </w:r>
    </w:p>
    <w:p w:rsidR="006D317B" w:rsidRDefault="006D317B">
      <w:pPr>
        <w:pStyle w:val="TOC4"/>
        <w:tabs>
          <w:tab w:val="left" w:pos="1418"/>
        </w:tabs>
      </w:pPr>
      <w:r>
        <w:t>6.2.4.9.</w:t>
      </w:r>
      <w:r>
        <w:tab/>
        <w:t>Demodulation in aeronautical environment</w:t>
      </w:r>
      <w:r>
        <w:tab/>
      </w:r>
      <w:r>
        <w:fldChar w:fldCharType="begin"/>
      </w:r>
      <w:r>
        <w:instrText xml:space="preserve"> PAGEREF _Toc72569438 \h </w:instrText>
      </w:r>
      <w:r>
        <w:fldChar w:fldCharType="separate"/>
      </w:r>
      <w:r>
        <w:t>73</w:t>
      </w:r>
      <w:r>
        <w:fldChar w:fldCharType="end"/>
      </w:r>
    </w:p>
    <w:p w:rsidR="006D317B" w:rsidRDefault="006D317B">
      <w:pPr>
        <w:pStyle w:val="TOC3"/>
        <w:tabs>
          <w:tab w:val="left" w:pos="1134"/>
        </w:tabs>
      </w:pPr>
      <w:r>
        <w:t>6.2.5.</w:t>
      </w:r>
      <w:r>
        <w:tab/>
        <w:t>Demodulation requirements synthesis</w:t>
      </w:r>
      <w:r>
        <w:tab/>
      </w:r>
      <w:r>
        <w:fldChar w:fldCharType="begin"/>
      </w:r>
      <w:r>
        <w:instrText xml:space="preserve"> PAGEREF _Toc72569439 \h </w:instrText>
      </w:r>
      <w:r>
        <w:fldChar w:fldCharType="separate"/>
      </w:r>
      <w:r>
        <w:t>73</w:t>
      </w:r>
      <w:r>
        <w:fldChar w:fldCharType="end"/>
      </w:r>
    </w:p>
    <w:p w:rsidR="006D317B" w:rsidRDefault="006D317B">
      <w:pPr>
        <w:pStyle w:val="TOC4"/>
        <w:tabs>
          <w:tab w:val="left" w:pos="1418"/>
        </w:tabs>
      </w:pPr>
      <w:r>
        <w:t>6.2.5.1.</w:t>
      </w:r>
      <w:r>
        <w:tab/>
        <w:t>Propagation Link Margin</w:t>
      </w:r>
      <w:r>
        <w:tab/>
      </w:r>
      <w:r>
        <w:fldChar w:fldCharType="begin"/>
      </w:r>
      <w:r>
        <w:instrText xml:space="preserve"> PAGEREF _Toc72569440 \h </w:instrText>
      </w:r>
      <w:r>
        <w:fldChar w:fldCharType="separate"/>
      </w:r>
      <w:r>
        <w:t>73</w:t>
      </w:r>
      <w:r>
        <w:fldChar w:fldCharType="end"/>
      </w:r>
    </w:p>
    <w:p w:rsidR="006D317B" w:rsidRDefault="006D317B">
      <w:pPr>
        <w:pStyle w:val="TOC5"/>
        <w:tabs>
          <w:tab w:val="left" w:pos="1985"/>
        </w:tabs>
      </w:pPr>
      <w:r>
        <w:t>6.2.5.1.1.</w:t>
      </w:r>
      <w:r>
        <w:tab/>
        <w:t>Satellite signal LOS view</w:t>
      </w:r>
      <w:r>
        <w:tab/>
      </w:r>
      <w:r>
        <w:fldChar w:fldCharType="begin"/>
      </w:r>
      <w:r>
        <w:instrText xml:space="preserve"> PAGEREF _Toc72569441 \h </w:instrText>
      </w:r>
      <w:r>
        <w:fldChar w:fldCharType="separate"/>
      </w:r>
      <w:r>
        <w:t>73</w:t>
      </w:r>
      <w:r>
        <w:fldChar w:fldCharType="end"/>
      </w:r>
    </w:p>
    <w:p w:rsidR="006D317B" w:rsidRDefault="006D317B">
      <w:pPr>
        <w:pStyle w:val="TOC5"/>
        <w:tabs>
          <w:tab w:val="left" w:pos="1985"/>
        </w:tabs>
      </w:pPr>
      <w:r>
        <w:t>6.2.5.1.2.</w:t>
      </w:r>
      <w:r>
        <w:tab/>
        <w:t>Satellite signal NLOS view</w:t>
      </w:r>
      <w:r>
        <w:tab/>
      </w:r>
      <w:r>
        <w:fldChar w:fldCharType="begin"/>
      </w:r>
      <w:r>
        <w:instrText xml:space="preserve"> PAGEREF _Toc72569442 \h </w:instrText>
      </w:r>
      <w:r>
        <w:fldChar w:fldCharType="separate"/>
      </w:r>
      <w:r>
        <w:t>73</w:t>
      </w:r>
      <w:r>
        <w:fldChar w:fldCharType="end"/>
      </w:r>
    </w:p>
    <w:p w:rsidR="006D317B" w:rsidRDefault="006D317B">
      <w:pPr>
        <w:pStyle w:val="TOC4"/>
        <w:tabs>
          <w:tab w:val="left" w:pos="1418"/>
        </w:tabs>
      </w:pPr>
      <w:r>
        <w:t>6.2.5.2.</w:t>
      </w:r>
      <w:r>
        <w:tab/>
        <w:t>Increasing interleaving depth</w:t>
      </w:r>
      <w:r>
        <w:tab/>
      </w:r>
      <w:r>
        <w:fldChar w:fldCharType="begin"/>
      </w:r>
      <w:r>
        <w:instrText xml:space="preserve"> PAGEREF _Toc72569443 \h </w:instrText>
      </w:r>
      <w:r>
        <w:fldChar w:fldCharType="separate"/>
      </w:r>
      <w:r>
        <w:t>74</w:t>
      </w:r>
      <w:r>
        <w:fldChar w:fldCharType="end"/>
      </w:r>
    </w:p>
    <w:p w:rsidR="006D317B" w:rsidRDefault="006D317B">
      <w:pPr>
        <w:pStyle w:val="TOC5"/>
        <w:tabs>
          <w:tab w:val="left" w:pos="1985"/>
        </w:tabs>
      </w:pPr>
      <w:r>
        <w:t>6.2.5.2.1.</w:t>
      </w:r>
      <w:r>
        <w:tab/>
        <w:t>Downlink</w:t>
      </w:r>
      <w:r>
        <w:tab/>
      </w:r>
      <w:r>
        <w:fldChar w:fldCharType="begin"/>
      </w:r>
      <w:r>
        <w:instrText xml:space="preserve"> PAGEREF _Toc72569444 \h </w:instrText>
      </w:r>
      <w:r>
        <w:fldChar w:fldCharType="separate"/>
      </w:r>
      <w:r>
        <w:t>74</w:t>
      </w:r>
      <w:r>
        <w:fldChar w:fldCharType="end"/>
      </w:r>
    </w:p>
    <w:p w:rsidR="006D317B" w:rsidRDefault="006D317B">
      <w:pPr>
        <w:pStyle w:val="TOC5"/>
        <w:tabs>
          <w:tab w:val="left" w:pos="1985"/>
        </w:tabs>
      </w:pPr>
      <w:r>
        <w:t>6.2.5.2.2.</w:t>
      </w:r>
      <w:r>
        <w:tab/>
        <w:t>Uplink</w:t>
      </w:r>
      <w:r>
        <w:tab/>
      </w:r>
      <w:r>
        <w:fldChar w:fldCharType="begin"/>
      </w:r>
      <w:r>
        <w:instrText xml:space="preserve"> PAGEREF _Toc72569445 \h </w:instrText>
      </w:r>
      <w:r>
        <w:fldChar w:fldCharType="separate"/>
      </w:r>
      <w:r>
        <w:t>74</w:t>
      </w:r>
      <w:r>
        <w:fldChar w:fldCharType="end"/>
      </w:r>
    </w:p>
    <w:p w:rsidR="006D317B" w:rsidRDefault="006D317B">
      <w:pPr>
        <w:pStyle w:val="TOC4"/>
        <w:tabs>
          <w:tab w:val="left" w:pos="1418"/>
        </w:tabs>
      </w:pPr>
      <w:r>
        <w:t>6.2.5.3.</w:t>
      </w:r>
      <w:r>
        <w:tab/>
        <w:t>Spatial diversity</w:t>
      </w:r>
      <w:r>
        <w:tab/>
      </w:r>
      <w:r>
        <w:fldChar w:fldCharType="begin"/>
      </w:r>
      <w:r>
        <w:instrText xml:space="preserve"> PAGEREF _Toc72569446 \h </w:instrText>
      </w:r>
      <w:r>
        <w:fldChar w:fldCharType="separate"/>
      </w:r>
      <w:r>
        <w:t>75</w:t>
      </w:r>
      <w:r>
        <w:fldChar w:fldCharType="end"/>
      </w:r>
    </w:p>
    <w:p w:rsidR="006D317B" w:rsidRDefault="006D317B">
      <w:pPr>
        <w:pStyle w:val="TOC5"/>
        <w:tabs>
          <w:tab w:val="left" w:pos="1985"/>
        </w:tabs>
      </w:pPr>
      <w:r>
        <w:t>6.2.5.3.1.</w:t>
      </w:r>
      <w:r>
        <w:tab/>
        <w:t>UE antenna diversity</w:t>
      </w:r>
      <w:r>
        <w:tab/>
      </w:r>
      <w:r>
        <w:fldChar w:fldCharType="begin"/>
      </w:r>
      <w:r>
        <w:instrText xml:space="preserve"> PAGEREF _Toc72569447 \h </w:instrText>
      </w:r>
      <w:r>
        <w:fldChar w:fldCharType="separate"/>
      </w:r>
      <w:r>
        <w:t>75</w:t>
      </w:r>
      <w:r>
        <w:fldChar w:fldCharType="end"/>
      </w:r>
    </w:p>
    <w:p w:rsidR="006D317B" w:rsidRDefault="006D317B">
      <w:pPr>
        <w:pStyle w:val="TOC5"/>
        <w:tabs>
          <w:tab w:val="left" w:pos="1985"/>
        </w:tabs>
      </w:pPr>
      <w:r>
        <w:t>6.2.5.3.2.</w:t>
      </w:r>
      <w:r>
        <w:tab/>
        <w:t>Satellite diversity</w:t>
      </w:r>
      <w:r>
        <w:tab/>
      </w:r>
      <w:r>
        <w:fldChar w:fldCharType="begin"/>
      </w:r>
      <w:r>
        <w:instrText xml:space="preserve"> PAGEREF _Toc72569448 \h </w:instrText>
      </w:r>
      <w:r>
        <w:fldChar w:fldCharType="separate"/>
      </w:r>
      <w:r>
        <w:t>75</w:t>
      </w:r>
      <w:r>
        <w:fldChar w:fldCharType="end"/>
      </w:r>
    </w:p>
    <w:p w:rsidR="006D317B" w:rsidRDefault="006D317B">
      <w:pPr>
        <w:pStyle w:val="TOC6"/>
        <w:tabs>
          <w:tab w:val="left" w:pos="2268"/>
        </w:tabs>
      </w:pPr>
      <w:r>
        <w:t>6.2.5.3.2.1.</w:t>
      </w:r>
      <w:r>
        <w:tab/>
        <w:t>Both satellites LOS</w:t>
      </w:r>
      <w:r>
        <w:tab/>
      </w:r>
      <w:r>
        <w:fldChar w:fldCharType="begin"/>
      </w:r>
      <w:r>
        <w:instrText xml:space="preserve"> PAGEREF _Toc72569449 \h </w:instrText>
      </w:r>
      <w:r>
        <w:fldChar w:fldCharType="separate"/>
      </w:r>
      <w:r>
        <w:t>76</w:t>
      </w:r>
      <w:r>
        <w:fldChar w:fldCharType="end"/>
      </w:r>
    </w:p>
    <w:p w:rsidR="006D317B" w:rsidRDefault="006D317B">
      <w:pPr>
        <w:pStyle w:val="TOC6"/>
        <w:tabs>
          <w:tab w:val="left" w:pos="2268"/>
        </w:tabs>
      </w:pPr>
      <w:r>
        <w:t>6.2.5.3.2.2.</w:t>
      </w:r>
      <w:r>
        <w:tab/>
        <w:t>None of the satellite LOS</w:t>
      </w:r>
      <w:r>
        <w:tab/>
      </w:r>
      <w:r>
        <w:fldChar w:fldCharType="begin"/>
      </w:r>
      <w:r>
        <w:instrText xml:space="preserve"> PAGEREF _Toc72569450 \h </w:instrText>
      </w:r>
      <w:r>
        <w:fldChar w:fldCharType="separate"/>
      </w:r>
      <w:r>
        <w:t>77</w:t>
      </w:r>
      <w:r>
        <w:fldChar w:fldCharType="end"/>
      </w:r>
    </w:p>
    <w:p w:rsidR="006D317B" w:rsidRDefault="006D317B">
      <w:pPr>
        <w:pStyle w:val="TOC4"/>
        <w:tabs>
          <w:tab w:val="left" w:pos="1418"/>
        </w:tabs>
      </w:pPr>
      <w:r>
        <w:t>6.2.5.4.</w:t>
      </w:r>
      <w:r>
        <w:tab/>
        <w:t>Slow Power Control performance</w:t>
      </w:r>
      <w:r>
        <w:tab/>
      </w:r>
      <w:r>
        <w:fldChar w:fldCharType="begin"/>
      </w:r>
      <w:r>
        <w:instrText xml:space="preserve"> PAGEREF _Toc72569451 \h </w:instrText>
      </w:r>
      <w:r>
        <w:fldChar w:fldCharType="separate"/>
      </w:r>
      <w:r>
        <w:t>80</w:t>
      </w:r>
      <w:r>
        <w:fldChar w:fldCharType="end"/>
      </w:r>
    </w:p>
    <w:p w:rsidR="006D317B" w:rsidRDefault="006D317B">
      <w:pPr>
        <w:pStyle w:val="TOC5"/>
        <w:tabs>
          <w:tab w:val="left" w:pos="1985"/>
        </w:tabs>
      </w:pPr>
      <w:r>
        <w:t>6.2.5.4.1.</w:t>
      </w:r>
      <w:r>
        <w:tab/>
        <w:t>Uplink Slow Power Control</w:t>
      </w:r>
      <w:r>
        <w:tab/>
      </w:r>
      <w:r>
        <w:fldChar w:fldCharType="begin"/>
      </w:r>
      <w:r>
        <w:instrText xml:space="preserve"> PAGEREF _Toc72569452 \h </w:instrText>
      </w:r>
      <w:r>
        <w:fldChar w:fldCharType="separate"/>
      </w:r>
      <w:r>
        <w:t>80</w:t>
      </w:r>
      <w:r>
        <w:fldChar w:fldCharType="end"/>
      </w:r>
    </w:p>
    <w:p w:rsidR="006D317B" w:rsidRDefault="006D317B">
      <w:pPr>
        <w:pStyle w:val="TOC5"/>
        <w:tabs>
          <w:tab w:val="left" w:pos="1985"/>
        </w:tabs>
      </w:pPr>
      <w:r>
        <w:t>6.2.5.4.2.</w:t>
      </w:r>
      <w:r>
        <w:tab/>
        <w:t>Downlink Slow Power Control</w:t>
      </w:r>
      <w:r>
        <w:tab/>
      </w:r>
      <w:r>
        <w:fldChar w:fldCharType="begin"/>
      </w:r>
      <w:r>
        <w:instrText xml:space="preserve"> PAGEREF _Toc72569453 \h </w:instrText>
      </w:r>
      <w:r>
        <w:fldChar w:fldCharType="separate"/>
      </w:r>
      <w:r>
        <w:t>82</w:t>
      </w:r>
      <w:r>
        <w:fldChar w:fldCharType="end"/>
      </w:r>
    </w:p>
    <w:p w:rsidR="006D317B" w:rsidRDefault="006D317B">
      <w:pPr>
        <w:pStyle w:val="TOC4"/>
        <w:tabs>
          <w:tab w:val="left" w:pos="1418"/>
        </w:tabs>
      </w:pPr>
      <w:r>
        <w:t>6.2.5.5.</w:t>
      </w:r>
      <w:r>
        <w:tab/>
        <w:t>Multi User Detection</w:t>
      </w:r>
      <w:r>
        <w:tab/>
      </w:r>
      <w:r>
        <w:fldChar w:fldCharType="begin"/>
      </w:r>
      <w:r>
        <w:instrText xml:space="preserve"> PAGEREF _Toc72569454 \h </w:instrText>
      </w:r>
      <w:r>
        <w:fldChar w:fldCharType="separate"/>
      </w:r>
      <w:r>
        <w:t>84</w:t>
      </w:r>
      <w:r>
        <w:fldChar w:fldCharType="end"/>
      </w:r>
    </w:p>
    <w:p w:rsidR="006D317B" w:rsidRDefault="006D317B">
      <w:pPr>
        <w:pStyle w:val="TOC3"/>
        <w:tabs>
          <w:tab w:val="left" w:pos="1134"/>
        </w:tabs>
      </w:pPr>
      <w:r>
        <w:t>6.2.6.</w:t>
      </w:r>
      <w:r>
        <w:tab/>
        <w:t>Acquisition efficiency</w:t>
      </w:r>
      <w:r>
        <w:tab/>
      </w:r>
      <w:r>
        <w:fldChar w:fldCharType="begin"/>
      </w:r>
      <w:r>
        <w:instrText xml:space="preserve"> PAGEREF _Toc72569455 \h </w:instrText>
      </w:r>
      <w:r>
        <w:fldChar w:fldCharType="separate"/>
      </w:r>
      <w:r>
        <w:t>85</w:t>
      </w:r>
      <w:r>
        <w:fldChar w:fldCharType="end"/>
      </w:r>
    </w:p>
    <w:p w:rsidR="006D317B" w:rsidRDefault="006D317B">
      <w:pPr>
        <w:pStyle w:val="TOC2"/>
        <w:tabs>
          <w:tab w:val="left" w:pos="851"/>
        </w:tabs>
      </w:pPr>
      <w:r>
        <w:t>6.3.</w:t>
      </w:r>
      <w:r>
        <w:tab/>
        <w:t>Satellite transmitter characteristics</w:t>
      </w:r>
      <w:r>
        <w:tab/>
      </w:r>
      <w:r>
        <w:fldChar w:fldCharType="begin"/>
      </w:r>
      <w:r>
        <w:instrText xml:space="preserve"> PAGEREF _Toc72569456 \h </w:instrText>
      </w:r>
      <w:r>
        <w:fldChar w:fldCharType="separate"/>
      </w:r>
      <w:r>
        <w:t>86</w:t>
      </w:r>
      <w:r>
        <w:fldChar w:fldCharType="end"/>
      </w:r>
    </w:p>
    <w:p w:rsidR="006D317B" w:rsidRDefault="006D317B">
      <w:pPr>
        <w:pStyle w:val="TOC2"/>
        <w:tabs>
          <w:tab w:val="left" w:pos="851"/>
        </w:tabs>
      </w:pPr>
      <w:r>
        <w:t>6.4.</w:t>
      </w:r>
      <w:r>
        <w:tab/>
        <w:t>UE characteristics</w:t>
      </w:r>
      <w:r>
        <w:tab/>
      </w:r>
      <w:r>
        <w:fldChar w:fldCharType="begin"/>
      </w:r>
      <w:r>
        <w:instrText xml:space="preserve"> PAGEREF _Toc72569457 \h </w:instrText>
      </w:r>
      <w:r>
        <w:fldChar w:fldCharType="separate"/>
      </w:r>
      <w:r>
        <w:t>87</w:t>
      </w:r>
      <w:r>
        <w:fldChar w:fldCharType="end"/>
      </w:r>
    </w:p>
    <w:p w:rsidR="006D317B" w:rsidRDefault="006D317B">
      <w:pPr>
        <w:pStyle w:val="TOC2"/>
        <w:tabs>
          <w:tab w:val="left" w:pos="851"/>
        </w:tabs>
      </w:pPr>
      <w:r>
        <w:t>6.5.</w:t>
      </w:r>
      <w:r>
        <w:tab/>
        <w:t>IMR characteristics</w:t>
      </w:r>
      <w:r>
        <w:tab/>
      </w:r>
      <w:r>
        <w:fldChar w:fldCharType="begin"/>
      </w:r>
      <w:r>
        <w:instrText xml:space="preserve"> PAGEREF _Toc72569458 \h </w:instrText>
      </w:r>
      <w:r>
        <w:fldChar w:fldCharType="separate"/>
      </w:r>
      <w:r>
        <w:t>87</w:t>
      </w:r>
      <w:r>
        <w:fldChar w:fldCharType="end"/>
      </w:r>
    </w:p>
    <w:p w:rsidR="006D317B" w:rsidRDefault="006D317B">
      <w:pPr>
        <w:pStyle w:val="TOC1"/>
        <w:tabs>
          <w:tab w:val="left" w:pos="567"/>
        </w:tabs>
      </w:pPr>
      <w:r>
        <w:t>7.</w:t>
      </w:r>
      <w:r>
        <w:tab/>
        <w:t>System capacity</w:t>
      </w:r>
      <w:r>
        <w:tab/>
      </w:r>
      <w:r>
        <w:fldChar w:fldCharType="begin"/>
      </w:r>
      <w:r>
        <w:instrText xml:space="preserve"> PAGEREF _Toc72569459 \h </w:instrText>
      </w:r>
      <w:r>
        <w:fldChar w:fldCharType="separate"/>
      </w:r>
      <w:r>
        <w:t>89</w:t>
      </w:r>
      <w:r>
        <w:fldChar w:fldCharType="end"/>
      </w:r>
    </w:p>
    <w:p w:rsidR="006D317B" w:rsidRDefault="006D317B">
      <w:pPr>
        <w:pStyle w:val="TOC2"/>
        <w:tabs>
          <w:tab w:val="left" w:pos="851"/>
        </w:tabs>
      </w:pPr>
      <w:r>
        <w:t>7.1.</w:t>
      </w:r>
      <w:r>
        <w:tab/>
        <w:t>Downlink</w:t>
      </w:r>
      <w:r>
        <w:tab/>
      </w:r>
      <w:r>
        <w:fldChar w:fldCharType="begin"/>
      </w:r>
      <w:r>
        <w:instrText xml:space="preserve"> PAGEREF _Toc72569460 \h </w:instrText>
      </w:r>
      <w:r>
        <w:fldChar w:fldCharType="separate"/>
      </w:r>
      <w:r>
        <w:t>89</w:t>
      </w:r>
      <w:r>
        <w:fldChar w:fldCharType="end"/>
      </w:r>
    </w:p>
    <w:p w:rsidR="006D317B" w:rsidRDefault="006D317B">
      <w:pPr>
        <w:pStyle w:val="TOC3"/>
        <w:tabs>
          <w:tab w:val="left" w:pos="1134"/>
        </w:tabs>
      </w:pPr>
      <w:r>
        <w:t>7.1.1.</w:t>
      </w:r>
      <w:r>
        <w:tab/>
        <w:t>Static environment</w:t>
      </w:r>
      <w:r>
        <w:tab/>
      </w:r>
      <w:r>
        <w:fldChar w:fldCharType="begin"/>
      </w:r>
      <w:r>
        <w:instrText xml:space="preserve"> PAGEREF _Toc72569461 \h </w:instrText>
      </w:r>
      <w:r>
        <w:fldChar w:fldCharType="separate"/>
      </w:r>
      <w:r>
        <w:t>89</w:t>
      </w:r>
      <w:r>
        <w:fldChar w:fldCharType="end"/>
      </w:r>
    </w:p>
    <w:p w:rsidR="006D317B" w:rsidRDefault="006D317B">
      <w:pPr>
        <w:pStyle w:val="TOC4"/>
        <w:tabs>
          <w:tab w:val="left" w:pos="1418"/>
        </w:tabs>
      </w:pPr>
      <w:r>
        <w:t>7.1.1.1.</w:t>
      </w:r>
      <w:r>
        <w:tab/>
        <w:t>Data service 1.2 kbps</w:t>
      </w:r>
      <w:r>
        <w:tab/>
      </w:r>
      <w:r>
        <w:fldChar w:fldCharType="begin"/>
      </w:r>
      <w:r>
        <w:instrText xml:space="preserve"> PAGEREF _Toc72569462 \h </w:instrText>
      </w:r>
      <w:r>
        <w:fldChar w:fldCharType="separate"/>
      </w:r>
      <w:r>
        <w:t>89</w:t>
      </w:r>
      <w:r>
        <w:fldChar w:fldCharType="end"/>
      </w:r>
    </w:p>
    <w:p w:rsidR="006D317B" w:rsidRDefault="006D317B">
      <w:pPr>
        <w:pStyle w:val="TOC4"/>
        <w:tabs>
          <w:tab w:val="left" w:pos="1418"/>
        </w:tabs>
      </w:pPr>
      <w:r>
        <w:t>7.1.1.2.</w:t>
      </w:r>
      <w:r>
        <w:tab/>
        <w:t>Speech service 4.75 kbps</w:t>
      </w:r>
      <w:r>
        <w:tab/>
      </w:r>
      <w:r>
        <w:fldChar w:fldCharType="begin"/>
      </w:r>
      <w:r>
        <w:instrText xml:space="preserve"> PAGEREF _Toc72569463 \h </w:instrText>
      </w:r>
      <w:r>
        <w:fldChar w:fldCharType="separate"/>
      </w:r>
      <w:r>
        <w:t>90</w:t>
      </w:r>
      <w:r>
        <w:fldChar w:fldCharType="end"/>
      </w:r>
    </w:p>
    <w:p w:rsidR="006D317B" w:rsidRDefault="006D317B">
      <w:pPr>
        <w:pStyle w:val="TOC4"/>
        <w:tabs>
          <w:tab w:val="left" w:pos="1418"/>
        </w:tabs>
      </w:pPr>
      <w:r>
        <w:t>7.1.1.3.</w:t>
      </w:r>
      <w:r>
        <w:tab/>
        <w:t>Speech service 12.2 kbps</w:t>
      </w:r>
      <w:r>
        <w:tab/>
      </w:r>
      <w:r>
        <w:fldChar w:fldCharType="begin"/>
      </w:r>
      <w:r>
        <w:instrText xml:space="preserve"> PAGEREF _Toc72569464 \h </w:instrText>
      </w:r>
      <w:r>
        <w:fldChar w:fldCharType="separate"/>
      </w:r>
      <w:r>
        <w:t>91</w:t>
      </w:r>
      <w:r>
        <w:fldChar w:fldCharType="end"/>
      </w:r>
    </w:p>
    <w:p w:rsidR="006D317B" w:rsidRDefault="006D317B">
      <w:pPr>
        <w:pStyle w:val="TOC4"/>
        <w:tabs>
          <w:tab w:val="left" w:pos="1418"/>
        </w:tabs>
      </w:pPr>
      <w:r>
        <w:t>7.1.1.4.</w:t>
      </w:r>
      <w:r>
        <w:tab/>
        <w:t>Data service 64 kbps</w:t>
      </w:r>
      <w:r>
        <w:tab/>
      </w:r>
      <w:r>
        <w:fldChar w:fldCharType="begin"/>
      </w:r>
      <w:r>
        <w:instrText xml:space="preserve"> PAGEREF _Toc72569465 \h </w:instrText>
      </w:r>
      <w:r>
        <w:fldChar w:fldCharType="separate"/>
      </w:r>
      <w:r>
        <w:t>91</w:t>
      </w:r>
      <w:r>
        <w:fldChar w:fldCharType="end"/>
      </w:r>
    </w:p>
    <w:p w:rsidR="006D317B" w:rsidRDefault="006D317B">
      <w:pPr>
        <w:pStyle w:val="TOC4"/>
        <w:tabs>
          <w:tab w:val="left" w:pos="1418"/>
        </w:tabs>
      </w:pPr>
      <w:r>
        <w:t>7.1.1.5.</w:t>
      </w:r>
      <w:r>
        <w:tab/>
        <w:t>Data service 144 kbps</w:t>
      </w:r>
      <w:r>
        <w:tab/>
      </w:r>
      <w:r>
        <w:fldChar w:fldCharType="begin"/>
      </w:r>
      <w:r>
        <w:instrText xml:space="preserve"> PAGEREF _Toc72569466 \h </w:instrText>
      </w:r>
      <w:r>
        <w:fldChar w:fldCharType="separate"/>
      </w:r>
      <w:r>
        <w:t>92</w:t>
      </w:r>
      <w:r>
        <w:fldChar w:fldCharType="end"/>
      </w:r>
    </w:p>
    <w:p w:rsidR="006D317B" w:rsidRDefault="006D317B">
      <w:pPr>
        <w:pStyle w:val="TOC4"/>
        <w:tabs>
          <w:tab w:val="left" w:pos="1418"/>
        </w:tabs>
      </w:pPr>
      <w:r>
        <w:t>7.1.1.6.</w:t>
      </w:r>
      <w:r>
        <w:tab/>
        <w:t>Data service 384 kbps</w:t>
      </w:r>
      <w:r>
        <w:tab/>
      </w:r>
      <w:r>
        <w:fldChar w:fldCharType="begin"/>
      </w:r>
      <w:r>
        <w:instrText xml:space="preserve"> PAGEREF _Toc72569467 \h </w:instrText>
      </w:r>
      <w:r>
        <w:fldChar w:fldCharType="separate"/>
      </w:r>
      <w:r>
        <w:t>92</w:t>
      </w:r>
      <w:r>
        <w:fldChar w:fldCharType="end"/>
      </w:r>
    </w:p>
    <w:p w:rsidR="006D317B" w:rsidRDefault="006D317B">
      <w:pPr>
        <w:pStyle w:val="TOC3"/>
        <w:tabs>
          <w:tab w:val="left" w:pos="1134"/>
        </w:tabs>
      </w:pPr>
      <w:r>
        <w:t>7.1.2.</w:t>
      </w:r>
      <w:r>
        <w:tab/>
        <w:t>Rural environment, LOS</w:t>
      </w:r>
      <w:r>
        <w:tab/>
      </w:r>
      <w:r>
        <w:fldChar w:fldCharType="begin"/>
      </w:r>
      <w:r>
        <w:instrText xml:space="preserve"> PAGEREF _Toc72569468 \h </w:instrText>
      </w:r>
      <w:r>
        <w:fldChar w:fldCharType="separate"/>
      </w:r>
      <w:r>
        <w:t>93</w:t>
      </w:r>
      <w:r>
        <w:fldChar w:fldCharType="end"/>
      </w:r>
    </w:p>
    <w:p w:rsidR="006D317B" w:rsidRDefault="006D317B">
      <w:pPr>
        <w:pStyle w:val="TOC3"/>
        <w:tabs>
          <w:tab w:val="left" w:pos="1134"/>
        </w:tabs>
      </w:pPr>
      <w:r>
        <w:t>7.1.3.</w:t>
      </w:r>
      <w:r>
        <w:tab/>
        <w:t>Sub-urban environment, LOS</w:t>
      </w:r>
      <w:r>
        <w:tab/>
      </w:r>
      <w:r>
        <w:fldChar w:fldCharType="begin"/>
      </w:r>
      <w:r>
        <w:instrText xml:space="preserve"> PAGEREF _Toc72569469 \h </w:instrText>
      </w:r>
      <w:r>
        <w:fldChar w:fldCharType="separate"/>
      </w:r>
      <w:r>
        <w:t>94</w:t>
      </w:r>
      <w:r>
        <w:fldChar w:fldCharType="end"/>
      </w:r>
    </w:p>
    <w:p w:rsidR="006D317B" w:rsidRDefault="006D317B">
      <w:pPr>
        <w:pStyle w:val="TOC3"/>
        <w:tabs>
          <w:tab w:val="left" w:pos="1134"/>
        </w:tabs>
      </w:pPr>
      <w:r>
        <w:t>7.1.4.</w:t>
      </w:r>
      <w:r>
        <w:tab/>
        <w:t>Urban environment, LOS</w:t>
      </w:r>
      <w:r>
        <w:tab/>
      </w:r>
      <w:r>
        <w:fldChar w:fldCharType="begin"/>
      </w:r>
      <w:r>
        <w:instrText xml:space="preserve"> PAGEREF _Toc72569470 \h </w:instrText>
      </w:r>
      <w:r>
        <w:fldChar w:fldCharType="separate"/>
      </w:r>
      <w:r>
        <w:t>95</w:t>
      </w:r>
      <w:r>
        <w:fldChar w:fldCharType="end"/>
      </w:r>
    </w:p>
    <w:p w:rsidR="006D317B" w:rsidRDefault="006D317B">
      <w:pPr>
        <w:pStyle w:val="TOC3"/>
        <w:tabs>
          <w:tab w:val="left" w:pos="1134"/>
        </w:tabs>
      </w:pPr>
      <w:r>
        <w:t>7.1.5.</w:t>
      </w:r>
      <w:r>
        <w:tab/>
        <w:t>Mobile environment without LOS and/or indoor penetration</w:t>
      </w:r>
      <w:r>
        <w:tab/>
      </w:r>
      <w:r>
        <w:fldChar w:fldCharType="begin"/>
      </w:r>
      <w:r>
        <w:instrText xml:space="preserve"> PAGEREF _Toc72569471 \h </w:instrText>
      </w:r>
      <w:r>
        <w:fldChar w:fldCharType="separate"/>
      </w:r>
      <w:r>
        <w:t>96</w:t>
      </w:r>
      <w:r>
        <w:fldChar w:fldCharType="end"/>
      </w:r>
    </w:p>
    <w:p w:rsidR="006D317B" w:rsidRDefault="006D317B">
      <w:pPr>
        <w:pStyle w:val="TOC3"/>
        <w:tabs>
          <w:tab w:val="left" w:pos="1134"/>
        </w:tabs>
      </w:pPr>
      <w:r>
        <w:t>7.1.6.</w:t>
      </w:r>
      <w:r>
        <w:tab/>
        <w:t>Combined satellite and IMR environment</w:t>
      </w:r>
      <w:r>
        <w:tab/>
      </w:r>
      <w:r>
        <w:fldChar w:fldCharType="begin"/>
      </w:r>
      <w:r>
        <w:instrText xml:space="preserve"> PAGEREF _Toc72569472 \h </w:instrText>
      </w:r>
      <w:r>
        <w:fldChar w:fldCharType="separate"/>
      </w:r>
      <w:r>
        <w:t>97</w:t>
      </w:r>
      <w:r>
        <w:fldChar w:fldCharType="end"/>
      </w:r>
    </w:p>
    <w:p w:rsidR="006D317B" w:rsidRDefault="006D317B">
      <w:pPr>
        <w:pStyle w:val="TOC2"/>
        <w:tabs>
          <w:tab w:val="left" w:pos="851"/>
        </w:tabs>
      </w:pPr>
      <w:r>
        <w:t>7.2.</w:t>
      </w:r>
      <w:r>
        <w:tab/>
        <w:t>Uplink</w:t>
      </w:r>
      <w:r>
        <w:tab/>
      </w:r>
      <w:r>
        <w:fldChar w:fldCharType="begin"/>
      </w:r>
      <w:r>
        <w:instrText xml:space="preserve"> PAGEREF _Toc72569473 \h </w:instrText>
      </w:r>
      <w:r>
        <w:fldChar w:fldCharType="separate"/>
      </w:r>
      <w:r>
        <w:t>98</w:t>
      </w:r>
      <w:r>
        <w:fldChar w:fldCharType="end"/>
      </w:r>
    </w:p>
    <w:p w:rsidR="006D317B" w:rsidRDefault="006D317B">
      <w:pPr>
        <w:pStyle w:val="TOC3"/>
        <w:tabs>
          <w:tab w:val="left" w:pos="1134"/>
        </w:tabs>
      </w:pPr>
      <w:r>
        <w:t>7.2.1.</w:t>
      </w:r>
      <w:r>
        <w:tab/>
        <w:t>Static environment</w:t>
      </w:r>
      <w:r>
        <w:tab/>
      </w:r>
      <w:r>
        <w:fldChar w:fldCharType="begin"/>
      </w:r>
      <w:r>
        <w:instrText xml:space="preserve"> PAGEREF _Toc72569474 \h </w:instrText>
      </w:r>
      <w:r>
        <w:fldChar w:fldCharType="separate"/>
      </w:r>
      <w:r>
        <w:t>98</w:t>
      </w:r>
      <w:r>
        <w:fldChar w:fldCharType="end"/>
      </w:r>
    </w:p>
    <w:p w:rsidR="006D317B" w:rsidRDefault="006D317B">
      <w:pPr>
        <w:pStyle w:val="TOC4"/>
        <w:tabs>
          <w:tab w:val="left" w:pos="1418"/>
        </w:tabs>
      </w:pPr>
      <w:r>
        <w:t>7.2.1.1.</w:t>
      </w:r>
      <w:r>
        <w:tab/>
        <w:t>Data service 1.2 kbps</w:t>
      </w:r>
      <w:r>
        <w:tab/>
      </w:r>
      <w:r>
        <w:fldChar w:fldCharType="begin"/>
      </w:r>
      <w:r>
        <w:instrText xml:space="preserve"> PAGEREF _Toc72569475 \h </w:instrText>
      </w:r>
      <w:r>
        <w:fldChar w:fldCharType="separate"/>
      </w:r>
      <w:r>
        <w:t>98</w:t>
      </w:r>
      <w:r>
        <w:fldChar w:fldCharType="end"/>
      </w:r>
    </w:p>
    <w:p w:rsidR="006D317B" w:rsidRDefault="006D317B">
      <w:pPr>
        <w:pStyle w:val="TOC4"/>
        <w:tabs>
          <w:tab w:val="left" w:pos="1418"/>
        </w:tabs>
      </w:pPr>
      <w:r>
        <w:t>7.2.1.2.</w:t>
      </w:r>
      <w:r>
        <w:tab/>
        <w:t>Speech service 4.75 kbps</w:t>
      </w:r>
      <w:r>
        <w:tab/>
      </w:r>
      <w:r>
        <w:fldChar w:fldCharType="begin"/>
      </w:r>
      <w:r>
        <w:instrText xml:space="preserve"> PAGEREF _Toc72569476 \h </w:instrText>
      </w:r>
      <w:r>
        <w:fldChar w:fldCharType="separate"/>
      </w:r>
      <w:r>
        <w:t>99</w:t>
      </w:r>
      <w:r>
        <w:fldChar w:fldCharType="end"/>
      </w:r>
    </w:p>
    <w:p w:rsidR="006D317B" w:rsidRDefault="006D317B">
      <w:pPr>
        <w:pStyle w:val="TOC4"/>
        <w:tabs>
          <w:tab w:val="left" w:pos="1418"/>
        </w:tabs>
      </w:pPr>
      <w:r>
        <w:t>7.2.1.3.</w:t>
      </w:r>
      <w:r>
        <w:tab/>
        <w:t>Speech service 12.2 kbps</w:t>
      </w:r>
      <w:r>
        <w:tab/>
      </w:r>
      <w:r>
        <w:fldChar w:fldCharType="begin"/>
      </w:r>
      <w:r>
        <w:instrText xml:space="preserve"> PAGEREF _Toc72569477 \h </w:instrText>
      </w:r>
      <w:r>
        <w:fldChar w:fldCharType="separate"/>
      </w:r>
      <w:r>
        <w:t>100</w:t>
      </w:r>
      <w:r>
        <w:fldChar w:fldCharType="end"/>
      </w:r>
    </w:p>
    <w:p w:rsidR="006D317B" w:rsidRDefault="006D317B">
      <w:pPr>
        <w:pStyle w:val="TOC4"/>
        <w:tabs>
          <w:tab w:val="left" w:pos="1418"/>
        </w:tabs>
      </w:pPr>
      <w:r>
        <w:t>7.2.1.4.</w:t>
      </w:r>
      <w:r>
        <w:tab/>
        <w:t>Data service 64 kbps</w:t>
      </w:r>
      <w:r>
        <w:tab/>
      </w:r>
      <w:r>
        <w:fldChar w:fldCharType="begin"/>
      </w:r>
      <w:r>
        <w:instrText xml:space="preserve"> PAGEREF _Toc72569478 \h </w:instrText>
      </w:r>
      <w:r>
        <w:fldChar w:fldCharType="separate"/>
      </w:r>
      <w:r>
        <w:t>100</w:t>
      </w:r>
      <w:r>
        <w:fldChar w:fldCharType="end"/>
      </w:r>
    </w:p>
    <w:p w:rsidR="006D317B" w:rsidRDefault="006D317B">
      <w:pPr>
        <w:pStyle w:val="TOC4"/>
        <w:tabs>
          <w:tab w:val="left" w:pos="1418"/>
        </w:tabs>
      </w:pPr>
      <w:r>
        <w:t>7.2.1.5.</w:t>
      </w:r>
      <w:r>
        <w:tab/>
        <w:t>Data service 144 kbps</w:t>
      </w:r>
      <w:r>
        <w:tab/>
      </w:r>
      <w:r>
        <w:fldChar w:fldCharType="begin"/>
      </w:r>
      <w:r>
        <w:instrText xml:space="preserve"> PAGEREF _Toc72569479 \h </w:instrText>
      </w:r>
      <w:r>
        <w:fldChar w:fldCharType="separate"/>
      </w:r>
      <w:r>
        <w:t>101</w:t>
      </w:r>
      <w:r>
        <w:fldChar w:fldCharType="end"/>
      </w:r>
    </w:p>
    <w:p w:rsidR="006D317B" w:rsidRDefault="006D317B">
      <w:pPr>
        <w:pStyle w:val="TOC4"/>
        <w:tabs>
          <w:tab w:val="left" w:pos="1418"/>
        </w:tabs>
      </w:pPr>
      <w:r>
        <w:t>7.2.1.6.</w:t>
      </w:r>
      <w:r>
        <w:tab/>
        <w:t>Data service 384 kbps</w:t>
      </w:r>
      <w:r>
        <w:tab/>
      </w:r>
      <w:r>
        <w:fldChar w:fldCharType="begin"/>
      </w:r>
      <w:r>
        <w:instrText xml:space="preserve"> PAGEREF _Toc72569480 \h </w:instrText>
      </w:r>
      <w:r>
        <w:fldChar w:fldCharType="separate"/>
      </w:r>
      <w:r>
        <w:t>101</w:t>
      </w:r>
      <w:r>
        <w:fldChar w:fldCharType="end"/>
      </w:r>
    </w:p>
    <w:p w:rsidR="006D317B" w:rsidRDefault="006D317B">
      <w:pPr>
        <w:pStyle w:val="TOC3"/>
        <w:tabs>
          <w:tab w:val="left" w:pos="1134"/>
        </w:tabs>
      </w:pPr>
      <w:r>
        <w:t>7.2.2.</w:t>
      </w:r>
      <w:r>
        <w:tab/>
        <w:t>Rural environment, LOS</w:t>
      </w:r>
      <w:r>
        <w:tab/>
      </w:r>
      <w:r>
        <w:fldChar w:fldCharType="begin"/>
      </w:r>
      <w:r>
        <w:instrText xml:space="preserve"> PAGEREF _Toc72569481 \h </w:instrText>
      </w:r>
      <w:r>
        <w:fldChar w:fldCharType="separate"/>
      </w:r>
      <w:r>
        <w:t>102</w:t>
      </w:r>
      <w:r>
        <w:fldChar w:fldCharType="end"/>
      </w:r>
    </w:p>
    <w:p w:rsidR="006D317B" w:rsidRDefault="006D317B">
      <w:pPr>
        <w:pStyle w:val="TOC3"/>
        <w:tabs>
          <w:tab w:val="left" w:pos="1134"/>
        </w:tabs>
      </w:pPr>
      <w:r>
        <w:t>7.2.3.</w:t>
      </w:r>
      <w:r>
        <w:tab/>
        <w:t>Sub-urban environment, LOS</w:t>
      </w:r>
      <w:r>
        <w:tab/>
      </w:r>
      <w:r>
        <w:fldChar w:fldCharType="begin"/>
      </w:r>
      <w:r>
        <w:instrText xml:space="preserve"> PAGEREF _Toc72569482 \h </w:instrText>
      </w:r>
      <w:r>
        <w:fldChar w:fldCharType="separate"/>
      </w:r>
      <w:r>
        <w:t>103</w:t>
      </w:r>
      <w:r>
        <w:fldChar w:fldCharType="end"/>
      </w:r>
    </w:p>
    <w:p w:rsidR="006D317B" w:rsidRDefault="006D317B">
      <w:pPr>
        <w:pStyle w:val="TOC3"/>
        <w:tabs>
          <w:tab w:val="left" w:pos="1134"/>
        </w:tabs>
      </w:pPr>
      <w:r>
        <w:t>7.2.4.</w:t>
      </w:r>
      <w:r>
        <w:tab/>
        <w:t>Urban environment, LOS</w:t>
      </w:r>
      <w:r>
        <w:tab/>
      </w:r>
      <w:r>
        <w:fldChar w:fldCharType="begin"/>
      </w:r>
      <w:r>
        <w:instrText xml:space="preserve"> PAGEREF _Toc72569483 \h </w:instrText>
      </w:r>
      <w:r>
        <w:fldChar w:fldCharType="separate"/>
      </w:r>
      <w:r>
        <w:t>104</w:t>
      </w:r>
      <w:r>
        <w:fldChar w:fldCharType="end"/>
      </w:r>
    </w:p>
    <w:p w:rsidR="006D317B" w:rsidRDefault="006D317B">
      <w:pPr>
        <w:pStyle w:val="TOC3"/>
        <w:tabs>
          <w:tab w:val="left" w:pos="1134"/>
        </w:tabs>
      </w:pPr>
      <w:r>
        <w:t>7.2.5.</w:t>
      </w:r>
      <w:r>
        <w:tab/>
        <w:t>Combined satellite and IMR environment</w:t>
      </w:r>
      <w:r>
        <w:tab/>
      </w:r>
      <w:r>
        <w:fldChar w:fldCharType="begin"/>
      </w:r>
      <w:r>
        <w:instrText xml:space="preserve"> PAGEREF _Toc72569484 \h </w:instrText>
      </w:r>
      <w:r>
        <w:fldChar w:fldCharType="separate"/>
      </w:r>
      <w:r>
        <w:t>104</w:t>
      </w:r>
      <w:r>
        <w:fldChar w:fldCharType="end"/>
      </w:r>
    </w:p>
    <w:p w:rsidR="006D317B" w:rsidRDefault="006D317B">
      <w:pPr>
        <w:pStyle w:val="TOC1"/>
        <w:tabs>
          <w:tab w:val="left" w:pos="567"/>
        </w:tabs>
      </w:pPr>
      <w:r>
        <w:t>8.</w:t>
      </w:r>
      <w:r>
        <w:tab/>
        <w:t>Technology design constraints</w:t>
      </w:r>
      <w:r>
        <w:tab/>
      </w:r>
      <w:r>
        <w:fldChar w:fldCharType="begin"/>
      </w:r>
      <w:r>
        <w:instrText xml:space="preserve"> PAGEREF _Toc72569485 \h </w:instrText>
      </w:r>
      <w:r>
        <w:fldChar w:fldCharType="separate"/>
      </w:r>
      <w:r>
        <w:t>105</w:t>
      </w:r>
      <w:r>
        <w:fldChar w:fldCharType="end"/>
      </w:r>
    </w:p>
    <w:p w:rsidR="006D317B" w:rsidRDefault="006D317B">
      <w:pPr>
        <w:pStyle w:val="TOC2"/>
        <w:tabs>
          <w:tab w:val="left" w:pos="851"/>
        </w:tabs>
      </w:pPr>
      <w:r>
        <w:t>8.1.</w:t>
      </w:r>
      <w:r>
        <w:tab/>
        <w:t>Doppler frequency shift</w:t>
      </w:r>
      <w:r>
        <w:tab/>
      </w:r>
      <w:r>
        <w:fldChar w:fldCharType="begin"/>
      </w:r>
      <w:r>
        <w:instrText xml:space="preserve"> PAGEREF _Toc72569486 \h </w:instrText>
      </w:r>
      <w:r>
        <w:fldChar w:fldCharType="separate"/>
      </w:r>
      <w:r>
        <w:t>105</w:t>
      </w:r>
      <w:r>
        <w:fldChar w:fldCharType="end"/>
      </w:r>
    </w:p>
    <w:p w:rsidR="006D317B" w:rsidRDefault="006D317B">
      <w:pPr>
        <w:pStyle w:val="TOC3"/>
        <w:tabs>
          <w:tab w:val="left" w:pos="1134"/>
        </w:tabs>
      </w:pPr>
      <w:r>
        <w:t>8.1.1.</w:t>
      </w:r>
      <w:r>
        <w:tab/>
        <w:t>Doppler shift due to satellite movement</w:t>
      </w:r>
      <w:r>
        <w:tab/>
      </w:r>
      <w:r>
        <w:fldChar w:fldCharType="begin"/>
      </w:r>
      <w:r>
        <w:instrText xml:space="preserve"> PAGEREF _Toc72569487 \h </w:instrText>
      </w:r>
      <w:r>
        <w:fldChar w:fldCharType="separate"/>
      </w:r>
      <w:r>
        <w:t>105</w:t>
      </w:r>
      <w:r>
        <w:fldChar w:fldCharType="end"/>
      </w:r>
    </w:p>
    <w:p w:rsidR="006D317B" w:rsidRDefault="006D317B">
      <w:pPr>
        <w:pStyle w:val="TOC3"/>
        <w:tabs>
          <w:tab w:val="left" w:pos="1134"/>
        </w:tabs>
      </w:pPr>
      <w:r>
        <w:t>8.1.2.</w:t>
      </w:r>
      <w:r>
        <w:tab/>
        <w:t>Doppler shift due to UE movement</w:t>
      </w:r>
      <w:r>
        <w:tab/>
      </w:r>
      <w:r>
        <w:fldChar w:fldCharType="begin"/>
      </w:r>
      <w:r>
        <w:instrText xml:space="preserve"> PAGEREF _Toc72569488 \h </w:instrText>
      </w:r>
      <w:r>
        <w:fldChar w:fldCharType="separate"/>
      </w:r>
      <w:r>
        <w:t>105</w:t>
      </w:r>
      <w:r>
        <w:fldChar w:fldCharType="end"/>
      </w:r>
    </w:p>
    <w:p w:rsidR="006D317B" w:rsidRDefault="006D317B">
      <w:pPr>
        <w:pStyle w:val="TOC2"/>
        <w:tabs>
          <w:tab w:val="left" w:pos="851"/>
        </w:tabs>
      </w:pPr>
      <w:r>
        <w:t>8.2.</w:t>
      </w:r>
      <w:r>
        <w:tab/>
        <w:t>Interoperability</w:t>
      </w:r>
      <w:r>
        <w:tab/>
      </w:r>
      <w:r>
        <w:fldChar w:fldCharType="begin"/>
      </w:r>
      <w:r>
        <w:instrText xml:space="preserve"> PAGEREF _Toc72569489 \h </w:instrText>
      </w:r>
      <w:r>
        <w:fldChar w:fldCharType="separate"/>
      </w:r>
      <w:r>
        <w:t>105</w:t>
      </w:r>
      <w:r>
        <w:fldChar w:fldCharType="end"/>
      </w:r>
    </w:p>
    <w:p w:rsidR="006D317B" w:rsidRDefault="006D317B">
      <w:pPr>
        <w:pStyle w:val="TOC3"/>
        <w:tabs>
          <w:tab w:val="left" w:pos="1134"/>
        </w:tabs>
      </w:pPr>
      <w:r>
        <w:t>8.2.1.</w:t>
      </w:r>
      <w:r>
        <w:tab/>
        <w:t>Dual mode UEs</w:t>
      </w:r>
      <w:r>
        <w:tab/>
      </w:r>
      <w:r>
        <w:fldChar w:fldCharType="begin"/>
      </w:r>
      <w:r>
        <w:instrText xml:space="preserve"> PAGEREF _Toc72569490 \h </w:instrText>
      </w:r>
      <w:r>
        <w:fldChar w:fldCharType="separate"/>
      </w:r>
      <w:r>
        <w:t>105</w:t>
      </w:r>
      <w:r>
        <w:fldChar w:fldCharType="end"/>
      </w:r>
    </w:p>
    <w:p w:rsidR="006D317B" w:rsidRDefault="006D317B">
      <w:pPr>
        <w:pStyle w:val="TOC3"/>
        <w:tabs>
          <w:tab w:val="left" w:pos="1134"/>
        </w:tabs>
      </w:pPr>
      <w:r>
        <w:t>8.2.2.</w:t>
      </w:r>
      <w:r>
        <w:tab/>
        <w:t>Intermediate Module Repeaters</w:t>
      </w:r>
      <w:r>
        <w:tab/>
      </w:r>
      <w:r>
        <w:fldChar w:fldCharType="begin"/>
      </w:r>
      <w:r>
        <w:instrText xml:space="preserve"> PAGEREF _Toc72569491 \h </w:instrText>
      </w:r>
      <w:r>
        <w:fldChar w:fldCharType="separate"/>
      </w:r>
      <w:r>
        <w:t>106</w:t>
      </w:r>
      <w:r>
        <w:fldChar w:fldCharType="end"/>
      </w:r>
    </w:p>
    <w:p w:rsidR="006D317B" w:rsidRDefault="006D317B">
      <w:pPr>
        <w:pStyle w:val="TOC3"/>
        <w:tabs>
          <w:tab w:val="left" w:pos="1134"/>
        </w:tabs>
      </w:pPr>
      <w:r>
        <w:t>8.2.3.</w:t>
      </w:r>
      <w:r>
        <w:tab/>
        <w:t>Inter-system handover</w:t>
      </w:r>
      <w:r>
        <w:tab/>
      </w:r>
      <w:r>
        <w:fldChar w:fldCharType="begin"/>
      </w:r>
      <w:r>
        <w:instrText xml:space="preserve"> PAGEREF _Toc72569492 \h </w:instrText>
      </w:r>
      <w:r>
        <w:fldChar w:fldCharType="separate"/>
      </w:r>
      <w:r>
        <w:t>106</w:t>
      </w:r>
      <w:r>
        <w:fldChar w:fldCharType="end"/>
      </w:r>
    </w:p>
    <w:p w:rsidR="006D317B" w:rsidRDefault="006D317B">
      <w:pPr>
        <w:pStyle w:val="TOC3"/>
        <w:tabs>
          <w:tab w:val="left" w:pos="1134"/>
        </w:tabs>
      </w:pPr>
      <w:r>
        <w:t>8.2.4.</w:t>
      </w:r>
      <w:r>
        <w:tab/>
        <w:t>Compatibility with existing systems</w:t>
      </w:r>
      <w:r>
        <w:tab/>
      </w:r>
      <w:r>
        <w:fldChar w:fldCharType="begin"/>
      </w:r>
      <w:r>
        <w:instrText xml:space="preserve"> PAGEREF _Toc72569493 \h </w:instrText>
      </w:r>
      <w:r>
        <w:fldChar w:fldCharType="separate"/>
      </w:r>
      <w:r>
        <w:t>106</w:t>
      </w:r>
      <w:r>
        <w:fldChar w:fldCharType="end"/>
      </w:r>
    </w:p>
    <w:p w:rsidR="006D317B" w:rsidRDefault="006D317B">
      <w:pPr>
        <w:pStyle w:val="TOC2"/>
        <w:tabs>
          <w:tab w:val="left" w:pos="851"/>
        </w:tabs>
      </w:pPr>
      <w:r>
        <w:t>8.3.</w:t>
      </w:r>
      <w:r>
        <w:tab/>
        <w:t>Performance enhancement features</w:t>
      </w:r>
      <w:r>
        <w:tab/>
      </w:r>
      <w:r>
        <w:fldChar w:fldCharType="begin"/>
      </w:r>
      <w:r>
        <w:instrText xml:space="preserve"> PAGEREF _Toc72569494 \h </w:instrText>
      </w:r>
      <w:r>
        <w:fldChar w:fldCharType="separate"/>
      </w:r>
      <w:r>
        <w:t>106</w:t>
      </w:r>
      <w:r>
        <w:fldChar w:fldCharType="end"/>
      </w:r>
    </w:p>
    <w:p w:rsidR="006D317B" w:rsidRDefault="006D317B">
      <w:pPr>
        <w:pStyle w:val="TOC2"/>
        <w:tabs>
          <w:tab w:val="left" w:pos="851"/>
        </w:tabs>
      </w:pPr>
      <w:r>
        <w:t>8.4.</w:t>
      </w:r>
      <w:r>
        <w:tab/>
        <w:t>System flexibility</w:t>
      </w:r>
      <w:r>
        <w:tab/>
      </w:r>
      <w:r>
        <w:fldChar w:fldCharType="begin"/>
      </w:r>
      <w:r>
        <w:instrText xml:space="preserve"> PAGEREF _Toc72569495 \h </w:instrText>
      </w:r>
      <w:r>
        <w:fldChar w:fldCharType="separate"/>
      </w:r>
      <w:r>
        <w:t>106</w:t>
      </w:r>
      <w:r>
        <w:fldChar w:fldCharType="end"/>
      </w:r>
    </w:p>
    <w:p w:rsidR="006D317B" w:rsidRDefault="006D317B">
      <w:pPr>
        <w:pStyle w:val="TOC1"/>
        <w:tabs>
          <w:tab w:val="left" w:pos="567"/>
        </w:tabs>
      </w:pPr>
      <w:r>
        <w:t>9.</w:t>
      </w:r>
      <w:r>
        <w:tab/>
        <w:t>Conclusion</w:t>
      </w:r>
      <w:r>
        <w:tab/>
      </w:r>
      <w:r>
        <w:fldChar w:fldCharType="begin"/>
      </w:r>
      <w:r>
        <w:instrText xml:space="preserve"> PAGEREF _Toc72569496 \h </w:instrText>
      </w:r>
      <w:r>
        <w:fldChar w:fldCharType="separate"/>
      </w:r>
      <w:r>
        <w:t>107</w:t>
      </w:r>
      <w:r>
        <w:fldChar w:fldCharType="end"/>
      </w:r>
    </w:p>
    <w:p w:rsidR="006D317B" w:rsidRDefault="006D317B">
      <w:pPr>
        <w:pStyle w:val="TOC1"/>
        <w:tabs>
          <w:tab w:val="left" w:pos="1134"/>
        </w:tabs>
      </w:pPr>
      <w:r>
        <w:t>Annex 1.</w:t>
      </w:r>
      <w:r>
        <w:tab/>
        <w:t>Downlink Reference measurement channels</w:t>
      </w:r>
      <w:r>
        <w:tab/>
      </w:r>
      <w:r>
        <w:fldChar w:fldCharType="begin"/>
      </w:r>
      <w:r>
        <w:instrText xml:space="preserve"> PAGEREF _Toc72569497 \h </w:instrText>
      </w:r>
      <w:r>
        <w:fldChar w:fldCharType="separate"/>
      </w:r>
      <w:r>
        <w:t>109</w:t>
      </w:r>
      <w:r>
        <w:fldChar w:fldCharType="end"/>
      </w:r>
    </w:p>
    <w:p w:rsidR="006D317B" w:rsidRDefault="006D317B">
      <w:pPr>
        <w:pStyle w:val="TOC2"/>
        <w:tabs>
          <w:tab w:val="left" w:pos="851"/>
        </w:tabs>
      </w:pPr>
      <w:r>
        <w:t>A1.1.</w:t>
      </w:r>
      <w:r>
        <w:tab/>
        <w:t>Data service 1.2 kbps</w:t>
      </w:r>
      <w:r>
        <w:tab/>
      </w:r>
      <w:r>
        <w:fldChar w:fldCharType="begin"/>
      </w:r>
      <w:r>
        <w:instrText xml:space="preserve"> PAGEREF _Toc72569498 \h </w:instrText>
      </w:r>
      <w:r>
        <w:fldChar w:fldCharType="separate"/>
      </w:r>
      <w:r>
        <w:t>109</w:t>
      </w:r>
      <w:r>
        <w:fldChar w:fldCharType="end"/>
      </w:r>
    </w:p>
    <w:p w:rsidR="006D317B" w:rsidRDefault="006D317B">
      <w:pPr>
        <w:pStyle w:val="TOC2"/>
        <w:tabs>
          <w:tab w:val="left" w:pos="851"/>
        </w:tabs>
      </w:pPr>
      <w:r>
        <w:t>A1.2.</w:t>
      </w:r>
      <w:r>
        <w:tab/>
        <w:t>Speech 4.75 kbps</w:t>
      </w:r>
      <w:r>
        <w:tab/>
      </w:r>
      <w:r>
        <w:fldChar w:fldCharType="begin"/>
      </w:r>
      <w:r>
        <w:instrText xml:space="preserve"> PAGEREF _Toc72569499 \h </w:instrText>
      </w:r>
      <w:r>
        <w:fldChar w:fldCharType="separate"/>
      </w:r>
      <w:r>
        <w:t>110</w:t>
      </w:r>
      <w:r>
        <w:fldChar w:fldCharType="end"/>
      </w:r>
    </w:p>
    <w:p w:rsidR="006D317B" w:rsidRDefault="006D317B">
      <w:pPr>
        <w:pStyle w:val="TOC1"/>
        <w:tabs>
          <w:tab w:val="left" w:pos="1134"/>
        </w:tabs>
      </w:pPr>
      <w:r>
        <w:t>Annex 2.</w:t>
      </w:r>
      <w:r>
        <w:tab/>
        <w:t>Uplink Reference measurement channels</w:t>
      </w:r>
      <w:r>
        <w:tab/>
      </w:r>
      <w:r>
        <w:fldChar w:fldCharType="begin"/>
      </w:r>
      <w:r>
        <w:instrText xml:space="preserve"> PAGEREF _Toc72569500 \h </w:instrText>
      </w:r>
      <w:r>
        <w:fldChar w:fldCharType="separate"/>
      </w:r>
      <w:r>
        <w:t>111</w:t>
      </w:r>
      <w:r>
        <w:fldChar w:fldCharType="end"/>
      </w:r>
    </w:p>
    <w:p w:rsidR="006D317B" w:rsidRDefault="006D317B">
      <w:pPr>
        <w:pStyle w:val="TOC2"/>
        <w:tabs>
          <w:tab w:val="left" w:pos="851"/>
        </w:tabs>
      </w:pPr>
      <w:r>
        <w:t>A1.1.</w:t>
      </w:r>
      <w:r>
        <w:tab/>
        <w:t>Data service 1.2 kbps</w:t>
      </w:r>
      <w:r>
        <w:tab/>
      </w:r>
      <w:r>
        <w:fldChar w:fldCharType="begin"/>
      </w:r>
      <w:r>
        <w:instrText xml:space="preserve"> PAGEREF _Toc72569501 \h </w:instrText>
      </w:r>
      <w:r>
        <w:fldChar w:fldCharType="separate"/>
      </w:r>
      <w:r>
        <w:t>111</w:t>
      </w:r>
      <w:r>
        <w:fldChar w:fldCharType="end"/>
      </w:r>
    </w:p>
    <w:p w:rsidR="006D317B" w:rsidRDefault="006D317B">
      <w:pPr>
        <w:pStyle w:val="TOC2"/>
        <w:tabs>
          <w:tab w:val="left" w:pos="851"/>
        </w:tabs>
      </w:pPr>
      <w:r>
        <w:t>A1.2.</w:t>
      </w:r>
      <w:r>
        <w:tab/>
        <w:t>Speech 4.75 kbps</w:t>
      </w:r>
      <w:r>
        <w:tab/>
      </w:r>
      <w:r>
        <w:fldChar w:fldCharType="begin"/>
      </w:r>
      <w:r>
        <w:instrText xml:space="preserve"> PAGEREF _Toc72569502 \h </w:instrText>
      </w:r>
      <w:r>
        <w:fldChar w:fldCharType="separate"/>
      </w:r>
      <w:r>
        <w:t>111</w:t>
      </w:r>
      <w:r>
        <w:fldChar w:fldCharType="end"/>
      </w:r>
    </w:p>
    <w:p w:rsidR="006D317B" w:rsidRDefault="006D317B">
      <w:pPr>
        <w:pStyle w:val="TOC1"/>
        <w:tabs>
          <w:tab w:val="left" w:pos="1134"/>
        </w:tabs>
      </w:pPr>
      <w:r>
        <w:t>Annex 3.</w:t>
      </w:r>
      <w:r>
        <w:tab/>
        <w:t>Link budgets</w:t>
      </w:r>
      <w:r>
        <w:tab/>
      </w:r>
      <w:r>
        <w:fldChar w:fldCharType="begin"/>
      </w:r>
      <w:r>
        <w:instrText xml:space="preserve"> PAGEREF _Toc72569503 \h </w:instrText>
      </w:r>
      <w:r>
        <w:fldChar w:fldCharType="separate"/>
      </w:r>
      <w:r>
        <w:t>112</w:t>
      </w:r>
      <w:r>
        <w:fldChar w:fldCharType="end"/>
      </w:r>
    </w:p>
    <w:p w:rsidR="006D317B" w:rsidRDefault="006D317B">
      <w:pPr>
        <w:pStyle w:val="TOC2"/>
        <w:tabs>
          <w:tab w:val="left" w:pos="851"/>
        </w:tabs>
      </w:pPr>
      <w:r>
        <w:t>A1.1.</w:t>
      </w:r>
      <w:r>
        <w:tab/>
        <w:t>Downlink</w:t>
      </w:r>
      <w:r>
        <w:tab/>
      </w:r>
      <w:r>
        <w:fldChar w:fldCharType="begin"/>
      </w:r>
      <w:r>
        <w:instrText xml:space="preserve"> PAGEREF _Toc72569504 \h </w:instrText>
      </w:r>
      <w:r>
        <w:fldChar w:fldCharType="separate"/>
      </w:r>
      <w:r>
        <w:t>112</w:t>
      </w:r>
      <w:r>
        <w:fldChar w:fldCharType="end"/>
      </w:r>
    </w:p>
    <w:p w:rsidR="006D317B" w:rsidRDefault="006D317B">
      <w:pPr>
        <w:pStyle w:val="TOC3"/>
        <w:tabs>
          <w:tab w:val="left" w:pos="1418"/>
        </w:tabs>
      </w:pPr>
      <w:r>
        <w:t>A 3.1.1.</w:t>
      </w:r>
      <w:r>
        <w:tab/>
        <w:t>Data service 1.2 kbps</w:t>
      </w:r>
      <w:r>
        <w:tab/>
      </w:r>
      <w:r>
        <w:fldChar w:fldCharType="begin"/>
      </w:r>
      <w:r>
        <w:instrText xml:space="preserve"> PAGEREF _Toc72569505 \h </w:instrText>
      </w:r>
      <w:r>
        <w:fldChar w:fldCharType="separate"/>
      </w:r>
      <w:r>
        <w:t>114</w:t>
      </w:r>
      <w:r>
        <w:fldChar w:fldCharType="end"/>
      </w:r>
    </w:p>
    <w:p w:rsidR="006D317B" w:rsidRDefault="006D317B">
      <w:pPr>
        <w:pStyle w:val="TOC3"/>
        <w:tabs>
          <w:tab w:val="left" w:pos="1418"/>
        </w:tabs>
      </w:pPr>
      <w:r>
        <w:t>A 3.1.2.</w:t>
      </w:r>
      <w:r>
        <w:tab/>
        <w:t>Speech service 4.75 kbps</w:t>
      </w:r>
      <w:r>
        <w:tab/>
      </w:r>
      <w:r>
        <w:fldChar w:fldCharType="begin"/>
      </w:r>
      <w:r>
        <w:instrText xml:space="preserve"> PAGEREF _Toc72569506 \h </w:instrText>
      </w:r>
      <w:r>
        <w:fldChar w:fldCharType="separate"/>
      </w:r>
      <w:r>
        <w:t>115</w:t>
      </w:r>
      <w:r>
        <w:fldChar w:fldCharType="end"/>
      </w:r>
    </w:p>
    <w:p w:rsidR="006D317B" w:rsidRDefault="006D317B">
      <w:pPr>
        <w:pStyle w:val="TOC3"/>
        <w:tabs>
          <w:tab w:val="left" w:pos="1418"/>
        </w:tabs>
      </w:pPr>
      <w:r>
        <w:t>A 3.1.3.</w:t>
      </w:r>
      <w:r>
        <w:tab/>
        <w:t>Speech service 12.2 kbps</w:t>
      </w:r>
      <w:r>
        <w:tab/>
      </w:r>
      <w:r>
        <w:fldChar w:fldCharType="begin"/>
      </w:r>
      <w:r>
        <w:instrText xml:space="preserve"> PAGEREF _Toc72569507 \h </w:instrText>
      </w:r>
      <w:r>
        <w:fldChar w:fldCharType="separate"/>
      </w:r>
      <w:r>
        <w:t>116</w:t>
      </w:r>
      <w:r>
        <w:fldChar w:fldCharType="end"/>
      </w:r>
    </w:p>
    <w:p w:rsidR="006D317B" w:rsidRDefault="006D317B">
      <w:pPr>
        <w:pStyle w:val="TOC3"/>
        <w:tabs>
          <w:tab w:val="left" w:pos="1418"/>
        </w:tabs>
      </w:pPr>
      <w:r>
        <w:t>A 3.1.4.</w:t>
      </w:r>
      <w:r>
        <w:tab/>
        <w:t>Data service 64 kbps</w:t>
      </w:r>
      <w:r>
        <w:tab/>
      </w:r>
      <w:r>
        <w:fldChar w:fldCharType="begin"/>
      </w:r>
      <w:r>
        <w:instrText xml:space="preserve"> PAGEREF _Toc72569508 \h </w:instrText>
      </w:r>
      <w:r>
        <w:fldChar w:fldCharType="separate"/>
      </w:r>
      <w:r>
        <w:t>117</w:t>
      </w:r>
      <w:r>
        <w:fldChar w:fldCharType="end"/>
      </w:r>
    </w:p>
    <w:p w:rsidR="006D317B" w:rsidRDefault="006D317B">
      <w:pPr>
        <w:pStyle w:val="TOC3"/>
        <w:tabs>
          <w:tab w:val="left" w:pos="1418"/>
        </w:tabs>
      </w:pPr>
      <w:r>
        <w:t>A 3.1.5.</w:t>
      </w:r>
      <w:r>
        <w:tab/>
        <w:t>Data service 144 kbps</w:t>
      </w:r>
      <w:r>
        <w:tab/>
      </w:r>
      <w:r>
        <w:fldChar w:fldCharType="begin"/>
      </w:r>
      <w:r>
        <w:instrText xml:space="preserve"> PAGEREF _Toc72569509 \h </w:instrText>
      </w:r>
      <w:r>
        <w:fldChar w:fldCharType="separate"/>
      </w:r>
      <w:r>
        <w:t>118</w:t>
      </w:r>
      <w:r>
        <w:fldChar w:fldCharType="end"/>
      </w:r>
    </w:p>
    <w:p w:rsidR="006D317B" w:rsidRDefault="006D317B">
      <w:pPr>
        <w:pStyle w:val="TOC3"/>
        <w:tabs>
          <w:tab w:val="left" w:pos="1418"/>
        </w:tabs>
      </w:pPr>
      <w:r>
        <w:t>A 3.1.6.</w:t>
      </w:r>
      <w:r>
        <w:tab/>
        <w:t>Data service 384 kbps</w:t>
      </w:r>
      <w:r>
        <w:tab/>
      </w:r>
      <w:r>
        <w:fldChar w:fldCharType="begin"/>
      </w:r>
      <w:r>
        <w:instrText xml:space="preserve"> PAGEREF _Toc72569510 \h </w:instrText>
      </w:r>
      <w:r>
        <w:fldChar w:fldCharType="separate"/>
      </w:r>
      <w:r>
        <w:t>119</w:t>
      </w:r>
      <w:r>
        <w:fldChar w:fldCharType="end"/>
      </w:r>
    </w:p>
    <w:p w:rsidR="006D317B" w:rsidRDefault="006D317B">
      <w:pPr>
        <w:pStyle w:val="TOC2"/>
        <w:tabs>
          <w:tab w:val="left" w:pos="851"/>
        </w:tabs>
      </w:pPr>
      <w:r>
        <w:t>A1.2.</w:t>
      </w:r>
      <w:r>
        <w:tab/>
        <w:t>Uplink</w:t>
      </w:r>
      <w:r>
        <w:tab/>
      </w:r>
      <w:r>
        <w:fldChar w:fldCharType="begin"/>
      </w:r>
      <w:r>
        <w:instrText xml:space="preserve"> PAGEREF _Toc72569511 \h </w:instrText>
      </w:r>
      <w:r>
        <w:fldChar w:fldCharType="separate"/>
      </w:r>
      <w:r>
        <w:t>120</w:t>
      </w:r>
      <w:r>
        <w:fldChar w:fldCharType="end"/>
      </w:r>
    </w:p>
    <w:p w:rsidR="006D317B" w:rsidRDefault="006D317B">
      <w:pPr>
        <w:pStyle w:val="TOC3"/>
        <w:tabs>
          <w:tab w:val="left" w:pos="1418"/>
        </w:tabs>
      </w:pPr>
      <w:r>
        <w:t>A 1.1.1.</w:t>
      </w:r>
      <w:r>
        <w:tab/>
        <w:t>Data service 1.2 kbps</w:t>
      </w:r>
      <w:r>
        <w:tab/>
      </w:r>
      <w:r>
        <w:fldChar w:fldCharType="begin"/>
      </w:r>
      <w:r>
        <w:instrText xml:space="preserve"> PAGEREF _Toc72569512 \h </w:instrText>
      </w:r>
      <w:r>
        <w:fldChar w:fldCharType="separate"/>
      </w:r>
      <w:r>
        <w:t>121</w:t>
      </w:r>
      <w:r>
        <w:fldChar w:fldCharType="end"/>
      </w:r>
    </w:p>
    <w:p w:rsidR="006D317B" w:rsidRDefault="006D317B">
      <w:pPr>
        <w:pStyle w:val="TOC3"/>
        <w:tabs>
          <w:tab w:val="left" w:pos="1418"/>
        </w:tabs>
      </w:pPr>
      <w:r>
        <w:t>A 1.1.2.</w:t>
      </w:r>
      <w:r>
        <w:tab/>
        <w:t>Speech service 4.75 kbps</w:t>
      </w:r>
      <w:r>
        <w:tab/>
      </w:r>
      <w:r>
        <w:fldChar w:fldCharType="begin"/>
      </w:r>
      <w:r>
        <w:instrText xml:space="preserve"> PAGEREF _Toc72569513 \h </w:instrText>
      </w:r>
      <w:r>
        <w:fldChar w:fldCharType="separate"/>
      </w:r>
      <w:r>
        <w:t>122</w:t>
      </w:r>
      <w:r>
        <w:fldChar w:fldCharType="end"/>
      </w:r>
    </w:p>
    <w:p w:rsidR="006D317B" w:rsidRDefault="006D317B">
      <w:pPr>
        <w:pStyle w:val="TOC3"/>
        <w:tabs>
          <w:tab w:val="left" w:pos="1418"/>
        </w:tabs>
      </w:pPr>
      <w:r>
        <w:t>A 1.1.3.</w:t>
      </w:r>
      <w:r>
        <w:tab/>
        <w:t>Speech service 12.2 kbps</w:t>
      </w:r>
      <w:r>
        <w:tab/>
      </w:r>
      <w:r>
        <w:fldChar w:fldCharType="begin"/>
      </w:r>
      <w:r>
        <w:instrText xml:space="preserve"> PAGEREF _Toc72569514 \h </w:instrText>
      </w:r>
      <w:r>
        <w:fldChar w:fldCharType="separate"/>
      </w:r>
      <w:r>
        <w:t>123</w:t>
      </w:r>
      <w:r>
        <w:fldChar w:fldCharType="end"/>
      </w:r>
    </w:p>
    <w:p w:rsidR="006D317B" w:rsidRDefault="006D317B">
      <w:pPr>
        <w:pStyle w:val="TOC3"/>
        <w:tabs>
          <w:tab w:val="left" w:pos="1418"/>
        </w:tabs>
      </w:pPr>
      <w:r>
        <w:t>A 1.1.4.</w:t>
      </w:r>
      <w:r>
        <w:tab/>
        <w:t>Data service 64 kbps</w:t>
      </w:r>
      <w:r>
        <w:tab/>
      </w:r>
      <w:r>
        <w:fldChar w:fldCharType="begin"/>
      </w:r>
      <w:r>
        <w:instrText xml:space="preserve"> PAGEREF _Toc72569515 \h </w:instrText>
      </w:r>
      <w:r>
        <w:fldChar w:fldCharType="separate"/>
      </w:r>
      <w:r>
        <w:t>124</w:t>
      </w:r>
      <w:r>
        <w:fldChar w:fldCharType="end"/>
      </w:r>
    </w:p>
    <w:p w:rsidR="006D317B" w:rsidRDefault="006D317B">
      <w:pPr>
        <w:pStyle w:val="TOC3"/>
        <w:tabs>
          <w:tab w:val="left" w:pos="1418"/>
        </w:tabs>
      </w:pPr>
      <w:r>
        <w:t>A 1.1.5.</w:t>
      </w:r>
      <w:r>
        <w:tab/>
        <w:t>Data service 144 kbps</w:t>
      </w:r>
      <w:r>
        <w:tab/>
      </w:r>
      <w:r>
        <w:fldChar w:fldCharType="begin"/>
      </w:r>
      <w:r>
        <w:instrText xml:space="preserve"> PAGEREF _Toc72569516 \h </w:instrText>
      </w:r>
      <w:r>
        <w:fldChar w:fldCharType="separate"/>
      </w:r>
      <w:r>
        <w:t>125</w:t>
      </w:r>
      <w:r>
        <w:fldChar w:fldCharType="end"/>
      </w:r>
    </w:p>
    <w:p w:rsidR="006D317B" w:rsidRDefault="006D317B">
      <w:pPr>
        <w:pStyle w:val="TOC3"/>
        <w:tabs>
          <w:tab w:val="left" w:pos="1418"/>
        </w:tabs>
      </w:pPr>
      <w:r>
        <w:t>A 1.1.6.</w:t>
      </w:r>
      <w:r>
        <w:tab/>
        <w:t>Data service 384 kbps</w:t>
      </w:r>
      <w:r>
        <w:tab/>
      </w:r>
      <w:r>
        <w:fldChar w:fldCharType="begin"/>
      </w:r>
      <w:r>
        <w:instrText xml:space="preserve"> PAGEREF _Toc72569517 \h </w:instrText>
      </w:r>
      <w:r>
        <w:fldChar w:fldCharType="separate"/>
      </w:r>
      <w:r>
        <w:t>126</w:t>
      </w:r>
      <w:r>
        <w:fldChar w:fldCharType="end"/>
      </w:r>
    </w:p>
    <w:p w:rsidR="006D317B" w:rsidRDefault="006D317B">
      <w:pPr>
        <w:pStyle w:val="TOC1"/>
        <w:tabs>
          <w:tab w:val="left" w:pos="1134"/>
        </w:tabs>
      </w:pPr>
      <w:r>
        <w:t>Annex 4.</w:t>
      </w:r>
      <w:r>
        <w:tab/>
        <w:t>System capacity - detailed results</w:t>
      </w:r>
      <w:r>
        <w:tab/>
      </w:r>
      <w:r>
        <w:fldChar w:fldCharType="begin"/>
      </w:r>
      <w:r>
        <w:instrText xml:space="preserve"> PAGEREF _Toc72569518 \h </w:instrText>
      </w:r>
      <w:r>
        <w:fldChar w:fldCharType="separate"/>
      </w:r>
      <w:r>
        <w:t>127</w:t>
      </w:r>
      <w:r>
        <w:fldChar w:fldCharType="end"/>
      </w:r>
    </w:p>
    <w:p w:rsidR="006D317B" w:rsidRDefault="006D317B">
      <w:pPr>
        <w:pStyle w:val="TOC2"/>
        <w:tabs>
          <w:tab w:val="left" w:pos="851"/>
        </w:tabs>
      </w:pPr>
      <w:r>
        <w:t>A1.3.</w:t>
      </w:r>
      <w:r>
        <w:tab/>
        <w:t>Downlink</w:t>
      </w:r>
      <w:r>
        <w:tab/>
      </w:r>
      <w:r>
        <w:fldChar w:fldCharType="begin"/>
      </w:r>
      <w:r>
        <w:instrText xml:space="preserve"> PAGEREF _Toc72569519 \h </w:instrText>
      </w:r>
      <w:r>
        <w:fldChar w:fldCharType="separate"/>
      </w:r>
      <w:r>
        <w:t>127</w:t>
      </w:r>
      <w:r>
        <w:fldChar w:fldCharType="end"/>
      </w:r>
    </w:p>
    <w:p w:rsidR="006D317B" w:rsidRDefault="006D317B">
      <w:pPr>
        <w:pStyle w:val="TOC3"/>
        <w:tabs>
          <w:tab w:val="left" w:pos="1418"/>
        </w:tabs>
      </w:pPr>
      <w:r>
        <w:t>A 1.1.7.</w:t>
      </w:r>
      <w:r>
        <w:tab/>
        <w:t>Mobile Satellite environment, LOS</w:t>
      </w:r>
      <w:r>
        <w:tab/>
      </w:r>
      <w:r>
        <w:fldChar w:fldCharType="begin"/>
      </w:r>
      <w:r>
        <w:instrText xml:space="preserve"> PAGEREF _Toc72569520 \h </w:instrText>
      </w:r>
      <w:r>
        <w:fldChar w:fldCharType="separate"/>
      </w:r>
      <w:r>
        <w:t>127</w:t>
      </w:r>
      <w:r>
        <w:fldChar w:fldCharType="end"/>
      </w:r>
    </w:p>
    <w:p w:rsidR="006D317B" w:rsidRDefault="006D317B">
      <w:pPr>
        <w:pStyle w:val="TOC4"/>
        <w:tabs>
          <w:tab w:val="left" w:pos="1701"/>
        </w:tabs>
      </w:pPr>
      <w:r>
        <w:t>A 1.1.7.1.</w:t>
      </w:r>
      <w:r>
        <w:tab/>
        <w:t>Data service 1.2 kbps</w:t>
      </w:r>
      <w:r>
        <w:tab/>
      </w:r>
      <w:r>
        <w:fldChar w:fldCharType="begin"/>
      </w:r>
      <w:r>
        <w:instrText xml:space="preserve"> PAGEREF _Toc72569521 \h </w:instrText>
      </w:r>
      <w:r>
        <w:fldChar w:fldCharType="separate"/>
      </w:r>
      <w:r>
        <w:t>128</w:t>
      </w:r>
      <w:r>
        <w:fldChar w:fldCharType="end"/>
      </w:r>
    </w:p>
    <w:p w:rsidR="006D317B" w:rsidRDefault="006D317B">
      <w:pPr>
        <w:pStyle w:val="TOC4"/>
        <w:tabs>
          <w:tab w:val="left" w:pos="1701"/>
        </w:tabs>
      </w:pPr>
      <w:r>
        <w:t>A 1.1.7.2.</w:t>
      </w:r>
      <w:r>
        <w:tab/>
        <w:t>Speech service 4.75 kbps</w:t>
      </w:r>
      <w:r>
        <w:tab/>
      </w:r>
      <w:r>
        <w:fldChar w:fldCharType="begin"/>
      </w:r>
      <w:r>
        <w:instrText xml:space="preserve"> PAGEREF _Toc72569522 \h </w:instrText>
      </w:r>
      <w:r>
        <w:fldChar w:fldCharType="separate"/>
      </w:r>
      <w:r>
        <w:t>129</w:t>
      </w:r>
      <w:r>
        <w:fldChar w:fldCharType="end"/>
      </w:r>
    </w:p>
    <w:p w:rsidR="006D317B" w:rsidRDefault="006D317B">
      <w:pPr>
        <w:pStyle w:val="TOC4"/>
        <w:tabs>
          <w:tab w:val="left" w:pos="1701"/>
        </w:tabs>
      </w:pPr>
      <w:r>
        <w:t>A 1.1.7.3.</w:t>
      </w:r>
      <w:r>
        <w:tab/>
        <w:t>Speech service 12.2 kbps</w:t>
      </w:r>
      <w:r>
        <w:tab/>
      </w:r>
      <w:r>
        <w:fldChar w:fldCharType="begin"/>
      </w:r>
      <w:r>
        <w:instrText xml:space="preserve"> PAGEREF _Toc72569523 \h </w:instrText>
      </w:r>
      <w:r>
        <w:fldChar w:fldCharType="separate"/>
      </w:r>
      <w:r>
        <w:t>130</w:t>
      </w:r>
      <w:r>
        <w:fldChar w:fldCharType="end"/>
      </w:r>
    </w:p>
    <w:p w:rsidR="006D317B" w:rsidRDefault="006D317B">
      <w:pPr>
        <w:pStyle w:val="TOC4"/>
        <w:tabs>
          <w:tab w:val="left" w:pos="1701"/>
        </w:tabs>
      </w:pPr>
      <w:r>
        <w:t>A 1.1.7.4.</w:t>
      </w:r>
      <w:r>
        <w:tab/>
        <w:t>Data service 64 kbps</w:t>
      </w:r>
      <w:r>
        <w:tab/>
      </w:r>
      <w:r>
        <w:fldChar w:fldCharType="begin"/>
      </w:r>
      <w:r>
        <w:instrText xml:space="preserve"> PAGEREF _Toc72569524 \h </w:instrText>
      </w:r>
      <w:r>
        <w:fldChar w:fldCharType="separate"/>
      </w:r>
      <w:r>
        <w:t>131</w:t>
      </w:r>
      <w:r>
        <w:fldChar w:fldCharType="end"/>
      </w:r>
    </w:p>
    <w:p w:rsidR="006D317B" w:rsidRDefault="006D317B">
      <w:pPr>
        <w:pStyle w:val="TOC4"/>
        <w:tabs>
          <w:tab w:val="left" w:pos="1701"/>
        </w:tabs>
      </w:pPr>
      <w:r>
        <w:t>A 1.1.7.5.</w:t>
      </w:r>
      <w:r>
        <w:tab/>
        <w:t>Data service 144 kbps</w:t>
      </w:r>
      <w:r>
        <w:tab/>
      </w:r>
      <w:r>
        <w:fldChar w:fldCharType="begin"/>
      </w:r>
      <w:r>
        <w:instrText xml:space="preserve"> PAGEREF _Toc72569525 \h </w:instrText>
      </w:r>
      <w:r>
        <w:fldChar w:fldCharType="separate"/>
      </w:r>
      <w:r>
        <w:t>132</w:t>
      </w:r>
      <w:r>
        <w:fldChar w:fldCharType="end"/>
      </w:r>
    </w:p>
    <w:p w:rsidR="006D317B" w:rsidRDefault="006D317B">
      <w:pPr>
        <w:pStyle w:val="TOC4"/>
        <w:tabs>
          <w:tab w:val="left" w:pos="1701"/>
        </w:tabs>
      </w:pPr>
      <w:r>
        <w:t>A 1.1.7.6.</w:t>
      </w:r>
      <w:r>
        <w:tab/>
        <w:t>Data service 384 kbps</w:t>
      </w:r>
      <w:r>
        <w:tab/>
      </w:r>
      <w:r>
        <w:fldChar w:fldCharType="begin"/>
      </w:r>
      <w:r>
        <w:instrText xml:space="preserve"> PAGEREF _Toc72569526 \h </w:instrText>
      </w:r>
      <w:r>
        <w:fldChar w:fldCharType="separate"/>
      </w:r>
      <w:r>
        <w:t>133</w:t>
      </w:r>
      <w:r>
        <w:fldChar w:fldCharType="end"/>
      </w:r>
    </w:p>
    <w:p w:rsidR="006D317B" w:rsidRDefault="006D317B">
      <w:pPr>
        <w:pStyle w:val="TOC3"/>
        <w:tabs>
          <w:tab w:val="left" w:pos="1418"/>
        </w:tabs>
      </w:pPr>
      <w:r>
        <w:t>A 1.1.8.</w:t>
      </w:r>
      <w:r>
        <w:tab/>
        <w:t>Mobile environment without LOS and/or indoor penetration</w:t>
      </w:r>
      <w:r>
        <w:tab/>
      </w:r>
      <w:r>
        <w:fldChar w:fldCharType="begin"/>
      </w:r>
      <w:r>
        <w:instrText xml:space="preserve"> PAGEREF _Toc72569527 \h </w:instrText>
      </w:r>
      <w:r>
        <w:fldChar w:fldCharType="separate"/>
      </w:r>
      <w:r>
        <w:t>134</w:t>
      </w:r>
      <w:r>
        <w:fldChar w:fldCharType="end"/>
      </w:r>
    </w:p>
    <w:p w:rsidR="006D317B" w:rsidRDefault="006D317B">
      <w:pPr>
        <w:pStyle w:val="TOC4"/>
        <w:tabs>
          <w:tab w:val="left" w:pos="1701"/>
        </w:tabs>
      </w:pPr>
      <w:r>
        <w:t>A 1.1.8.1.</w:t>
      </w:r>
      <w:r>
        <w:tab/>
        <w:t>Data service 1.2 kbps</w:t>
      </w:r>
      <w:r>
        <w:tab/>
      </w:r>
      <w:r>
        <w:fldChar w:fldCharType="begin"/>
      </w:r>
      <w:r>
        <w:instrText xml:space="preserve"> PAGEREF _Toc72569528 \h </w:instrText>
      </w:r>
      <w:r>
        <w:fldChar w:fldCharType="separate"/>
      </w:r>
      <w:r>
        <w:t>134</w:t>
      </w:r>
      <w:r>
        <w:fldChar w:fldCharType="end"/>
      </w:r>
    </w:p>
    <w:p w:rsidR="006D317B" w:rsidRDefault="006D317B">
      <w:pPr>
        <w:pStyle w:val="TOC4"/>
        <w:tabs>
          <w:tab w:val="left" w:pos="1701"/>
        </w:tabs>
      </w:pPr>
      <w:r>
        <w:t>A 1.1.8.2.</w:t>
      </w:r>
      <w:r>
        <w:tab/>
        <w:t>Speech service 4.75 kbps</w:t>
      </w:r>
      <w:r>
        <w:tab/>
      </w:r>
      <w:r>
        <w:fldChar w:fldCharType="begin"/>
      </w:r>
      <w:r>
        <w:instrText xml:space="preserve"> PAGEREF _Toc72569529 \h </w:instrText>
      </w:r>
      <w:r>
        <w:fldChar w:fldCharType="separate"/>
      </w:r>
      <w:r>
        <w:t>135</w:t>
      </w:r>
      <w:r>
        <w:fldChar w:fldCharType="end"/>
      </w:r>
    </w:p>
    <w:p w:rsidR="006D317B" w:rsidRDefault="006D317B">
      <w:pPr>
        <w:pStyle w:val="TOC4"/>
        <w:tabs>
          <w:tab w:val="left" w:pos="1701"/>
        </w:tabs>
      </w:pPr>
      <w:r>
        <w:t>A 1.1.8.3.</w:t>
      </w:r>
      <w:r>
        <w:tab/>
        <w:t>Speech service 12.2 kbps</w:t>
      </w:r>
      <w:r>
        <w:tab/>
      </w:r>
      <w:r>
        <w:fldChar w:fldCharType="begin"/>
      </w:r>
      <w:r>
        <w:instrText xml:space="preserve"> PAGEREF _Toc72569530 \h </w:instrText>
      </w:r>
      <w:r>
        <w:fldChar w:fldCharType="separate"/>
      </w:r>
      <w:r>
        <w:t>135</w:t>
      </w:r>
      <w:r>
        <w:fldChar w:fldCharType="end"/>
      </w:r>
    </w:p>
    <w:p w:rsidR="006D317B" w:rsidRDefault="006D317B">
      <w:pPr>
        <w:pStyle w:val="TOC4"/>
        <w:tabs>
          <w:tab w:val="left" w:pos="1701"/>
        </w:tabs>
      </w:pPr>
      <w:r>
        <w:t>A 1.1.8.4.</w:t>
      </w:r>
      <w:r>
        <w:tab/>
        <w:t>Data service 64 kbps</w:t>
      </w:r>
      <w:r>
        <w:tab/>
      </w:r>
      <w:r>
        <w:fldChar w:fldCharType="begin"/>
      </w:r>
      <w:r>
        <w:instrText xml:space="preserve"> PAGEREF _Toc72569531 \h </w:instrText>
      </w:r>
      <w:r>
        <w:fldChar w:fldCharType="separate"/>
      </w:r>
      <w:r>
        <w:t>136</w:t>
      </w:r>
      <w:r>
        <w:fldChar w:fldCharType="end"/>
      </w:r>
    </w:p>
    <w:p w:rsidR="006D317B" w:rsidRDefault="006D317B">
      <w:pPr>
        <w:pStyle w:val="TOC4"/>
        <w:tabs>
          <w:tab w:val="left" w:pos="1701"/>
        </w:tabs>
      </w:pPr>
      <w:r>
        <w:t>A 1.1.8.5.</w:t>
      </w:r>
      <w:r>
        <w:tab/>
        <w:t>Data service 144 kbps</w:t>
      </w:r>
      <w:r>
        <w:tab/>
      </w:r>
      <w:r>
        <w:fldChar w:fldCharType="begin"/>
      </w:r>
      <w:r>
        <w:instrText xml:space="preserve"> PAGEREF _Toc72569532 \h </w:instrText>
      </w:r>
      <w:r>
        <w:fldChar w:fldCharType="separate"/>
      </w:r>
      <w:r>
        <w:t>136</w:t>
      </w:r>
      <w:r>
        <w:fldChar w:fldCharType="end"/>
      </w:r>
    </w:p>
    <w:p w:rsidR="006D317B" w:rsidRDefault="006D317B">
      <w:pPr>
        <w:pStyle w:val="TOC4"/>
        <w:tabs>
          <w:tab w:val="left" w:pos="1701"/>
        </w:tabs>
      </w:pPr>
      <w:r>
        <w:t>A 1.1.8.6.</w:t>
      </w:r>
      <w:r>
        <w:tab/>
        <w:t>Data service 384 kbps</w:t>
      </w:r>
      <w:r>
        <w:tab/>
      </w:r>
      <w:r>
        <w:fldChar w:fldCharType="begin"/>
      </w:r>
      <w:r>
        <w:instrText xml:space="preserve"> PAGEREF _Toc72569533 \h </w:instrText>
      </w:r>
      <w:r>
        <w:fldChar w:fldCharType="separate"/>
      </w:r>
      <w:r>
        <w:t>137</w:t>
      </w:r>
      <w:r>
        <w:fldChar w:fldCharType="end"/>
      </w:r>
    </w:p>
    <w:p w:rsidR="006D317B" w:rsidRDefault="006D317B">
      <w:pPr>
        <w:pStyle w:val="TOC3"/>
        <w:tabs>
          <w:tab w:val="left" w:pos="1418"/>
        </w:tabs>
      </w:pPr>
      <w:r>
        <w:t>A 1.1.9.</w:t>
      </w:r>
      <w:r>
        <w:tab/>
        <w:t>IMR deployment</w:t>
      </w:r>
      <w:r>
        <w:tab/>
      </w:r>
      <w:r>
        <w:fldChar w:fldCharType="begin"/>
      </w:r>
      <w:r>
        <w:instrText xml:space="preserve"> PAGEREF _Toc72569534 \h </w:instrText>
      </w:r>
      <w:r>
        <w:fldChar w:fldCharType="separate"/>
      </w:r>
      <w:r>
        <w:t>138</w:t>
      </w:r>
      <w:r>
        <w:fldChar w:fldCharType="end"/>
      </w:r>
    </w:p>
    <w:p w:rsidR="006D317B" w:rsidRDefault="006D317B">
      <w:pPr>
        <w:pStyle w:val="TOC4"/>
        <w:tabs>
          <w:tab w:val="left" w:pos="1701"/>
        </w:tabs>
      </w:pPr>
      <w:r>
        <w:t>A 1.1.9.1.</w:t>
      </w:r>
      <w:r>
        <w:tab/>
        <w:t>Data service 1.2 kbps</w:t>
      </w:r>
      <w:r>
        <w:tab/>
      </w:r>
      <w:r>
        <w:fldChar w:fldCharType="begin"/>
      </w:r>
      <w:r>
        <w:instrText xml:space="preserve"> PAGEREF _Toc72569535 \h </w:instrText>
      </w:r>
      <w:r>
        <w:fldChar w:fldCharType="separate"/>
      </w:r>
      <w:r>
        <w:t>138</w:t>
      </w:r>
      <w:r>
        <w:fldChar w:fldCharType="end"/>
      </w:r>
    </w:p>
    <w:p w:rsidR="006D317B" w:rsidRDefault="006D317B">
      <w:pPr>
        <w:pStyle w:val="TOC4"/>
        <w:tabs>
          <w:tab w:val="left" w:pos="1701"/>
        </w:tabs>
      </w:pPr>
      <w:r>
        <w:t>A 1.1.9.2.</w:t>
      </w:r>
      <w:r>
        <w:tab/>
        <w:t>Speech 4.75 kbps</w:t>
      </w:r>
      <w:r>
        <w:tab/>
      </w:r>
      <w:r>
        <w:fldChar w:fldCharType="begin"/>
      </w:r>
      <w:r>
        <w:instrText xml:space="preserve"> PAGEREF _Toc72569536 \h </w:instrText>
      </w:r>
      <w:r>
        <w:fldChar w:fldCharType="separate"/>
      </w:r>
      <w:r>
        <w:t>139</w:t>
      </w:r>
      <w:r>
        <w:fldChar w:fldCharType="end"/>
      </w:r>
    </w:p>
    <w:p w:rsidR="006D317B" w:rsidRDefault="006D317B">
      <w:pPr>
        <w:pStyle w:val="TOC4"/>
        <w:tabs>
          <w:tab w:val="left" w:pos="1701"/>
        </w:tabs>
      </w:pPr>
      <w:r>
        <w:t>A 1.1.9.3.</w:t>
      </w:r>
      <w:r>
        <w:tab/>
        <w:t>Speech 12.2 kbps</w:t>
      </w:r>
      <w:r>
        <w:tab/>
      </w:r>
      <w:r>
        <w:fldChar w:fldCharType="begin"/>
      </w:r>
      <w:r>
        <w:instrText xml:space="preserve"> PAGEREF _Toc72569537 \h </w:instrText>
      </w:r>
      <w:r>
        <w:fldChar w:fldCharType="separate"/>
      </w:r>
      <w:r>
        <w:t>139</w:t>
      </w:r>
      <w:r>
        <w:fldChar w:fldCharType="end"/>
      </w:r>
    </w:p>
    <w:p w:rsidR="006D317B" w:rsidRDefault="006D317B">
      <w:pPr>
        <w:pStyle w:val="TOC4"/>
        <w:tabs>
          <w:tab w:val="left" w:pos="1701"/>
        </w:tabs>
      </w:pPr>
      <w:r>
        <w:t>A 1.1.9.4.</w:t>
      </w:r>
      <w:r>
        <w:tab/>
        <w:t>Data service 64 kbps</w:t>
      </w:r>
      <w:r>
        <w:tab/>
      </w:r>
      <w:r>
        <w:fldChar w:fldCharType="begin"/>
      </w:r>
      <w:r>
        <w:instrText xml:space="preserve"> PAGEREF _Toc72569538 \h </w:instrText>
      </w:r>
      <w:r>
        <w:fldChar w:fldCharType="separate"/>
      </w:r>
      <w:r>
        <w:t>140</w:t>
      </w:r>
      <w:r>
        <w:fldChar w:fldCharType="end"/>
      </w:r>
    </w:p>
    <w:p w:rsidR="006D317B" w:rsidRDefault="006D317B">
      <w:pPr>
        <w:pStyle w:val="TOC4"/>
        <w:tabs>
          <w:tab w:val="left" w:pos="1701"/>
        </w:tabs>
      </w:pPr>
      <w:r>
        <w:t>A 1.1.9.5.</w:t>
      </w:r>
      <w:r>
        <w:tab/>
        <w:t>Data service 144 kbps</w:t>
      </w:r>
      <w:r>
        <w:tab/>
      </w:r>
      <w:r>
        <w:fldChar w:fldCharType="begin"/>
      </w:r>
      <w:r>
        <w:instrText xml:space="preserve"> PAGEREF _Toc72569539 \h </w:instrText>
      </w:r>
      <w:r>
        <w:fldChar w:fldCharType="separate"/>
      </w:r>
      <w:r>
        <w:t>140</w:t>
      </w:r>
      <w:r>
        <w:fldChar w:fldCharType="end"/>
      </w:r>
    </w:p>
    <w:p w:rsidR="006D317B" w:rsidRDefault="006D317B">
      <w:pPr>
        <w:pStyle w:val="TOC4"/>
        <w:tabs>
          <w:tab w:val="left" w:pos="1701"/>
        </w:tabs>
      </w:pPr>
      <w:r>
        <w:t>A 1.1.9.6.</w:t>
      </w:r>
      <w:r>
        <w:tab/>
        <w:t>Data service 384 kbps</w:t>
      </w:r>
      <w:r>
        <w:tab/>
      </w:r>
      <w:r>
        <w:fldChar w:fldCharType="begin"/>
      </w:r>
      <w:r>
        <w:instrText xml:space="preserve"> PAGEREF _Toc72569540 \h </w:instrText>
      </w:r>
      <w:r>
        <w:fldChar w:fldCharType="separate"/>
      </w:r>
      <w:r>
        <w:t>141</w:t>
      </w:r>
      <w:r>
        <w:fldChar w:fldCharType="end"/>
      </w:r>
    </w:p>
    <w:p w:rsidR="006D317B" w:rsidRDefault="006D317B">
      <w:pPr>
        <w:pStyle w:val="TOC2"/>
        <w:tabs>
          <w:tab w:val="left" w:pos="851"/>
        </w:tabs>
      </w:pPr>
      <w:r>
        <w:t>A1.4.</w:t>
      </w:r>
      <w:r>
        <w:tab/>
        <w:t>Uplink</w:t>
      </w:r>
      <w:r>
        <w:tab/>
      </w:r>
      <w:r>
        <w:fldChar w:fldCharType="begin"/>
      </w:r>
      <w:r>
        <w:instrText xml:space="preserve"> PAGEREF _Toc72569541 \h </w:instrText>
      </w:r>
      <w:r>
        <w:fldChar w:fldCharType="separate"/>
      </w:r>
      <w:r>
        <w:t>142</w:t>
      </w:r>
      <w:r>
        <w:fldChar w:fldCharType="end"/>
      </w:r>
    </w:p>
    <w:p w:rsidR="006D317B" w:rsidRDefault="006D317B">
      <w:pPr>
        <w:pStyle w:val="TOC3"/>
        <w:tabs>
          <w:tab w:val="left" w:pos="1418"/>
        </w:tabs>
      </w:pPr>
      <w:r>
        <w:t>A 1.1.10.</w:t>
      </w:r>
      <w:r>
        <w:tab/>
        <w:t>Mobile Satellite environment, LOS</w:t>
      </w:r>
      <w:r>
        <w:tab/>
      </w:r>
      <w:r>
        <w:fldChar w:fldCharType="begin"/>
      </w:r>
      <w:r>
        <w:instrText xml:space="preserve"> PAGEREF _Toc72569542 \h </w:instrText>
      </w:r>
      <w:r>
        <w:fldChar w:fldCharType="separate"/>
      </w:r>
      <w:r>
        <w:t>142</w:t>
      </w:r>
      <w:r>
        <w:fldChar w:fldCharType="end"/>
      </w:r>
    </w:p>
    <w:p w:rsidR="006D317B" w:rsidRDefault="006D317B">
      <w:pPr>
        <w:pStyle w:val="TOC4"/>
        <w:tabs>
          <w:tab w:val="left" w:pos="1701"/>
        </w:tabs>
      </w:pPr>
      <w:r>
        <w:t>A 1.1.10.1.</w:t>
      </w:r>
      <w:r>
        <w:tab/>
        <w:t>Data service 1.2 kbps</w:t>
      </w:r>
      <w:r>
        <w:tab/>
      </w:r>
      <w:r>
        <w:fldChar w:fldCharType="begin"/>
      </w:r>
      <w:r>
        <w:instrText xml:space="preserve"> PAGEREF _Toc72569543 \h </w:instrText>
      </w:r>
      <w:r>
        <w:fldChar w:fldCharType="separate"/>
      </w:r>
      <w:r>
        <w:t>142</w:t>
      </w:r>
      <w:r>
        <w:fldChar w:fldCharType="end"/>
      </w:r>
    </w:p>
    <w:p w:rsidR="006D317B" w:rsidRDefault="006D317B">
      <w:pPr>
        <w:pStyle w:val="TOC4"/>
        <w:tabs>
          <w:tab w:val="left" w:pos="1701"/>
        </w:tabs>
      </w:pPr>
      <w:r>
        <w:t>A 1.1.10.2.</w:t>
      </w:r>
      <w:r>
        <w:tab/>
        <w:t>Speech service 4.75 kbps</w:t>
      </w:r>
      <w:r>
        <w:tab/>
      </w:r>
      <w:r>
        <w:fldChar w:fldCharType="begin"/>
      </w:r>
      <w:r>
        <w:instrText xml:space="preserve"> PAGEREF _Toc72569544 \h </w:instrText>
      </w:r>
      <w:r>
        <w:fldChar w:fldCharType="separate"/>
      </w:r>
      <w:r>
        <w:t>143</w:t>
      </w:r>
      <w:r>
        <w:fldChar w:fldCharType="end"/>
      </w:r>
    </w:p>
    <w:p w:rsidR="006D317B" w:rsidRDefault="006D317B">
      <w:pPr>
        <w:pStyle w:val="TOC4"/>
        <w:tabs>
          <w:tab w:val="left" w:pos="1701"/>
        </w:tabs>
      </w:pPr>
      <w:r>
        <w:t>A 1.1.10.3.</w:t>
      </w:r>
      <w:r>
        <w:tab/>
        <w:t>Speech service 12.2 kbps</w:t>
      </w:r>
      <w:r>
        <w:tab/>
      </w:r>
      <w:r>
        <w:fldChar w:fldCharType="begin"/>
      </w:r>
      <w:r>
        <w:instrText xml:space="preserve"> PAGEREF _Toc72569545 \h </w:instrText>
      </w:r>
      <w:r>
        <w:fldChar w:fldCharType="separate"/>
      </w:r>
      <w:r>
        <w:t>144</w:t>
      </w:r>
      <w:r>
        <w:fldChar w:fldCharType="end"/>
      </w:r>
    </w:p>
    <w:p w:rsidR="006D317B" w:rsidRDefault="006D317B">
      <w:pPr>
        <w:pStyle w:val="TOC4"/>
        <w:tabs>
          <w:tab w:val="left" w:pos="1701"/>
        </w:tabs>
      </w:pPr>
      <w:r>
        <w:t>A 1.1.10.4.</w:t>
      </w:r>
      <w:r>
        <w:tab/>
        <w:t>Data service 64 kbps</w:t>
      </w:r>
      <w:r>
        <w:tab/>
      </w:r>
      <w:r>
        <w:fldChar w:fldCharType="begin"/>
      </w:r>
      <w:r>
        <w:instrText xml:space="preserve"> PAGEREF _Toc72569546 \h </w:instrText>
      </w:r>
      <w:r>
        <w:fldChar w:fldCharType="separate"/>
      </w:r>
      <w:r>
        <w:t>145</w:t>
      </w:r>
      <w:r>
        <w:fldChar w:fldCharType="end"/>
      </w:r>
    </w:p>
    <w:p w:rsidR="006D317B" w:rsidRDefault="006D317B">
      <w:pPr>
        <w:pStyle w:val="TOC4"/>
        <w:tabs>
          <w:tab w:val="left" w:pos="1701"/>
        </w:tabs>
      </w:pPr>
      <w:r>
        <w:t>A 1.1.10.5.</w:t>
      </w:r>
      <w:r>
        <w:tab/>
        <w:t>Data service 144 kbps</w:t>
      </w:r>
      <w:r>
        <w:tab/>
      </w:r>
      <w:r>
        <w:fldChar w:fldCharType="begin"/>
      </w:r>
      <w:r>
        <w:instrText xml:space="preserve"> PAGEREF _Toc72569547 \h </w:instrText>
      </w:r>
      <w:r>
        <w:fldChar w:fldCharType="separate"/>
      </w:r>
      <w:r>
        <w:t>146</w:t>
      </w:r>
      <w:r>
        <w:fldChar w:fldCharType="end"/>
      </w:r>
    </w:p>
    <w:p w:rsidR="006D317B" w:rsidRDefault="006D317B">
      <w:pPr>
        <w:pStyle w:val="TOC4"/>
        <w:tabs>
          <w:tab w:val="left" w:pos="1701"/>
        </w:tabs>
      </w:pPr>
      <w:r>
        <w:t>A 1.1.10.6.</w:t>
      </w:r>
      <w:r>
        <w:tab/>
        <w:t>Data service 384 kbps</w:t>
      </w:r>
      <w:r>
        <w:tab/>
      </w:r>
      <w:r>
        <w:fldChar w:fldCharType="begin"/>
      </w:r>
      <w:r>
        <w:instrText xml:space="preserve"> PAGEREF _Toc72569548 \h </w:instrText>
      </w:r>
      <w:r>
        <w:fldChar w:fldCharType="separate"/>
      </w:r>
      <w:r>
        <w:t>147</w:t>
      </w:r>
      <w:r>
        <w:fldChar w:fldCharType="end"/>
      </w:r>
    </w:p>
    <w:p w:rsidR="006D317B" w:rsidRDefault="006D317B">
      <w:pPr>
        <w:pStyle w:val="TOC1"/>
        <w:tabs>
          <w:tab w:val="left" w:pos="1134"/>
        </w:tabs>
      </w:pPr>
      <w:r>
        <w:t>Annex 5.</w:t>
      </w:r>
      <w:r>
        <w:tab/>
        <w:t>“W-CDMA” Radio transmission technologies description template</w:t>
      </w:r>
      <w:r>
        <w:tab/>
      </w:r>
      <w:r>
        <w:fldChar w:fldCharType="begin"/>
      </w:r>
      <w:r>
        <w:instrText xml:space="preserve"> PAGEREF _Toc72569549 \h </w:instrText>
      </w:r>
      <w:r>
        <w:fldChar w:fldCharType="separate"/>
      </w:r>
      <w:r>
        <w:t>148</w:t>
      </w:r>
      <w:r>
        <w:fldChar w:fldCharType="end"/>
      </w:r>
    </w:p>
    <w:p w:rsidR="006D317B" w:rsidRDefault="006D317B">
      <w:pPr>
        <w:pStyle w:val="TOC2"/>
        <w:tabs>
          <w:tab w:val="left" w:pos="851"/>
        </w:tabs>
      </w:pPr>
      <w:r>
        <w:t>A1.5.</w:t>
      </w:r>
      <w:r>
        <w:tab/>
        <w:t>Test environment support</w:t>
      </w:r>
      <w:r>
        <w:tab/>
      </w:r>
      <w:r>
        <w:fldChar w:fldCharType="begin"/>
      </w:r>
      <w:r>
        <w:instrText xml:space="preserve"> PAGEREF _Toc72569550 \h </w:instrText>
      </w:r>
      <w:r>
        <w:fldChar w:fldCharType="separate"/>
      </w:r>
      <w:r>
        <w:t>148</w:t>
      </w:r>
      <w:r>
        <w:fldChar w:fldCharType="end"/>
      </w:r>
    </w:p>
    <w:p w:rsidR="006D317B" w:rsidRDefault="006D317B">
      <w:pPr>
        <w:pStyle w:val="TOC2"/>
        <w:tabs>
          <w:tab w:val="left" w:pos="851"/>
        </w:tabs>
      </w:pPr>
      <w:r>
        <w:t>A1.6.</w:t>
      </w:r>
      <w:r>
        <w:tab/>
        <w:t>Technical parameters</w:t>
      </w:r>
      <w:r>
        <w:tab/>
      </w:r>
      <w:r>
        <w:fldChar w:fldCharType="begin"/>
      </w:r>
      <w:r>
        <w:instrText xml:space="preserve"> PAGEREF _Toc72569551 \h </w:instrText>
      </w:r>
      <w:r>
        <w:fldChar w:fldCharType="separate"/>
      </w:r>
      <w:r>
        <w:t>148</w:t>
      </w:r>
      <w:r>
        <w:fldChar w:fldCharType="end"/>
      </w:r>
    </w:p>
    <w:p w:rsidR="006D317B" w:rsidRDefault="006D317B">
      <w:pPr>
        <w:pStyle w:val="TOC2"/>
        <w:tabs>
          <w:tab w:val="left" w:pos="851"/>
        </w:tabs>
      </w:pPr>
      <w:r>
        <w:t>A1.7.</w:t>
      </w:r>
      <w:r>
        <w:tab/>
        <w:t>Expected performances</w:t>
      </w:r>
      <w:r>
        <w:tab/>
      </w:r>
      <w:r>
        <w:fldChar w:fldCharType="begin"/>
      </w:r>
      <w:r>
        <w:instrText xml:space="preserve"> PAGEREF _Toc72569552 \h </w:instrText>
      </w:r>
      <w:r>
        <w:fldChar w:fldCharType="separate"/>
      </w:r>
      <w:r>
        <w:t>157</w:t>
      </w:r>
      <w:r>
        <w:fldChar w:fldCharType="end"/>
      </w:r>
    </w:p>
    <w:p w:rsidR="006D317B" w:rsidRDefault="006D317B">
      <w:pPr>
        <w:pStyle w:val="TOC2"/>
        <w:tabs>
          <w:tab w:val="left" w:pos="851"/>
        </w:tabs>
      </w:pPr>
      <w:r>
        <w:t>A1.8.</w:t>
      </w:r>
      <w:r>
        <w:tab/>
        <w:t>Technology design constraints</w:t>
      </w:r>
      <w:r>
        <w:tab/>
      </w:r>
      <w:r>
        <w:fldChar w:fldCharType="begin"/>
      </w:r>
      <w:r>
        <w:instrText xml:space="preserve"> PAGEREF _Toc72569553 \h </w:instrText>
      </w:r>
      <w:r>
        <w:fldChar w:fldCharType="separate"/>
      </w:r>
      <w:r>
        <w:t>158</w:t>
      </w:r>
      <w:r>
        <w:fldChar w:fldCharType="end"/>
      </w:r>
    </w:p>
    <w:p w:rsidR="006D317B" w:rsidRDefault="006D317B">
      <w:pPr>
        <w:pStyle w:val="TOC2"/>
        <w:tabs>
          <w:tab w:val="left" w:pos="851"/>
        </w:tabs>
      </w:pPr>
      <w:r>
        <w:t>A1.9.</w:t>
      </w:r>
      <w:r>
        <w:tab/>
        <w:t>Information required for terrestrial link budget template</w:t>
      </w:r>
      <w:r>
        <w:tab/>
      </w:r>
      <w:r>
        <w:fldChar w:fldCharType="begin"/>
      </w:r>
      <w:r>
        <w:instrText xml:space="preserve"> PAGEREF _Toc72569554 \h </w:instrText>
      </w:r>
      <w:r>
        <w:fldChar w:fldCharType="separate"/>
      </w:r>
      <w:r>
        <w:t>161</w:t>
      </w:r>
      <w:r>
        <w:fldChar w:fldCharType="end"/>
      </w:r>
    </w:p>
    <w:p w:rsidR="006D317B" w:rsidRDefault="006D317B">
      <w:pPr>
        <w:pStyle w:val="TOC2"/>
        <w:tabs>
          <w:tab w:val="left" w:pos="1134"/>
        </w:tabs>
      </w:pPr>
      <w:r>
        <w:t>A1.10.</w:t>
      </w:r>
      <w:r>
        <w:tab/>
        <w:t>Satellite system configuration.</w:t>
      </w:r>
      <w:r>
        <w:tab/>
      </w:r>
      <w:r>
        <w:fldChar w:fldCharType="begin"/>
      </w:r>
      <w:r>
        <w:instrText xml:space="preserve"> PAGEREF _Toc72569555 \h </w:instrText>
      </w:r>
      <w:r>
        <w:fldChar w:fldCharType="separate"/>
      </w:r>
      <w:r>
        <w:t>161</w:t>
      </w:r>
      <w:r>
        <w:fldChar w:fldCharType="end"/>
      </w:r>
    </w:p>
    <w:p w:rsidR="006D317B" w:rsidRDefault="006D317B">
      <w:pPr>
        <w:pStyle w:val="TOC1"/>
        <w:tabs>
          <w:tab w:val="left" w:pos="567"/>
        </w:tabs>
      </w:pPr>
      <w:r>
        <w:t>10.</w:t>
      </w:r>
      <w:r>
        <w:tab/>
        <w:t>History</w:t>
      </w:r>
      <w:r>
        <w:tab/>
      </w:r>
      <w:r>
        <w:fldChar w:fldCharType="begin"/>
      </w:r>
      <w:r>
        <w:instrText xml:space="preserve"> PAGEREF _Toc72569556 \h </w:instrText>
      </w:r>
      <w:r>
        <w:fldChar w:fldCharType="separate"/>
      </w:r>
      <w:r>
        <w:t>163</w:t>
      </w:r>
      <w:r>
        <w:fldChar w:fldCharType="end"/>
      </w:r>
    </w:p>
    <w:p w:rsidR="006D317B" w:rsidRDefault="006D317B">
      <w:r>
        <w:rPr>
          <w:lang w:eastAsia="en-US"/>
        </w:rPr>
        <w:fldChar w:fldCharType="end"/>
      </w:r>
    </w:p>
    <w:p w:rsidR="006D317B" w:rsidRDefault="006D317B">
      <w:pPr>
        <w:pStyle w:val="Heading1"/>
        <w:numPr>
          <w:ilvl w:val="0"/>
          <w:numId w:val="0"/>
        </w:numPr>
      </w:pPr>
      <w:r>
        <w:br w:type="page"/>
      </w:r>
      <w:bookmarkStart w:id="15" w:name="_Toc72569285"/>
      <w:r>
        <w:t>Intellectual Property Rights</w:t>
      </w:r>
      <w:bookmarkEnd w:id="15"/>
    </w:p>
    <w:p w:rsidR="006D317B" w:rsidRDefault="006D317B">
      <w:r>
        <w:t xml:space="preserve">IPRs essential or potentially essential to the present document may have been declared to ETSI. The information pertaining to these essential IPRs, if any, is publicly available for </w:t>
      </w:r>
      <w:r>
        <w:rPr>
          <w:b/>
        </w:rPr>
        <w:t>ETSI members and non-members</w:t>
      </w:r>
      <w:r>
        <w:t xml:space="preserve">, and can be found in ETSI SR 000 314: </w:t>
      </w:r>
      <w:r>
        <w:rPr>
          <w:i/>
        </w:rPr>
        <w:t>"Intellectual Property Rights (IPRs); Essential, or potentially Essential, IPRs notified to ETSI in respect of ETSI standards"</w:t>
      </w:r>
      <w:r>
        <w:t>, which is available from the ETSI Secretariat. Latest updates are available on the ETSI Web server (</w:t>
      </w:r>
      <w:hyperlink r:id="rId11" w:history="1">
        <w:r>
          <w:rPr>
            <w:rStyle w:val="Hyperlink"/>
          </w:rPr>
          <w:t>http://webapp.etsi.org/IPR/home.asp</w:t>
        </w:r>
      </w:hyperlink>
      <w:r>
        <w:t>).</w:t>
      </w:r>
    </w:p>
    <w:p w:rsidR="006D317B" w:rsidRDefault="006D317B">
      <w:r>
        <w:t>Pursuant to the ETSI IPR Policy, no investigation, including IPR searches, has been carried out by ETSI. No guarantee can be given as to the existence of other IPRs not referenced in ETSI SR 000 314 (or the updates on the ETSI Web server) which are, or may be, or may become, essential to the present document.</w:t>
      </w:r>
    </w:p>
    <w:p w:rsidR="006D317B" w:rsidRDefault="006D317B">
      <w:pPr>
        <w:spacing w:after="60"/>
        <w:rPr>
          <w:rStyle w:val="Guidance"/>
        </w:rPr>
      </w:pPr>
      <w:r>
        <w:rPr>
          <w:rStyle w:val="Guidance"/>
        </w:rPr>
        <w:t xml:space="preserve">If one or several IPRs are notified, please inform the secretariat or contact </w:t>
      </w:r>
      <w:r>
        <w:rPr>
          <w:rFonts w:ascii="Arial" w:hAnsi="Arial"/>
          <w:b/>
          <w:i/>
          <w:color w:val="008000"/>
        </w:rPr>
        <w:t>editHelp!</w:t>
      </w:r>
      <w:r>
        <w:rPr>
          <w:rStyle w:val="Guidance"/>
        </w:rPr>
        <w:t xml:space="preserve"> (</w:t>
      </w:r>
      <w:hyperlink r:id="rId12" w:history="1">
        <w:r>
          <w:rPr>
            <w:rStyle w:val="Guidance"/>
          </w:rPr>
          <w:t>mailto:edithelp@etsi.fr</w:t>
        </w:r>
      </w:hyperlink>
      <w:r>
        <w:rPr>
          <w:rStyle w:val="Guidance"/>
        </w:rPr>
        <w:t>)</w:t>
      </w:r>
      <w:r>
        <w:rPr>
          <w:rStyle w:val="Guidance"/>
        </w:rPr>
        <w:br/>
        <w:t>on +33 4 92 94 43 43.</w:t>
      </w:r>
    </w:p>
    <w:p w:rsidR="006D317B" w:rsidRDefault="006D317B">
      <w:pPr>
        <w:pStyle w:val="Heading1"/>
        <w:numPr>
          <w:ilvl w:val="0"/>
          <w:numId w:val="0"/>
        </w:numPr>
        <w:spacing w:before="60"/>
      </w:pPr>
      <w:bookmarkStart w:id="16" w:name="_Toc72569286"/>
      <w:r>
        <w:t>Foreword</w:t>
      </w:r>
      <w:bookmarkEnd w:id="16"/>
    </w:p>
    <w:p w:rsidR="006D317B" w:rsidRDefault="006D317B">
      <w:r>
        <w:t xml:space="preserve">This </w:t>
      </w:r>
      <w:bookmarkStart w:id="17" w:name="For_doctype"/>
      <w:r>
        <w:t>Technical Report (TR)</w:t>
      </w:r>
      <w:bookmarkEnd w:id="17"/>
      <w:r>
        <w:t xml:space="preserve"> has been produced by </w:t>
      </w:r>
      <w:bookmarkStart w:id="18" w:name="For_tbname"/>
      <w:r>
        <w:t>ETSI Technical Committee</w:t>
      </w:r>
      <w:bookmarkEnd w:id="18"/>
      <w:r>
        <w:t xml:space="preserve"> Satellite Earth stations and Systems (TC SES) to demonstrate that according to the methodology defined by the Radio-Communication Sector of the International Telecommunication Union (ITU-R), the Wide-band CDMA UTRA FDD as defined by the Third Generation Partnership Project (3GPP) can also be used in a satellite environment and therefore can be considered as an alternate Satellite Radio Interface (SRI).</w:t>
      </w:r>
    </w:p>
    <w:p w:rsidR="006D317B" w:rsidRDefault="006D317B">
      <w:pPr>
        <w:pStyle w:val="Heading1"/>
        <w:numPr>
          <w:ilvl w:val="0"/>
          <w:numId w:val="0"/>
        </w:numPr>
      </w:pPr>
      <w:bookmarkStart w:id="19" w:name="_Toc72569287"/>
      <w:r>
        <w:t>Introduction</w:t>
      </w:r>
      <w:bookmarkEnd w:id="19"/>
    </w:p>
    <w:p w:rsidR="006D317B" w:rsidRDefault="006D317B">
      <w:r>
        <w:t>The objective of using W-CDMA in a satellite environment is to ease integration of satellite and terrestrial UMTS. Some of the benefits to be gained from a fully integrated S-UMTS/T-UMTS system are :</w:t>
      </w:r>
    </w:p>
    <w:p w:rsidR="006D317B" w:rsidRDefault="006D317B">
      <w:pPr>
        <w:pStyle w:val="ListBullet2"/>
        <w:tabs>
          <w:tab w:val="clear" w:pos="360"/>
          <w:tab w:val="num" w:pos="644"/>
        </w:tabs>
        <w:ind w:left="644"/>
      </w:pPr>
      <w:r>
        <w:t>Seamless service provision,</w:t>
      </w:r>
    </w:p>
    <w:p w:rsidR="006D317B" w:rsidRDefault="006D317B">
      <w:pPr>
        <w:pStyle w:val="ListBullet2"/>
        <w:tabs>
          <w:tab w:val="clear" w:pos="360"/>
          <w:tab w:val="num" w:pos="644"/>
        </w:tabs>
        <w:ind w:left="644"/>
      </w:pPr>
      <w:r>
        <w:t>Re-use of terrestrial equipment : User Equipment and network infrastructure equipment (Node B, RNC, etc.),</w:t>
      </w:r>
    </w:p>
    <w:p w:rsidR="006D317B" w:rsidRDefault="006D317B">
      <w:pPr>
        <w:pStyle w:val="ListBullet2"/>
        <w:tabs>
          <w:tab w:val="clear" w:pos="360"/>
          <w:tab w:val="num" w:pos="644"/>
        </w:tabs>
        <w:ind w:left="644"/>
      </w:pPr>
      <w:r>
        <w:t>Highly integrated multi-mode terrestrial/satellite terminals.</w:t>
      </w:r>
    </w:p>
    <w:p w:rsidR="006D317B" w:rsidRDefault="006D317B">
      <w:r>
        <w:t>The satellite component of UMTS may provide services :</w:t>
      </w:r>
    </w:p>
    <w:p w:rsidR="006D317B" w:rsidRDefault="006D317B">
      <w:pPr>
        <w:pStyle w:val="ListBullet2"/>
        <w:tabs>
          <w:tab w:val="clear" w:pos="360"/>
          <w:tab w:val="num" w:pos="644"/>
        </w:tabs>
        <w:ind w:left="644"/>
      </w:pPr>
      <w:r>
        <w:t>In areas covered by cellular terrestrial systems, where terrestrial coverage requires capacity complement</w:t>
      </w:r>
    </w:p>
    <w:p w:rsidR="006D317B" w:rsidRDefault="006D317B">
      <w:pPr>
        <w:pStyle w:val="ListBullet2"/>
        <w:tabs>
          <w:tab w:val="clear" w:pos="360"/>
          <w:tab w:val="num" w:pos="644"/>
        </w:tabs>
        <w:ind w:left="644"/>
      </w:pPr>
      <w:r>
        <w:t>In areas where terrestrial coverage is not available :</w:t>
      </w:r>
    </w:p>
    <w:p w:rsidR="006D317B" w:rsidRDefault="006D317B">
      <w:pPr>
        <w:pStyle w:val="ListBullet2"/>
        <w:tabs>
          <w:tab w:val="clear" w:pos="360"/>
          <w:tab w:val="num" w:pos="1004"/>
        </w:tabs>
        <w:ind w:left="1004"/>
      </w:pPr>
      <w:r>
        <w:t>because terrestrial networks have not been deployed for business attractiveness reasons,</w:t>
      </w:r>
    </w:p>
    <w:p w:rsidR="006D317B" w:rsidRDefault="006D317B">
      <w:pPr>
        <w:pStyle w:val="ListBullet2"/>
        <w:tabs>
          <w:tab w:val="clear" w:pos="360"/>
          <w:tab w:val="num" w:pos="1004"/>
        </w:tabs>
        <w:ind w:left="1004"/>
      </w:pPr>
      <w:r>
        <w:t>or because terrestrial system has suffered environmental damages (crisis conditions).</w:t>
      </w:r>
    </w:p>
    <w:p w:rsidR="006D317B" w:rsidRDefault="006D317B">
      <w:r>
        <w:t>Based on the methodology defined by ITU-R, the outline of this Technical Report is the following :</w:t>
      </w:r>
    </w:p>
    <w:p w:rsidR="006D317B" w:rsidRDefault="006D317B">
      <w:pPr>
        <w:spacing w:after="60"/>
      </w:pPr>
      <w:r>
        <w:t>In clause 4 "Satellite UMTS", the system architecture and examples of candidate satellite constellations are presented.</w:t>
      </w:r>
    </w:p>
    <w:p w:rsidR="006D317B" w:rsidRDefault="006D317B">
      <w:pPr>
        <w:spacing w:after="60"/>
      </w:pPr>
      <w:r>
        <w:t>Clause 5 "W-CDMA Satellite Radio Interface" summarises key characteristics based on the Technical Specifications defined by 3GPP. Adaptation of radio resource functions to satellite environment is approached.</w:t>
      </w:r>
    </w:p>
    <w:p w:rsidR="006D317B" w:rsidRDefault="006D317B">
      <w:pPr>
        <w:spacing w:after="60"/>
      </w:pPr>
      <w:r>
        <w:t>Clause 6 specifies test environment and equipment performance requirements.</w:t>
      </w:r>
    </w:p>
    <w:p w:rsidR="006D317B" w:rsidRDefault="006D317B">
      <w:pPr>
        <w:spacing w:after="60"/>
      </w:pPr>
      <w:r>
        <w:t>Clause 7 "System capacity" presents system capacity.</w:t>
      </w:r>
    </w:p>
    <w:p w:rsidR="006D317B" w:rsidRDefault="006D317B">
      <w:pPr>
        <w:spacing w:after="60"/>
      </w:pPr>
      <w:r>
        <w:t>Clause 8 "Technology design constraints" summarises constraints due to satellite environment.</w:t>
      </w:r>
    </w:p>
    <w:p w:rsidR="006D317B" w:rsidRDefault="006D317B">
      <w:pPr>
        <w:rPr>
          <w:highlight w:val="cyan"/>
        </w:rPr>
      </w:pPr>
      <w:r>
        <w:t>The concluding Clause 9 “ Conclusion” is a brief summary of the results established so far.</w:t>
      </w:r>
    </w:p>
    <w:p w:rsidR="006D317B" w:rsidRDefault="006D317B">
      <w:r>
        <w:t>This Technical Report is completed with five annexes. Annexes 1 and 2 specify reference measurement channels. Annex 3 provides typical link budgets. Annex 4 presents detailed system capacity results. Annex 5 is the ITU-R template used in M.1225 [1] the evaluation of the Radio Interfaces.</w:t>
      </w:r>
    </w:p>
    <w:p w:rsidR="006D317B" w:rsidRDefault="006D317B">
      <w:pPr>
        <w:sectPr w:rsidR="006D317B">
          <w:headerReference w:type="default" r:id="rId13"/>
          <w:footerReference w:type="default" r:id="rId14"/>
          <w:footnotePr>
            <w:numRestart w:val="eachSect"/>
          </w:footnotePr>
          <w:type w:val="continuous"/>
          <w:pgSz w:w="11907" w:h="16840"/>
          <w:pgMar w:top="1418" w:right="1134" w:bottom="1134" w:left="1134" w:header="851" w:footer="340" w:gutter="0"/>
          <w:cols w:space="720"/>
        </w:sectPr>
      </w:pPr>
    </w:p>
    <w:p w:rsidR="006D317B" w:rsidRDefault="006D317B">
      <w:pPr>
        <w:pStyle w:val="Heading1"/>
      </w:pPr>
      <w:bookmarkStart w:id="20" w:name="_Toc72569288"/>
      <w:r>
        <w:t>Scope</w:t>
      </w:r>
      <w:bookmarkEnd w:id="20"/>
    </w:p>
    <w:p w:rsidR="006D317B" w:rsidRDefault="006D317B">
      <w:r>
        <w:t xml:space="preserve">The present document evaluates the feasibility to use the W-CDMA UTRA FDD as a Satellite Radio Interface. </w:t>
      </w:r>
    </w:p>
    <w:p w:rsidR="006D317B" w:rsidRDefault="006D317B">
      <w:r>
        <w:t xml:space="preserve">The Technical Specifications for the W-CDMA  UTRA FDD has been developed in the framework of the third Generation Partnership  project (3GPP). This analysis is based on the Release 99 as defined in </w:t>
      </w:r>
      <w:r>
        <w:fldChar w:fldCharType="begin"/>
      </w:r>
      <w:r>
        <w:instrText xml:space="preserve"> REF _Ref15895448 \r \h </w:instrText>
      </w:r>
      <w:r>
        <w:fldChar w:fldCharType="separate"/>
      </w:r>
      <w:r>
        <w:t>[10]</w:t>
      </w:r>
      <w:r>
        <w:fldChar w:fldCharType="end"/>
      </w:r>
      <w:r>
        <w:fldChar w:fldCharType="begin"/>
      </w:r>
      <w:r>
        <w:instrText xml:space="preserve"> REF _Ref15895457 \r \h </w:instrText>
      </w:r>
      <w:r>
        <w:fldChar w:fldCharType="separate"/>
      </w:r>
      <w:r>
        <w:t>[11]</w:t>
      </w:r>
      <w:r>
        <w:fldChar w:fldCharType="end"/>
      </w:r>
      <w:r>
        <w:fldChar w:fldCharType="begin"/>
      </w:r>
      <w:r>
        <w:instrText xml:space="preserve"> REF _Ref23593594 \r \h </w:instrText>
      </w:r>
      <w:r>
        <w:fldChar w:fldCharType="separate"/>
      </w:r>
      <w:r>
        <w:t>[12]</w:t>
      </w:r>
      <w:r>
        <w:fldChar w:fldCharType="end"/>
      </w:r>
      <w:r>
        <w:fldChar w:fldCharType="begin"/>
      </w:r>
      <w:r>
        <w:instrText xml:space="preserve"> REF _Ref27389945 \r \h </w:instrText>
      </w:r>
      <w:r>
        <w:fldChar w:fldCharType="separate"/>
      </w:r>
      <w:r>
        <w:t>[13]</w:t>
      </w:r>
      <w:r>
        <w:fldChar w:fldCharType="end"/>
      </w:r>
      <w:r>
        <w:fldChar w:fldCharType="begin"/>
      </w:r>
      <w:r>
        <w:instrText xml:space="preserve"> REF _Ref27389951 \r \h </w:instrText>
      </w:r>
      <w:r>
        <w:fldChar w:fldCharType="separate"/>
      </w:r>
      <w:r>
        <w:t>[14]</w:t>
      </w:r>
      <w:r>
        <w:fldChar w:fldCharType="end"/>
      </w:r>
      <w:r>
        <w:fldChar w:fldCharType="begin"/>
      </w:r>
      <w:r>
        <w:instrText xml:space="preserve"> REF _Ref23763806 \r \h </w:instrText>
      </w:r>
      <w:r>
        <w:fldChar w:fldCharType="separate"/>
      </w:r>
      <w:r>
        <w:t>[15]</w:t>
      </w:r>
      <w:r>
        <w:fldChar w:fldCharType="end"/>
      </w:r>
      <w:r>
        <w:fldChar w:fldCharType="begin"/>
      </w:r>
      <w:r>
        <w:instrText xml:space="preserve"> REF _Ref27389973 \r \h </w:instrText>
      </w:r>
      <w:r>
        <w:fldChar w:fldCharType="separate"/>
      </w:r>
      <w:r>
        <w:t>[16]</w:t>
      </w:r>
      <w:r>
        <w:fldChar w:fldCharType="end"/>
      </w:r>
      <w:r>
        <w:fldChar w:fldCharType="begin"/>
      </w:r>
      <w:r>
        <w:instrText xml:space="preserve"> REF _Ref27389980 \r \h </w:instrText>
      </w:r>
      <w:r>
        <w:fldChar w:fldCharType="separate"/>
      </w:r>
      <w:r>
        <w:t>[17]</w:t>
      </w:r>
      <w:r>
        <w:fldChar w:fldCharType="end"/>
      </w:r>
      <w:r>
        <w:fldChar w:fldCharType="begin"/>
      </w:r>
      <w:r>
        <w:instrText xml:space="preserve"> REF _Ref25391059 \r \h </w:instrText>
      </w:r>
      <w:r>
        <w:fldChar w:fldCharType="separate"/>
      </w:r>
      <w:r>
        <w:t>[18]</w:t>
      </w:r>
      <w:r>
        <w:fldChar w:fldCharType="end"/>
      </w:r>
      <w:r>
        <w:fldChar w:fldCharType="begin"/>
      </w:r>
      <w:r>
        <w:instrText xml:space="preserve"> REF _Ref27389991 \r \h </w:instrText>
      </w:r>
      <w:r>
        <w:fldChar w:fldCharType="separate"/>
      </w:r>
      <w:r>
        <w:t>[19]</w:t>
      </w:r>
      <w:r>
        <w:fldChar w:fldCharType="end"/>
      </w:r>
      <w:r>
        <w:fldChar w:fldCharType="begin"/>
      </w:r>
      <w:r>
        <w:instrText xml:space="preserve"> REF _Ref27390018 \r \h </w:instrText>
      </w:r>
      <w:r>
        <w:fldChar w:fldCharType="separate"/>
      </w:r>
      <w:r>
        <w:t>[20]</w:t>
      </w:r>
      <w:r>
        <w:fldChar w:fldCharType="end"/>
      </w:r>
      <w:r>
        <w:fldChar w:fldCharType="begin"/>
      </w:r>
      <w:r>
        <w:instrText xml:space="preserve"> REF _Ref27390026 \r \h </w:instrText>
      </w:r>
      <w:r>
        <w:fldChar w:fldCharType="separate"/>
      </w:r>
      <w:r>
        <w:t>[21]</w:t>
      </w:r>
      <w:r>
        <w:fldChar w:fldCharType="end"/>
      </w:r>
      <w:r>
        <w:fldChar w:fldCharType="begin"/>
      </w:r>
      <w:r>
        <w:instrText xml:space="preserve"> REF _Ref27390040 \r \h </w:instrText>
      </w:r>
      <w:r>
        <w:fldChar w:fldCharType="separate"/>
      </w:r>
      <w:r>
        <w:t>[22]</w:t>
      </w:r>
      <w:r>
        <w:fldChar w:fldCharType="end"/>
      </w:r>
      <w:r>
        <w:fldChar w:fldCharType="begin"/>
      </w:r>
      <w:r>
        <w:instrText xml:space="preserve"> REF _Ref27390047 \r \h </w:instrText>
      </w:r>
      <w:r>
        <w:fldChar w:fldCharType="separate"/>
      </w:r>
      <w:r>
        <w:t>[23]</w:t>
      </w:r>
      <w:r>
        <w:fldChar w:fldCharType="end"/>
      </w:r>
      <w:r>
        <w:fldChar w:fldCharType="begin"/>
      </w:r>
      <w:r>
        <w:instrText xml:space="preserve"> REF _Ref27390055 \r \h </w:instrText>
      </w:r>
      <w:r>
        <w:fldChar w:fldCharType="separate"/>
      </w:r>
      <w:r>
        <w:t>[24]</w:t>
      </w:r>
      <w:r>
        <w:fldChar w:fldCharType="end"/>
      </w:r>
      <w:r>
        <w:fldChar w:fldCharType="begin"/>
      </w:r>
      <w:r>
        <w:instrText xml:space="preserve"> REF _Ref27390068 \r \h </w:instrText>
      </w:r>
      <w:r>
        <w:fldChar w:fldCharType="separate"/>
      </w:r>
      <w:r>
        <w:t>[25]</w:t>
      </w:r>
      <w:r>
        <w:fldChar w:fldCharType="end"/>
      </w:r>
      <w:r>
        <w:fldChar w:fldCharType="begin"/>
      </w:r>
      <w:r>
        <w:instrText xml:space="preserve"> REF _Ref27390074 \r \h </w:instrText>
      </w:r>
      <w:r>
        <w:fldChar w:fldCharType="separate"/>
      </w:r>
      <w:r>
        <w:t>[26]</w:t>
      </w:r>
      <w:r>
        <w:fldChar w:fldCharType="end"/>
      </w:r>
      <w:r>
        <w:fldChar w:fldCharType="begin"/>
      </w:r>
      <w:r>
        <w:instrText xml:space="preserve"> REF _Ref15897673 \r \h </w:instrText>
      </w:r>
      <w:r>
        <w:fldChar w:fldCharType="separate"/>
      </w:r>
      <w:r>
        <w:t>[27]</w:t>
      </w:r>
      <w:r>
        <w:fldChar w:fldCharType="end"/>
      </w:r>
      <w:r>
        <w:t xml:space="preserve"> </w:t>
      </w:r>
      <w:r>
        <w:fldChar w:fldCharType="begin"/>
      </w:r>
      <w:r>
        <w:instrText xml:space="preserve"> REF _Ref15895470 \r \h </w:instrText>
      </w:r>
      <w:r>
        <w:fldChar w:fldCharType="separate"/>
      </w:r>
      <w:r>
        <w:t>[28]</w:t>
      </w:r>
      <w:r>
        <w:fldChar w:fldCharType="end"/>
      </w:r>
      <w:r>
        <w:fldChar w:fldCharType="begin"/>
      </w:r>
      <w:r>
        <w:instrText xml:space="preserve"> REF _Ref15984518 \r \h </w:instrText>
      </w:r>
      <w:r>
        <w:fldChar w:fldCharType="separate"/>
      </w:r>
      <w:r>
        <w:t>[29]</w:t>
      </w:r>
      <w:r>
        <w:fldChar w:fldCharType="end"/>
      </w:r>
      <w:r>
        <w:fldChar w:fldCharType="begin"/>
      </w:r>
      <w:r>
        <w:instrText xml:space="preserve"> REF _Ref16575417 \r \h </w:instrText>
      </w:r>
      <w:r>
        <w:fldChar w:fldCharType="separate"/>
      </w:r>
      <w:r>
        <w:t>[30]</w:t>
      </w:r>
      <w:r>
        <w:fldChar w:fldCharType="end"/>
      </w:r>
      <w:r>
        <w:fldChar w:fldCharType="begin"/>
      </w:r>
      <w:r>
        <w:instrText xml:space="preserve"> REF _Ref58406073 \r \h </w:instrText>
      </w:r>
      <w:r>
        <w:fldChar w:fldCharType="separate"/>
      </w:r>
      <w:r>
        <w:t>[31]</w:t>
      </w:r>
      <w:r>
        <w:fldChar w:fldCharType="end"/>
      </w:r>
      <w:r>
        <w:t>.</w:t>
      </w:r>
    </w:p>
    <w:p w:rsidR="006D317B" w:rsidRDefault="006D317B">
      <w:r>
        <w:t>The procedure and methodology used for the evaluation of W-CDMA UTRA FDD as a Satellite Radio Interface are those defined in the Recommendations from ITU-R and which have been used for the evaluation of the radio transmission technologies candidate for the satellite component of UMTS/IMT-2000:</w:t>
      </w:r>
    </w:p>
    <w:p w:rsidR="006D317B" w:rsidRDefault="006D317B">
      <w:pPr>
        <w:pStyle w:val="ListBullet2"/>
        <w:ind w:left="644"/>
      </w:pPr>
      <w:r>
        <w:t>M.1455 “Key characteristics for the radio interfaces of the International Mobile Telecommunications- 2000 (IMT-2000)  [2],</w:t>
      </w:r>
    </w:p>
    <w:p w:rsidR="006D317B" w:rsidRDefault="006D317B">
      <w:pPr>
        <w:pStyle w:val="ListBullet2"/>
        <w:ind w:left="644"/>
      </w:pPr>
      <w:r>
        <w:t>M.1225. Guidelines for evaluation of radio transmission technology for IMT-2000 [1].</w:t>
      </w:r>
    </w:p>
    <w:p w:rsidR="006D317B" w:rsidRDefault="006D317B">
      <w:r>
        <w:t>Without precluding the applicability of these results to other satellite constellation types, only the case of geostationary satellite is considered in the version of the technical report.</w:t>
      </w: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Heading1"/>
      </w:pPr>
      <w:bookmarkStart w:id="21" w:name="_Toc72569289"/>
      <w:r>
        <w:t>References</w:t>
      </w:r>
      <w:bookmarkStart w:id="22" w:name="_Hlt49313337"/>
      <w:bookmarkEnd w:id="21"/>
      <w:bookmarkEnd w:id="22"/>
    </w:p>
    <w:p w:rsidR="006D317B" w:rsidRDefault="006D317B">
      <w:r>
        <w:t>For the purposes of this Technical Report (TR), the following references apply :</w:t>
      </w:r>
      <w:bookmarkStart w:id="23" w:name="_Hlt51144543"/>
      <w:bookmarkEnd w:id="23"/>
    </w:p>
    <w:tbl>
      <w:tblPr>
        <w:tblW w:w="0" w:type="auto"/>
        <w:tblInd w:w="-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709"/>
        <w:gridCol w:w="5670"/>
        <w:gridCol w:w="2977"/>
      </w:tblGrid>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24" w:name="_Hlt58407647"/>
            <w:bookmarkStart w:id="25" w:name="_Ref15875404"/>
            <w:bookmarkStart w:id="26" w:name="_Toc536349428"/>
            <w:bookmarkStart w:id="27" w:name="_Toc3184572"/>
            <w:bookmarkEnd w:id="24"/>
          </w:p>
        </w:tc>
        <w:tc>
          <w:tcPr>
            <w:tcW w:w="5670" w:type="dxa"/>
            <w:tcBorders>
              <w:top w:val="nil"/>
              <w:left w:val="nil"/>
              <w:bottom w:val="nil"/>
              <w:right w:val="nil"/>
            </w:tcBorders>
          </w:tcPr>
          <w:p w:rsidR="006D317B" w:rsidRDefault="006D317B">
            <w:bookmarkStart w:id="28" w:name="_Hlt15720945"/>
            <w:bookmarkEnd w:id="25"/>
            <w:bookmarkEnd w:id="28"/>
            <w:r>
              <w:t xml:space="preserve">Guidelines for evaluation of Radio Transmission technology for the International Mobile Telecommunications-2000 (IMT-2000) </w:t>
            </w:r>
          </w:p>
        </w:tc>
        <w:tc>
          <w:tcPr>
            <w:tcW w:w="2977" w:type="dxa"/>
            <w:tcBorders>
              <w:top w:val="nil"/>
              <w:left w:val="nil"/>
              <w:bottom w:val="nil"/>
              <w:right w:val="nil"/>
            </w:tcBorders>
          </w:tcPr>
          <w:p w:rsidR="006D317B" w:rsidRDefault="006D317B">
            <w:pPr>
              <w:rPr>
                <w:lang w:val="fr-FR"/>
              </w:rPr>
            </w:pPr>
            <w:r>
              <w:rPr>
                <w:lang w:val="fr-FR"/>
              </w:rPr>
              <w:t>ITU-R M.1225</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rPr>
                <w:lang w:val="fr-FR"/>
              </w:rPr>
            </w:pPr>
          </w:p>
        </w:tc>
        <w:tc>
          <w:tcPr>
            <w:tcW w:w="5670" w:type="dxa"/>
            <w:tcBorders>
              <w:top w:val="nil"/>
              <w:left w:val="nil"/>
              <w:bottom w:val="nil"/>
              <w:right w:val="nil"/>
            </w:tcBorders>
          </w:tcPr>
          <w:p w:rsidR="006D317B" w:rsidRDefault="006D317B">
            <w:r>
              <w:t xml:space="preserve">Key characteristics for the radio interfaces of the International Mobile Telecommunications-2000 (IMT-2000) </w:t>
            </w:r>
          </w:p>
        </w:tc>
        <w:tc>
          <w:tcPr>
            <w:tcW w:w="2977" w:type="dxa"/>
            <w:tcBorders>
              <w:top w:val="nil"/>
              <w:left w:val="nil"/>
              <w:bottom w:val="nil"/>
              <w:right w:val="nil"/>
            </w:tcBorders>
          </w:tcPr>
          <w:p w:rsidR="006D317B" w:rsidRDefault="006D317B">
            <w:pPr>
              <w:rPr>
                <w:lang w:val="fr-FR"/>
              </w:rPr>
            </w:pPr>
            <w:r>
              <w:rPr>
                <w:lang w:val="fr-FR"/>
              </w:rPr>
              <w:t>ITU-R M.1455</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rPr>
                <w:lang w:val="fr-FR"/>
              </w:rPr>
            </w:pPr>
          </w:p>
        </w:tc>
        <w:tc>
          <w:tcPr>
            <w:tcW w:w="5670" w:type="dxa"/>
            <w:tcBorders>
              <w:top w:val="nil"/>
              <w:left w:val="nil"/>
              <w:bottom w:val="nil"/>
              <w:right w:val="nil"/>
            </w:tcBorders>
          </w:tcPr>
          <w:p w:rsidR="006D317B" w:rsidRDefault="006D317B">
            <w:r>
              <w:t xml:space="preserve">Detailed specifications of the radio interfaces of the International Mobile Telecommunications-2000 (IMT-2000) </w:t>
            </w:r>
          </w:p>
        </w:tc>
        <w:tc>
          <w:tcPr>
            <w:tcW w:w="2977" w:type="dxa"/>
            <w:tcBorders>
              <w:top w:val="nil"/>
              <w:left w:val="nil"/>
              <w:bottom w:val="nil"/>
              <w:right w:val="nil"/>
            </w:tcBorders>
          </w:tcPr>
          <w:p w:rsidR="006D317B" w:rsidRDefault="006D317B">
            <w:pPr>
              <w:rPr>
                <w:lang w:val="fr-FR"/>
              </w:rPr>
            </w:pPr>
            <w:r>
              <w:rPr>
                <w:lang w:val="fr-FR"/>
              </w:rPr>
              <w:t>ITU-R M.1457</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rPr>
                <w:lang w:val="fr-FR"/>
              </w:rPr>
            </w:pPr>
            <w:bookmarkStart w:id="29" w:name="_Ref25141497"/>
          </w:p>
        </w:tc>
        <w:bookmarkEnd w:id="29"/>
        <w:tc>
          <w:tcPr>
            <w:tcW w:w="5670" w:type="dxa"/>
            <w:tcBorders>
              <w:top w:val="nil"/>
              <w:left w:val="nil"/>
              <w:bottom w:val="nil"/>
              <w:right w:val="nil"/>
            </w:tcBorders>
          </w:tcPr>
          <w:p w:rsidR="006D317B" w:rsidRDefault="006D317B">
            <w:pPr>
              <w:pStyle w:val="EQ"/>
              <w:keepLines w:val="0"/>
              <w:tabs>
                <w:tab w:val="clear" w:pos="4536"/>
                <w:tab w:val="clear" w:pos="9072"/>
              </w:tabs>
              <w:rPr>
                <w:noProof w:val="0"/>
                <w:lang w:eastAsia="fr-FR"/>
              </w:rPr>
            </w:pPr>
            <w:r>
              <w:rPr>
                <w:noProof w:val="0"/>
                <w:snapToGrid w:val="0"/>
                <w:lang w:eastAsia="fr-FR"/>
              </w:rPr>
              <w:t>Requirements for the radio interface(s) for International Mobile Telecommunications-2000 (IMT-2000)</w:t>
            </w:r>
          </w:p>
        </w:tc>
        <w:tc>
          <w:tcPr>
            <w:tcW w:w="2977" w:type="dxa"/>
            <w:tcBorders>
              <w:top w:val="nil"/>
              <w:left w:val="nil"/>
              <w:bottom w:val="nil"/>
              <w:right w:val="nil"/>
            </w:tcBorders>
          </w:tcPr>
          <w:p w:rsidR="006D317B" w:rsidRDefault="006D317B">
            <w:pPr>
              <w:rPr>
                <w:lang w:val="fr-FR"/>
              </w:rPr>
            </w:pPr>
            <w:r>
              <w:rPr>
                <w:lang w:val="fr-FR"/>
              </w:rPr>
              <w:t>ITU-R M.1034-1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rPr>
                <w:lang w:val="fr-FR"/>
              </w:rPr>
            </w:pPr>
          </w:p>
        </w:tc>
        <w:tc>
          <w:tcPr>
            <w:tcW w:w="5670" w:type="dxa"/>
            <w:tcBorders>
              <w:top w:val="nil"/>
              <w:left w:val="nil"/>
              <w:bottom w:val="nil"/>
              <w:right w:val="nil"/>
            </w:tcBorders>
          </w:tcPr>
          <w:p w:rsidR="006D317B" w:rsidRDefault="006D317B">
            <w:r>
              <w:t xml:space="preserve">Proposal for Satellite IMT-2000 Standardisation </w:t>
            </w:r>
          </w:p>
        </w:tc>
        <w:tc>
          <w:tcPr>
            <w:tcW w:w="2977" w:type="dxa"/>
            <w:tcBorders>
              <w:top w:val="nil"/>
              <w:left w:val="nil"/>
              <w:bottom w:val="nil"/>
              <w:right w:val="nil"/>
            </w:tcBorders>
          </w:tcPr>
          <w:p w:rsidR="006D317B" w:rsidRDefault="006D317B">
            <w:r>
              <w:t xml:space="preserve">File: 51640_ww7. </w:t>
            </w:r>
            <w:r>
              <w:rPr>
                <w:snapToGrid w:val="0"/>
              </w:rPr>
              <w:t>ITU server</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p>
        </w:tc>
        <w:tc>
          <w:tcPr>
            <w:tcW w:w="5670" w:type="dxa"/>
            <w:tcBorders>
              <w:top w:val="nil"/>
              <w:left w:val="nil"/>
              <w:bottom w:val="nil"/>
              <w:right w:val="nil"/>
            </w:tcBorders>
          </w:tcPr>
          <w:p w:rsidR="006D317B" w:rsidRDefault="006D317B">
            <w:r>
              <w:t xml:space="preserve">Evaluation Report by the European Space Agency IMT-2000 Satellite RTT Evaluation Committee September 30, 1998 </w:t>
            </w:r>
          </w:p>
        </w:tc>
        <w:tc>
          <w:tcPr>
            <w:tcW w:w="2977" w:type="dxa"/>
            <w:tcBorders>
              <w:top w:val="nil"/>
              <w:left w:val="nil"/>
              <w:bottom w:val="nil"/>
              <w:right w:val="nil"/>
            </w:tcBorders>
          </w:tcPr>
          <w:p w:rsidR="006D317B" w:rsidRDefault="006D317B">
            <w:r>
              <w:t xml:space="preserve">File: ESA_RTT_Self_Evaluation.pdf </w:t>
            </w:r>
            <w:r>
              <w:rPr>
                <w:snapToGrid w:val="0"/>
              </w:rPr>
              <w:t>ITU server</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p>
        </w:tc>
        <w:tc>
          <w:tcPr>
            <w:tcW w:w="5670" w:type="dxa"/>
            <w:tcBorders>
              <w:top w:val="nil"/>
              <w:left w:val="nil"/>
              <w:bottom w:val="nil"/>
              <w:right w:val="nil"/>
            </w:tcBorders>
          </w:tcPr>
          <w:p w:rsidR="006D317B" w:rsidRDefault="006D317B">
            <w:r>
              <w:t xml:space="preserve">Table 1 for ESA satellite environment RTT proposals SW-CDMA and SW-CTDMA Technical Requirements and Objectives Relevant to the Evaluation of Candidate Radio Transmission Technologies </w:t>
            </w:r>
          </w:p>
        </w:tc>
        <w:tc>
          <w:tcPr>
            <w:tcW w:w="2977" w:type="dxa"/>
            <w:tcBorders>
              <w:top w:val="nil"/>
              <w:left w:val="nil"/>
              <w:bottom w:val="nil"/>
              <w:right w:val="nil"/>
            </w:tcBorders>
          </w:tcPr>
          <w:p w:rsidR="006D317B" w:rsidRDefault="006D317B">
            <w:r>
              <w:rPr>
                <w:snapToGrid w:val="0"/>
              </w:rPr>
              <w:t>File : complian.pdf  ITU server</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p>
        </w:tc>
        <w:tc>
          <w:tcPr>
            <w:tcW w:w="5670" w:type="dxa"/>
            <w:tcBorders>
              <w:top w:val="nil"/>
              <w:left w:val="nil"/>
              <w:bottom w:val="nil"/>
              <w:right w:val="nil"/>
            </w:tcBorders>
          </w:tcPr>
          <w:p w:rsidR="006D317B" w:rsidRDefault="006D317B">
            <w:r>
              <w:rPr>
                <w:snapToGrid w:val="0"/>
              </w:rPr>
              <w:t xml:space="preserve">Wideband CDMA Option for the Satellite Component of IMT-2000 “ SW-CDMA” ESA Proposal of a Candidate RTT Textural Description v. 1.0 27/06/98 </w:t>
            </w:r>
          </w:p>
        </w:tc>
        <w:tc>
          <w:tcPr>
            <w:tcW w:w="2977" w:type="dxa"/>
            <w:tcBorders>
              <w:top w:val="nil"/>
              <w:left w:val="nil"/>
              <w:bottom w:val="nil"/>
              <w:right w:val="nil"/>
            </w:tcBorders>
          </w:tcPr>
          <w:p w:rsidR="006D317B" w:rsidRDefault="006D317B">
            <w:r>
              <w:t>File: sw-cdma.pdf ITU server</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p>
        </w:tc>
        <w:tc>
          <w:tcPr>
            <w:tcW w:w="5670" w:type="dxa"/>
            <w:tcBorders>
              <w:top w:val="nil"/>
              <w:left w:val="nil"/>
              <w:bottom w:val="nil"/>
              <w:right w:val="nil"/>
            </w:tcBorders>
          </w:tcPr>
          <w:p w:rsidR="006D317B" w:rsidRDefault="006D317B">
            <w:r>
              <w:rPr>
                <w:snapToGrid w:val="0"/>
              </w:rPr>
              <w:t xml:space="preserve">ESA “SW-CDMA” Radio transmission technologies description template Description of the radio transmission technology </w:t>
            </w:r>
          </w:p>
        </w:tc>
        <w:tc>
          <w:tcPr>
            <w:tcW w:w="2977" w:type="dxa"/>
            <w:tcBorders>
              <w:top w:val="nil"/>
              <w:left w:val="nil"/>
              <w:bottom w:val="nil"/>
              <w:right w:val="nil"/>
            </w:tcBorders>
          </w:tcPr>
          <w:p w:rsidR="006D317B" w:rsidRDefault="006D317B">
            <w:r>
              <w:rPr>
                <w:snapToGrid w:val="0"/>
              </w:rPr>
              <w:t>File : sw-cdma1.pdf ITU server</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0" w:name="_Hlt16570660"/>
            <w:bookmarkStart w:id="31" w:name="_Ref15895448"/>
            <w:bookmarkEnd w:id="30"/>
          </w:p>
        </w:tc>
        <w:bookmarkEnd w:id="31"/>
        <w:tc>
          <w:tcPr>
            <w:tcW w:w="5670" w:type="dxa"/>
            <w:tcBorders>
              <w:top w:val="nil"/>
              <w:left w:val="nil"/>
              <w:bottom w:val="nil"/>
              <w:right w:val="nil"/>
            </w:tcBorders>
          </w:tcPr>
          <w:p w:rsidR="006D317B" w:rsidRDefault="006D317B">
            <w:r>
              <w:t>UE Radio Transmission and Reception (FDD)</w:t>
            </w:r>
          </w:p>
        </w:tc>
        <w:tc>
          <w:tcPr>
            <w:tcW w:w="2977" w:type="dxa"/>
            <w:tcBorders>
              <w:top w:val="nil"/>
              <w:left w:val="nil"/>
              <w:bottom w:val="nil"/>
              <w:right w:val="nil"/>
            </w:tcBorders>
          </w:tcPr>
          <w:p w:rsidR="006D317B" w:rsidRDefault="006D317B">
            <w:r>
              <w:t>3GPP TS 25.101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2" w:name="_Ref15895457"/>
          </w:p>
        </w:tc>
        <w:bookmarkEnd w:id="32"/>
        <w:tc>
          <w:tcPr>
            <w:tcW w:w="5670" w:type="dxa"/>
            <w:tcBorders>
              <w:top w:val="nil"/>
              <w:left w:val="nil"/>
              <w:bottom w:val="nil"/>
              <w:right w:val="nil"/>
            </w:tcBorders>
          </w:tcPr>
          <w:p w:rsidR="006D317B" w:rsidRDefault="006D317B">
            <w:r>
              <w:t>UTRA (BS) FDD; Radio transmission and Reception</w:t>
            </w:r>
          </w:p>
        </w:tc>
        <w:tc>
          <w:tcPr>
            <w:tcW w:w="2977" w:type="dxa"/>
            <w:tcBorders>
              <w:top w:val="nil"/>
              <w:left w:val="nil"/>
              <w:bottom w:val="nil"/>
              <w:right w:val="nil"/>
            </w:tcBorders>
          </w:tcPr>
          <w:p w:rsidR="006D317B" w:rsidRDefault="006D317B">
            <w:r>
              <w:t>3GPP TS 25.104</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3" w:name="_Ref23593594"/>
          </w:p>
        </w:tc>
        <w:bookmarkEnd w:id="33"/>
        <w:tc>
          <w:tcPr>
            <w:tcW w:w="5670" w:type="dxa"/>
            <w:tcBorders>
              <w:top w:val="nil"/>
              <w:left w:val="nil"/>
              <w:bottom w:val="nil"/>
              <w:right w:val="nil"/>
            </w:tcBorders>
          </w:tcPr>
          <w:p w:rsidR="006D317B" w:rsidRDefault="006D317B">
            <w:r>
              <w:t>Physical layer - General description</w:t>
            </w:r>
          </w:p>
        </w:tc>
        <w:tc>
          <w:tcPr>
            <w:tcW w:w="2977" w:type="dxa"/>
            <w:tcBorders>
              <w:top w:val="nil"/>
              <w:left w:val="nil"/>
              <w:bottom w:val="nil"/>
              <w:right w:val="nil"/>
            </w:tcBorders>
          </w:tcPr>
          <w:p w:rsidR="006D317B" w:rsidRDefault="006D317B">
            <w:r>
              <w:t>3GPP TS 25.201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4" w:name="_Hlt20559537"/>
            <w:bookmarkStart w:id="35" w:name="_Ref27389945"/>
            <w:bookmarkEnd w:id="34"/>
          </w:p>
        </w:tc>
        <w:bookmarkEnd w:id="35"/>
        <w:tc>
          <w:tcPr>
            <w:tcW w:w="5670" w:type="dxa"/>
            <w:tcBorders>
              <w:top w:val="nil"/>
              <w:left w:val="nil"/>
              <w:bottom w:val="nil"/>
              <w:right w:val="nil"/>
            </w:tcBorders>
          </w:tcPr>
          <w:p w:rsidR="006D317B" w:rsidRDefault="006D317B">
            <w:r>
              <w:t>Physical channels and mapping of transport channels onto physical channels (FDD)</w:t>
            </w:r>
          </w:p>
        </w:tc>
        <w:tc>
          <w:tcPr>
            <w:tcW w:w="2977" w:type="dxa"/>
            <w:tcBorders>
              <w:top w:val="nil"/>
              <w:left w:val="nil"/>
              <w:bottom w:val="nil"/>
              <w:right w:val="nil"/>
            </w:tcBorders>
          </w:tcPr>
          <w:p w:rsidR="006D317B" w:rsidRDefault="006D317B">
            <w:r>
              <w:t>3GPP TS 25.211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6" w:name="_Ref27389951"/>
          </w:p>
        </w:tc>
        <w:bookmarkEnd w:id="36"/>
        <w:tc>
          <w:tcPr>
            <w:tcW w:w="5670" w:type="dxa"/>
            <w:tcBorders>
              <w:top w:val="nil"/>
              <w:left w:val="nil"/>
              <w:bottom w:val="nil"/>
              <w:right w:val="nil"/>
            </w:tcBorders>
          </w:tcPr>
          <w:p w:rsidR="006D317B" w:rsidRDefault="006D317B">
            <w:r>
              <w:t>Multiplexing and channel coding (FDD)</w:t>
            </w:r>
          </w:p>
        </w:tc>
        <w:tc>
          <w:tcPr>
            <w:tcW w:w="2977" w:type="dxa"/>
            <w:tcBorders>
              <w:top w:val="nil"/>
              <w:left w:val="nil"/>
              <w:bottom w:val="nil"/>
              <w:right w:val="nil"/>
            </w:tcBorders>
          </w:tcPr>
          <w:p w:rsidR="006D317B" w:rsidRDefault="006D317B">
            <w:r>
              <w:t>3GPP TS 25.212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7" w:name="_Ref23763806"/>
          </w:p>
        </w:tc>
        <w:bookmarkEnd w:id="37"/>
        <w:tc>
          <w:tcPr>
            <w:tcW w:w="5670" w:type="dxa"/>
            <w:tcBorders>
              <w:top w:val="nil"/>
              <w:left w:val="nil"/>
              <w:bottom w:val="nil"/>
              <w:right w:val="nil"/>
            </w:tcBorders>
          </w:tcPr>
          <w:p w:rsidR="006D317B" w:rsidRDefault="006D317B">
            <w:r>
              <w:t>Spreading and modula</w:t>
            </w:r>
            <w:bookmarkStart w:id="38" w:name="_Hlt19514851"/>
            <w:bookmarkEnd w:id="38"/>
            <w:r>
              <w:t>tion (FDD)</w:t>
            </w:r>
          </w:p>
        </w:tc>
        <w:tc>
          <w:tcPr>
            <w:tcW w:w="2977" w:type="dxa"/>
            <w:tcBorders>
              <w:top w:val="nil"/>
              <w:left w:val="nil"/>
              <w:bottom w:val="nil"/>
              <w:right w:val="nil"/>
            </w:tcBorders>
          </w:tcPr>
          <w:p w:rsidR="006D317B" w:rsidRDefault="006D317B">
            <w:r>
              <w:t>3GPP TS 25.213</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39" w:name="_Ref27389973"/>
          </w:p>
        </w:tc>
        <w:bookmarkEnd w:id="39"/>
        <w:tc>
          <w:tcPr>
            <w:tcW w:w="5670" w:type="dxa"/>
            <w:tcBorders>
              <w:top w:val="nil"/>
              <w:left w:val="nil"/>
              <w:bottom w:val="nil"/>
              <w:right w:val="nil"/>
            </w:tcBorders>
          </w:tcPr>
          <w:p w:rsidR="006D317B" w:rsidRDefault="006D317B">
            <w:r>
              <w:t>Physical layer procedures (FDD)</w:t>
            </w:r>
          </w:p>
        </w:tc>
        <w:tc>
          <w:tcPr>
            <w:tcW w:w="2977" w:type="dxa"/>
            <w:tcBorders>
              <w:top w:val="nil"/>
              <w:left w:val="nil"/>
              <w:bottom w:val="nil"/>
              <w:right w:val="nil"/>
            </w:tcBorders>
          </w:tcPr>
          <w:p w:rsidR="006D317B" w:rsidRDefault="006D317B">
            <w:r>
              <w:t>3GPP TS 25.214</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0" w:name="_Ref27389980"/>
          </w:p>
        </w:tc>
        <w:bookmarkEnd w:id="40"/>
        <w:tc>
          <w:tcPr>
            <w:tcW w:w="5670" w:type="dxa"/>
            <w:tcBorders>
              <w:top w:val="nil"/>
              <w:left w:val="nil"/>
              <w:bottom w:val="nil"/>
              <w:right w:val="nil"/>
            </w:tcBorders>
          </w:tcPr>
          <w:p w:rsidR="006D317B" w:rsidRDefault="006D317B">
            <w:r>
              <w:t>Physical layer - Measurements (FDD)</w:t>
            </w:r>
          </w:p>
        </w:tc>
        <w:tc>
          <w:tcPr>
            <w:tcW w:w="2977" w:type="dxa"/>
            <w:tcBorders>
              <w:top w:val="nil"/>
              <w:left w:val="nil"/>
              <w:bottom w:val="nil"/>
              <w:right w:val="nil"/>
            </w:tcBorders>
          </w:tcPr>
          <w:p w:rsidR="006D317B" w:rsidRDefault="006D317B">
            <w:r>
              <w:t>3GPP TS 25.215</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1" w:name="_Hlt50806012"/>
            <w:bookmarkStart w:id="42" w:name="_Ref25391059"/>
            <w:bookmarkEnd w:id="41"/>
          </w:p>
        </w:tc>
        <w:bookmarkEnd w:id="42"/>
        <w:tc>
          <w:tcPr>
            <w:tcW w:w="5670" w:type="dxa"/>
            <w:tcBorders>
              <w:top w:val="nil"/>
              <w:left w:val="nil"/>
              <w:bottom w:val="nil"/>
              <w:right w:val="nil"/>
            </w:tcBorders>
          </w:tcPr>
          <w:p w:rsidR="006D317B" w:rsidRDefault="006D317B">
            <w:r>
              <w:t>Radio Interface Protocol Architecture</w:t>
            </w:r>
          </w:p>
        </w:tc>
        <w:tc>
          <w:tcPr>
            <w:tcW w:w="2977" w:type="dxa"/>
            <w:tcBorders>
              <w:top w:val="nil"/>
              <w:left w:val="nil"/>
              <w:bottom w:val="nil"/>
              <w:right w:val="nil"/>
            </w:tcBorders>
          </w:tcPr>
          <w:p w:rsidR="006D317B" w:rsidRDefault="006D317B">
            <w:r>
              <w:t>3GPP TS 25.301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3" w:name="_Ref27389991"/>
          </w:p>
        </w:tc>
        <w:bookmarkEnd w:id="43"/>
        <w:tc>
          <w:tcPr>
            <w:tcW w:w="5670" w:type="dxa"/>
            <w:tcBorders>
              <w:top w:val="nil"/>
              <w:left w:val="nil"/>
              <w:bottom w:val="nil"/>
              <w:right w:val="nil"/>
            </w:tcBorders>
          </w:tcPr>
          <w:p w:rsidR="006D317B" w:rsidRDefault="006D317B">
            <w:r>
              <w:t>Services provided by the Physical Layer</w:t>
            </w:r>
          </w:p>
        </w:tc>
        <w:tc>
          <w:tcPr>
            <w:tcW w:w="2977" w:type="dxa"/>
            <w:tcBorders>
              <w:top w:val="nil"/>
              <w:left w:val="nil"/>
              <w:bottom w:val="nil"/>
              <w:right w:val="nil"/>
            </w:tcBorders>
          </w:tcPr>
          <w:p w:rsidR="006D317B" w:rsidRDefault="006D317B">
            <w:r>
              <w:t>3GPP TS 25.302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4" w:name="_Ref27390018"/>
          </w:p>
        </w:tc>
        <w:bookmarkEnd w:id="44"/>
        <w:tc>
          <w:tcPr>
            <w:tcW w:w="5670" w:type="dxa"/>
            <w:tcBorders>
              <w:top w:val="nil"/>
              <w:left w:val="nil"/>
              <w:bottom w:val="nil"/>
              <w:right w:val="nil"/>
            </w:tcBorders>
          </w:tcPr>
          <w:p w:rsidR="006D317B" w:rsidRDefault="006D317B">
            <w:r>
              <w:t>MAC Protocol Specification</w:t>
            </w:r>
          </w:p>
        </w:tc>
        <w:tc>
          <w:tcPr>
            <w:tcW w:w="2977" w:type="dxa"/>
            <w:tcBorders>
              <w:top w:val="nil"/>
              <w:left w:val="nil"/>
              <w:bottom w:val="nil"/>
              <w:right w:val="nil"/>
            </w:tcBorders>
          </w:tcPr>
          <w:p w:rsidR="006D317B" w:rsidRDefault="006D317B">
            <w:r>
              <w:t>3GPP TS 25.321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5" w:name="_Ref27390026"/>
          </w:p>
        </w:tc>
        <w:bookmarkEnd w:id="45"/>
        <w:tc>
          <w:tcPr>
            <w:tcW w:w="5670" w:type="dxa"/>
            <w:tcBorders>
              <w:top w:val="nil"/>
              <w:left w:val="nil"/>
              <w:bottom w:val="nil"/>
              <w:right w:val="nil"/>
            </w:tcBorders>
          </w:tcPr>
          <w:p w:rsidR="006D317B" w:rsidRDefault="006D317B">
            <w:r>
              <w:t>RLC Protocol Specification</w:t>
            </w:r>
          </w:p>
        </w:tc>
        <w:tc>
          <w:tcPr>
            <w:tcW w:w="2977" w:type="dxa"/>
            <w:tcBorders>
              <w:top w:val="nil"/>
              <w:left w:val="nil"/>
              <w:bottom w:val="nil"/>
              <w:right w:val="nil"/>
            </w:tcBorders>
          </w:tcPr>
          <w:p w:rsidR="006D317B" w:rsidRDefault="006D317B">
            <w:r>
              <w:t>3GPP TS 25.322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6" w:name="_Ref27390040"/>
          </w:p>
        </w:tc>
        <w:bookmarkEnd w:id="46"/>
        <w:tc>
          <w:tcPr>
            <w:tcW w:w="5670" w:type="dxa"/>
            <w:tcBorders>
              <w:top w:val="nil"/>
              <w:left w:val="nil"/>
              <w:bottom w:val="nil"/>
              <w:right w:val="nil"/>
            </w:tcBorders>
          </w:tcPr>
          <w:p w:rsidR="006D317B" w:rsidRDefault="006D317B">
            <w:r>
              <w:t>PDCP Protocol Specification</w:t>
            </w:r>
          </w:p>
        </w:tc>
        <w:tc>
          <w:tcPr>
            <w:tcW w:w="2977" w:type="dxa"/>
            <w:tcBorders>
              <w:top w:val="nil"/>
              <w:left w:val="nil"/>
              <w:bottom w:val="nil"/>
              <w:right w:val="nil"/>
            </w:tcBorders>
          </w:tcPr>
          <w:p w:rsidR="006D317B" w:rsidRDefault="006D317B">
            <w:r>
              <w:t>3GPP TS 25.323</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7" w:name="_Ref27390047"/>
          </w:p>
        </w:tc>
        <w:bookmarkEnd w:id="47"/>
        <w:tc>
          <w:tcPr>
            <w:tcW w:w="5670" w:type="dxa"/>
            <w:tcBorders>
              <w:top w:val="nil"/>
              <w:left w:val="nil"/>
              <w:bottom w:val="nil"/>
              <w:right w:val="nil"/>
            </w:tcBorders>
          </w:tcPr>
          <w:p w:rsidR="006D317B" w:rsidRDefault="006D317B">
            <w:r>
              <w:t>BMC Protocol Specification</w:t>
            </w:r>
          </w:p>
        </w:tc>
        <w:tc>
          <w:tcPr>
            <w:tcW w:w="2977" w:type="dxa"/>
            <w:tcBorders>
              <w:top w:val="nil"/>
              <w:left w:val="nil"/>
              <w:bottom w:val="nil"/>
              <w:right w:val="nil"/>
            </w:tcBorders>
          </w:tcPr>
          <w:p w:rsidR="006D317B" w:rsidRDefault="006D317B">
            <w:r>
              <w:t>3GPP TS 25.324</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8" w:name="_Ref27390055"/>
          </w:p>
        </w:tc>
        <w:bookmarkEnd w:id="48"/>
        <w:tc>
          <w:tcPr>
            <w:tcW w:w="5670" w:type="dxa"/>
            <w:tcBorders>
              <w:top w:val="nil"/>
              <w:left w:val="nil"/>
              <w:bottom w:val="nil"/>
              <w:right w:val="nil"/>
            </w:tcBorders>
          </w:tcPr>
          <w:p w:rsidR="006D317B" w:rsidRDefault="006D317B">
            <w:r>
              <w:t>RRC Protocol Specification</w:t>
            </w:r>
          </w:p>
        </w:tc>
        <w:tc>
          <w:tcPr>
            <w:tcW w:w="2977" w:type="dxa"/>
            <w:tcBorders>
              <w:top w:val="nil"/>
              <w:left w:val="nil"/>
              <w:bottom w:val="nil"/>
              <w:right w:val="nil"/>
            </w:tcBorders>
          </w:tcPr>
          <w:p w:rsidR="006D317B" w:rsidRDefault="006D317B">
            <w:r>
              <w:t>3GPP TS 25.331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49" w:name="_Ref27390068"/>
          </w:p>
        </w:tc>
        <w:bookmarkEnd w:id="49"/>
        <w:tc>
          <w:tcPr>
            <w:tcW w:w="5670" w:type="dxa"/>
            <w:tcBorders>
              <w:top w:val="nil"/>
              <w:left w:val="nil"/>
              <w:bottom w:val="nil"/>
              <w:right w:val="nil"/>
            </w:tcBorders>
          </w:tcPr>
          <w:p w:rsidR="006D317B" w:rsidRDefault="006D317B">
            <w:r>
              <w:t>RAN Overall Description</w:t>
            </w:r>
          </w:p>
        </w:tc>
        <w:tc>
          <w:tcPr>
            <w:tcW w:w="2977" w:type="dxa"/>
            <w:tcBorders>
              <w:top w:val="nil"/>
              <w:left w:val="nil"/>
              <w:bottom w:val="nil"/>
              <w:right w:val="nil"/>
            </w:tcBorders>
          </w:tcPr>
          <w:p w:rsidR="006D317B" w:rsidRDefault="006D317B">
            <w:r>
              <w:t>3GPP TS 25.401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50" w:name="_Ref27390074"/>
          </w:p>
        </w:tc>
        <w:bookmarkEnd w:id="50"/>
        <w:tc>
          <w:tcPr>
            <w:tcW w:w="5670" w:type="dxa"/>
            <w:tcBorders>
              <w:top w:val="nil"/>
              <w:left w:val="nil"/>
              <w:bottom w:val="nil"/>
              <w:right w:val="nil"/>
            </w:tcBorders>
          </w:tcPr>
          <w:p w:rsidR="006D317B" w:rsidRDefault="006D317B">
            <w:r>
              <w:t>Synchronization in UTRAN Stage 2</w:t>
            </w:r>
          </w:p>
        </w:tc>
        <w:tc>
          <w:tcPr>
            <w:tcW w:w="2977" w:type="dxa"/>
            <w:tcBorders>
              <w:top w:val="nil"/>
              <w:left w:val="nil"/>
              <w:bottom w:val="nil"/>
              <w:right w:val="nil"/>
            </w:tcBorders>
          </w:tcPr>
          <w:p w:rsidR="006D317B" w:rsidRDefault="006D317B">
            <w:r>
              <w:t>3GPP TS 25.402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51" w:name="_Hlt23661863"/>
            <w:bookmarkStart w:id="52" w:name="_Ref15897673"/>
            <w:bookmarkEnd w:id="51"/>
          </w:p>
        </w:tc>
        <w:bookmarkEnd w:id="52"/>
        <w:tc>
          <w:tcPr>
            <w:tcW w:w="5670" w:type="dxa"/>
            <w:tcBorders>
              <w:top w:val="nil"/>
              <w:left w:val="nil"/>
              <w:bottom w:val="nil"/>
              <w:right w:val="nil"/>
            </w:tcBorders>
          </w:tcPr>
          <w:p w:rsidR="006D317B" w:rsidRDefault="006D317B">
            <w:r>
              <w:t>Base station conformance testing (FDD)</w:t>
            </w:r>
          </w:p>
        </w:tc>
        <w:tc>
          <w:tcPr>
            <w:tcW w:w="2977" w:type="dxa"/>
            <w:tcBorders>
              <w:top w:val="nil"/>
              <w:left w:val="nil"/>
              <w:bottom w:val="nil"/>
              <w:right w:val="nil"/>
            </w:tcBorders>
          </w:tcPr>
          <w:p w:rsidR="006D317B" w:rsidRDefault="006D317B">
            <w:r>
              <w:t>3GPP TS 25.141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53" w:name="_Hlt15969847"/>
            <w:bookmarkStart w:id="54" w:name="_Ref15895470"/>
            <w:bookmarkEnd w:id="53"/>
          </w:p>
        </w:tc>
        <w:bookmarkEnd w:id="54"/>
        <w:tc>
          <w:tcPr>
            <w:tcW w:w="5670" w:type="dxa"/>
            <w:tcBorders>
              <w:top w:val="nil"/>
              <w:left w:val="nil"/>
              <w:bottom w:val="nil"/>
              <w:right w:val="nil"/>
            </w:tcBorders>
          </w:tcPr>
          <w:p w:rsidR="006D317B" w:rsidRDefault="006D317B">
            <w:r>
              <w:t>Terminal Conformance Specification; Radio transmission and reception (FDD)</w:t>
            </w:r>
          </w:p>
        </w:tc>
        <w:tc>
          <w:tcPr>
            <w:tcW w:w="2977" w:type="dxa"/>
            <w:tcBorders>
              <w:top w:val="nil"/>
              <w:left w:val="nil"/>
              <w:bottom w:val="nil"/>
              <w:right w:val="nil"/>
            </w:tcBorders>
          </w:tcPr>
          <w:p w:rsidR="006D317B" w:rsidRDefault="006D317B">
            <w:r>
              <w:t>3GPP TS 34.121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55" w:name="_Hlt23593938"/>
            <w:bookmarkStart w:id="56" w:name="_Ref15984518"/>
            <w:bookmarkEnd w:id="55"/>
          </w:p>
        </w:tc>
        <w:bookmarkEnd w:id="56"/>
        <w:tc>
          <w:tcPr>
            <w:tcW w:w="5670" w:type="dxa"/>
            <w:tcBorders>
              <w:top w:val="nil"/>
              <w:left w:val="nil"/>
              <w:bottom w:val="nil"/>
              <w:right w:val="nil"/>
            </w:tcBorders>
          </w:tcPr>
          <w:p w:rsidR="006D317B" w:rsidRDefault="006D317B">
            <w:r>
              <w:t xml:space="preserve">RF System Scenarios  </w:t>
            </w:r>
          </w:p>
        </w:tc>
        <w:tc>
          <w:tcPr>
            <w:tcW w:w="2977" w:type="dxa"/>
            <w:tcBorders>
              <w:top w:val="nil"/>
              <w:left w:val="nil"/>
              <w:bottom w:val="nil"/>
              <w:right w:val="nil"/>
            </w:tcBorders>
          </w:tcPr>
          <w:p w:rsidR="006D317B" w:rsidRDefault="006D317B">
            <w:r>
              <w:t>3GPP TR 25.942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57" w:name="_Ref16575417"/>
          </w:p>
        </w:tc>
        <w:bookmarkEnd w:id="57"/>
        <w:tc>
          <w:tcPr>
            <w:tcW w:w="5670" w:type="dxa"/>
            <w:tcBorders>
              <w:top w:val="nil"/>
              <w:left w:val="nil"/>
              <w:bottom w:val="nil"/>
              <w:right w:val="nil"/>
            </w:tcBorders>
          </w:tcPr>
          <w:p w:rsidR="006D317B" w:rsidRDefault="006D317B">
            <w:r>
              <w:t>Spreading and modulation (FDD)</w:t>
            </w:r>
          </w:p>
        </w:tc>
        <w:tc>
          <w:tcPr>
            <w:tcW w:w="2977" w:type="dxa"/>
            <w:tcBorders>
              <w:top w:val="nil"/>
              <w:left w:val="nil"/>
              <w:bottom w:val="nil"/>
              <w:right w:val="nil"/>
            </w:tcBorders>
          </w:tcPr>
          <w:p w:rsidR="006D317B" w:rsidRDefault="006D317B">
            <w:r>
              <w:t>3GPP TS 25.213</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58" w:name="_Ref58406073"/>
          </w:p>
        </w:tc>
        <w:bookmarkEnd w:id="58"/>
        <w:tc>
          <w:tcPr>
            <w:tcW w:w="5670" w:type="dxa"/>
            <w:tcBorders>
              <w:top w:val="nil"/>
              <w:left w:val="nil"/>
              <w:bottom w:val="nil"/>
              <w:right w:val="nil"/>
            </w:tcBorders>
          </w:tcPr>
          <w:p w:rsidR="006D317B" w:rsidRDefault="006D317B">
            <w:r>
              <w:t>UTRAN Iub interface; NBAP Signalling</w:t>
            </w:r>
          </w:p>
        </w:tc>
        <w:tc>
          <w:tcPr>
            <w:tcW w:w="2977" w:type="dxa"/>
            <w:tcBorders>
              <w:top w:val="nil"/>
              <w:left w:val="nil"/>
              <w:bottom w:val="nil"/>
              <w:right w:val="nil"/>
            </w:tcBorders>
          </w:tcPr>
          <w:p w:rsidR="006D317B" w:rsidRDefault="006D317B">
            <w:r>
              <w:t>3GPP TS 25.433</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p>
        </w:tc>
        <w:tc>
          <w:tcPr>
            <w:tcW w:w="5670" w:type="dxa"/>
            <w:tcBorders>
              <w:top w:val="nil"/>
              <w:left w:val="nil"/>
              <w:bottom w:val="nil"/>
              <w:right w:val="nil"/>
            </w:tcBorders>
          </w:tcPr>
          <w:p w:rsidR="006D317B" w:rsidRDefault="006D317B">
            <w:r>
              <w:t>Unwanted emissions in the out-of-band domain</w:t>
            </w:r>
            <w:bookmarkStart w:id="59" w:name="_Hlt19506950"/>
            <w:bookmarkEnd w:id="59"/>
          </w:p>
        </w:tc>
        <w:tc>
          <w:tcPr>
            <w:tcW w:w="2977" w:type="dxa"/>
            <w:tcBorders>
              <w:top w:val="nil"/>
              <w:left w:val="nil"/>
              <w:bottom w:val="nil"/>
              <w:right w:val="nil"/>
            </w:tcBorders>
          </w:tcPr>
          <w:p w:rsidR="006D317B" w:rsidRDefault="006D317B">
            <w:r>
              <w:t>ITU-R SM 1541</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0" w:name="_Ref27380646"/>
          </w:p>
        </w:tc>
        <w:bookmarkEnd w:id="60"/>
        <w:tc>
          <w:tcPr>
            <w:tcW w:w="5670" w:type="dxa"/>
            <w:tcBorders>
              <w:top w:val="nil"/>
              <w:left w:val="nil"/>
              <w:bottom w:val="nil"/>
              <w:right w:val="nil"/>
            </w:tcBorders>
          </w:tcPr>
          <w:p w:rsidR="006D317B" w:rsidRDefault="006D317B">
            <w:r>
              <w:t>Sharing in the 1-3 GHz frequency range between geostationary space stations operating in the Mobile Satellite Service and stations in the fixed service</w:t>
            </w:r>
          </w:p>
        </w:tc>
        <w:tc>
          <w:tcPr>
            <w:tcW w:w="2977" w:type="dxa"/>
            <w:tcBorders>
              <w:top w:val="nil"/>
              <w:left w:val="nil"/>
              <w:bottom w:val="nil"/>
              <w:right w:val="nil"/>
            </w:tcBorders>
          </w:tcPr>
          <w:p w:rsidR="006D317B" w:rsidRDefault="006D317B">
            <w:pPr>
              <w:rPr>
                <w:lang w:val="fr-FR"/>
              </w:rPr>
            </w:pPr>
            <w:r>
              <w:rPr>
                <w:lang w:val="fr-FR"/>
              </w:rPr>
              <w:t>ITU-R M 1142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rPr>
                <w:lang w:val="fr-FR"/>
              </w:rPr>
            </w:pPr>
          </w:p>
        </w:tc>
        <w:tc>
          <w:tcPr>
            <w:tcW w:w="5670" w:type="dxa"/>
            <w:tcBorders>
              <w:top w:val="nil"/>
              <w:left w:val="nil"/>
              <w:bottom w:val="nil"/>
              <w:right w:val="nil"/>
            </w:tcBorders>
          </w:tcPr>
          <w:p w:rsidR="006D317B" w:rsidRDefault="006D317B">
            <w:r>
              <w:t>Satellite component of UMTS/IMT2000; General aspects and principles</w:t>
            </w:r>
          </w:p>
        </w:tc>
        <w:tc>
          <w:tcPr>
            <w:tcW w:w="2977" w:type="dxa"/>
            <w:tcBorders>
              <w:top w:val="nil"/>
              <w:left w:val="nil"/>
              <w:bottom w:val="nil"/>
              <w:right w:val="nil"/>
            </w:tcBorders>
          </w:tcPr>
          <w:p w:rsidR="006D317B" w:rsidRDefault="006D317B">
            <w:r>
              <w:t>ETSI TR 101 865</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1" w:name="_Ref50890032"/>
          </w:p>
        </w:tc>
        <w:bookmarkEnd w:id="61"/>
        <w:tc>
          <w:tcPr>
            <w:tcW w:w="5670" w:type="dxa"/>
            <w:tcBorders>
              <w:top w:val="nil"/>
              <w:left w:val="nil"/>
              <w:bottom w:val="nil"/>
              <w:right w:val="nil"/>
            </w:tcBorders>
          </w:tcPr>
          <w:p w:rsidR="006D317B" w:rsidRDefault="006D317B">
            <w:r>
              <w:t>Satellite component of UMTS/IMT-2000; Satellite component for Multimedia Broadcast/Multicast Service (MBMS); W-CDMA Radio Interface</w:t>
            </w:r>
          </w:p>
        </w:tc>
        <w:tc>
          <w:tcPr>
            <w:tcW w:w="2977" w:type="dxa"/>
            <w:tcBorders>
              <w:top w:val="nil"/>
              <w:left w:val="nil"/>
              <w:bottom w:val="nil"/>
              <w:right w:val="nil"/>
            </w:tcBorders>
          </w:tcPr>
          <w:p w:rsidR="006D317B" w:rsidRDefault="006D317B">
            <w:r>
              <w:t>ETSI TR 102 277</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2" w:name="_Ref27476661"/>
          </w:p>
        </w:tc>
        <w:bookmarkEnd w:id="62"/>
        <w:tc>
          <w:tcPr>
            <w:tcW w:w="5670" w:type="dxa"/>
            <w:tcBorders>
              <w:top w:val="nil"/>
              <w:left w:val="nil"/>
              <w:bottom w:val="nil"/>
              <w:right w:val="nil"/>
            </w:tcBorders>
          </w:tcPr>
          <w:p w:rsidR="006D317B" w:rsidRDefault="006D317B">
            <w:r>
              <w:t>Adjacent band compatibility between UMTS and other services in the 2 GHz band</w:t>
            </w:r>
          </w:p>
        </w:tc>
        <w:tc>
          <w:tcPr>
            <w:tcW w:w="2977" w:type="dxa"/>
            <w:tcBorders>
              <w:top w:val="nil"/>
              <w:left w:val="nil"/>
              <w:bottom w:val="nil"/>
              <w:right w:val="nil"/>
            </w:tcBorders>
          </w:tcPr>
          <w:p w:rsidR="006D317B" w:rsidRDefault="006D317B">
            <w:r>
              <w:t>ERC Report 65</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3" w:name="_Ref30247184"/>
          </w:p>
        </w:tc>
        <w:bookmarkEnd w:id="63"/>
        <w:tc>
          <w:tcPr>
            <w:tcW w:w="5670" w:type="dxa"/>
            <w:tcBorders>
              <w:top w:val="nil"/>
              <w:left w:val="nil"/>
              <w:bottom w:val="nil"/>
              <w:right w:val="nil"/>
            </w:tcBorders>
          </w:tcPr>
          <w:p w:rsidR="006D317B" w:rsidRDefault="006D317B">
            <w:r>
              <w:t>Initial synchronisation procedure in S-UMTS networks for multimedia broadcast multicast services</w:t>
            </w:r>
          </w:p>
        </w:tc>
        <w:tc>
          <w:tcPr>
            <w:tcW w:w="2977" w:type="dxa"/>
            <w:tcBorders>
              <w:top w:val="nil"/>
              <w:left w:val="nil"/>
              <w:bottom w:val="nil"/>
              <w:right w:val="nil"/>
            </w:tcBorders>
          </w:tcPr>
          <w:p w:rsidR="006D317B" w:rsidRDefault="006D317B">
            <w:r>
              <w:t>Satin</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4" w:name="_Ref30247189"/>
            <w:bookmarkStart w:id="65" w:name="_Hlt64095653"/>
          </w:p>
        </w:tc>
        <w:bookmarkEnd w:id="64"/>
        <w:tc>
          <w:tcPr>
            <w:tcW w:w="5670" w:type="dxa"/>
            <w:tcBorders>
              <w:top w:val="nil"/>
              <w:left w:val="nil"/>
              <w:bottom w:val="nil"/>
              <w:right w:val="nil"/>
            </w:tcBorders>
          </w:tcPr>
          <w:p w:rsidR="006D317B" w:rsidRDefault="006D317B">
            <w:r>
              <w:t>Cell search procedure in S-UMTS networks</w:t>
            </w:r>
          </w:p>
        </w:tc>
        <w:tc>
          <w:tcPr>
            <w:tcW w:w="2977" w:type="dxa"/>
            <w:tcBorders>
              <w:top w:val="nil"/>
              <w:left w:val="nil"/>
              <w:bottom w:val="nil"/>
              <w:right w:val="nil"/>
            </w:tcBorders>
          </w:tcPr>
          <w:p w:rsidR="006D317B" w:rsidRDefault="006D317B">
            <w:r>
              <w:t>Satin</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spacing w:before="20" w:after="20"/>
            </w:pPr>
            <w:bookmarkStart w:id="66" w:name="_Ref40763155"/>
            <w:bookmarkEnd w:id="65"/>
          </w:p>
        </w:tc>
        <w:bookmarkEnd w:id="66"/>
        <w:tc>
          <w:tcPr>
            <w:tcW w:w="5670" w:type="dxa"/>
            <w:tcBorders>
              <w:top w:val="nil"/>
              <w:left w:val="nil"/>
              <w:bottom w:val="nil"/>
              <w:right w:val="nil"/>
            </w:tcBorders>
          </w:tcPr>
          <w:p w:rsidR="006D317B" w:rsidRDefault="006D317B">
            <w:pPr>
              <w:spacing w:before="20" w:after="20"/>
            </w:pPr>
            <w:r>
              <w:t>WP 5000 - S-UMTS Packet-based Layer 1 &amp; 2 Functions</w:t>
            </w:r>
          </w:p>
        </w:tc>
        <w:tc>
          <w:tcPr>
            <w:tcW w:w="2977" w:type="dxa"/>
            <w:tcBorders>
              <w:top w:val="nil"/>
              <w:left w:val="nil"/>
              <w:bottom w:val="nil"/>
              <w:right w:val="nil"/>
            </w:tcBorders>
          </w:tcPr>
          <w:p w:rsidR="006D317B" w:rsidRDefault="006D317B">
            <w:pPr>
              <w:spacing w:before="20" w:after="20"/>
            </w:pPr>
            <w:r>
              <w:t>Satin D5</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spacing w:before="20" w:after="20"/>
            </w:pPr>
            <w:bookmarkStart w:id="67" w:name="_Ref40763175"/>
          </w:p>
        </w:tc>
        <w:bookmarkEnd w:id="67"/>
        <w:tc>
          <w:tcPr>
            <w:tcW w:w="5670" w:type="dxa"/>
            <w:tcBorders>
              <w:top w:val="nil"/>
              <w:left w:val="nil"/>
              <w:bottom w:val="nil"/>
              <w:right w:val="nil"/>
            </w:tcBorders>
          </w:tcPr>
          <w:p w:rsidR="006D317B" w:rsidRDefault="006D317B">
            <w:pPr>
              <w:spacing w:before="20" w:after="20"/>
            </w:pPr>
            <w:r>
              <w:t>WP 6000 - Evaluations and Recommendation</w:t>
            </w:r>
          </w:p>
        </w:tc>
        <w:tc>
          <w:tcPr>
            <w:tcW w:w="2977" w:type="dxa"/>
            <w:tcBorders>
              <w:top w:val="nil"/>
              <w:left w:val="nil"/>
              <w:bottom w:val="nil"/>
              <w:right w:val="nil"/>
            </w:tcBorders>
          </w:tcPr>
          <w:p w:rsidR="006D317B" w:rsidRDefault="006D317B">
            <w:pPr>
              <w:spacing w:before="20" w:after="20"/>
            </w:pPr>
            <w:r>
              <w:t>Satin D7</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8" w:name="_Ref30492737"/>
          </w:p>
        </w:tc>
        <w:bookmarkEnd w:id="68"/>
        <w:tc>
          <w:tcPr>
            <w:tcW w:w="5670" w:type="dxa"/>
            <w:tcBorders>
              <w:top w:val="nil"/>
              <w:left w:val="nil"/>
              <w:bottom w:val="nil"/>
              <w:right w:val="nil"/>
            </w:tcBorders>
          </w:tcPr>
          <w:p w:rsidR="006D317B" w:rsidRDefault="006D317B">
            <w:r>
              <w:t>First results of sharing and adjacent band compatibility studies between the terrestrial and satellite components of IMT-2000 in the 2.5 GHz band</w:t>
            </w:r>
          </w:p>
        </w:tc>
        <w:tc>
          <w:tcPr>
            <w:tcW w:w="2977" w:type="dxa"/>
            <w:tcBorders>
              <w:top w:val="nil"/>
              <w:left w:val="nil"/>
              <w:bottom w:val="nil"/>
              <w:right w:val="nil"/>
            </w:tcBorders>
          </w:tcPr>
          <w:p w:rsidR="006D317B" w:rsidRDefault="006D317B">
            <w:r>
              <w:t>ECC PT1 (03)24</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pPr>
            <w:bookmarkStart w:id="69" w:name="_Ref51143189"/>
          </w:p>
        </w:tc>
        <w:bookmarkEnd w:id="69"/>
        <w:tc>
          <w:tcPr>
            <w:tcW w:w="5670" w:type="dxa"/>
            <w:tcBorders>
              <w:top w:val="nil"/>
              <w:left w:val="nil"/>
              <w:bottom w:val="nil"/>
              <w:right w:val="nil"/>
            </w:tcBorders>
          </w:tcPr>
          <w:p w:rsidR="006D317B" w:rsidRDefault="006D317B">
            <w:r>
              <w:t>Wide-Band CDMA for the UMTS/IMT-2000 Satellite Component</w:t>
            </w:r>
          </w:p>
        </w:tc>
        <w:tc>
          <w:tcPr>
            <w:tcW w:w="2977" w:type="dxa"/>
            <w:tcBorders>
              <w:top w:val="nil"/>
              <w:left w:val="nil"/>
              <w:bottom w:val="nil"/>
              <w:right w:val="nil"/>
            </w:tcBorders>
          </w:tcPr>
          <w:p w:rsidR="006D317B" w:rsidRDefault="006D317B">
            <w:pPr>
              <w:rPr>
                <w:lang w:val="nl-NL"/>
              </w:rPr>
            </w:pPr>
            <w:r>
              <w:rPr>
                <w:lang w:val="nl-NL"/>
              </w:rPr>
              <w:t>IEEE Vehicular, Vol. 51, N°2</w:t>
            </w:r>
          </w:p>
        </w:tc>
      </w:tr>
      <w:tr w:rsidR="006D317B">
        <w:tblPrEx>
          <w:tblCellMar>
            <w:top w:w="0" w:type="dxa"/>
            <w:bottom w:w="0" w:type="dxa"/>
          </w:tblCellMar>
        </w:tblPrEx>
        <w:tc>
          <w:tcPr>
            <w:tcW w:w="851" w:type="dxa"/>
            <w:tcBorders>
              <w:top w:val="nil"/>
              <w:left w:val="nil"/>
              <w:bottom w:val="nil"/>
              <w:right w:val="nil"/>
            </w:tcBorders>
          </w:tcPr>
          <w:p w:rsidR="006D317B" w:rsidRDefault="006D317B">
            <w:pPr>
              <w:numPr>
                <w:ilvl w:val="0"/>
                <w:numId w:val="71"/>
              </w:numPr>
              <w:spacing w:before="20" w:after="20"/>
              <w:rPr>
                <w:lang w:val="nl-NL"/>
              </w:rPr>
            </w:pPr>
            <w:bookmarkStart w:id="70" w:name="_Hlt58225360"/>
            <w:bookmarkStart w:id="71" w:name="_Ref57187134"/>
            <w:bookmarkEnd w:id="70"/>
          </w:p>
        </w:tc>
        <w:bookmarkEnd w:id="71"/>
        <w:tc>
          <w:tcPr>
            <w:tcW w:w="5670" w:type="dxa"/>
            <w:tcBorders>
              <w:top w:val="nil"/>
              <w:left w:val="nil"/>
              <w:bottom w:val="nil"/>
              <w:right w:val="nil"/>
            </w:tcBorders>
          </w:tcPr>
          <w:p w:rsidR="006D317B" w:rsidRDefault="006D317B">
            <w:pPr>
              <w:spacing w:before="20" w:after="20"/>
              <w:rPr>
                <w:lang w:val="nl-NL"/>
              </w:rPr>
            </w:pPr>
            <w:r>
              <w:rPr>
                <w:lang w:val="nl-NL"/>
              </w:rPr>
              <w:t>Aeronautical Mobile Satellite Communication propagation characteristics in flight experiment using ETS-V</w:t>
            </w:r>
          </w:p>
          <w:p w:rsidR="006D317B" w:rsidRDefault="006D317B">
            <w:pPr>
              <w:rPr>
                <w:lang w:val="nl-NL"/>
              </w:rPr>
            </w:pPr>
          </w:p>
          <w:p w:rsidR="006D317B" w:rsidRDefault="006D317B">
            <w:pPr>
              <w:spacing w:before="20" w:after="20"/>
              <w:rPr>
                <w:lang w:val="nl-NL"/>
              </w:rPr>
            </w:pPr>
          </w:p>
        </w:tc>
        <w:tc>
          <w:tcPr>
            <w:tcW w:w="2977" w:type="dxa"/>
            <w:tcBorders>
              <w:top w:val="nil"/>
              <w:left w:val="nil"/>
              <w:bottom w:val="nil"/>
              <w:right w:val="nil"/>
            </w:tcBorders>
          </w:tcPr>
          <w:p w:rsidR="006D317B" w:rsidRDefault="006D317B">
            <w:pPr>
              <w:spacing w:before="20" w:after="20"/>
              <w:rPr>
                <w:lang w:val="nl-NL"/>
              </w:rPr>
            </w:pPr>
            <w:r>
              <w:rPr>
                <w:lang w:val="nl-NL"/>
              </w:rPr>
              <w:t xml:space="preserve"> IEEE</w:t>
            </w:r>
            <w:bookmarkStart w:id="72" w:name="_Hlt58225346"/>
            <w:bookmarkEnd w:id="72"/>
            <w:r>
              <w:rPr>
                <w:lang w:val="nl-NL"/>
              </w:rPr>
              <w:t xml:space="preserve"> Antennas and Propagation, 1991. ICAP 91., Seventh International Conference on (IEE) , 15-18 Apr 1991</w:t>
            </w:r>
          </w:p>
        </w:tc>
      </w:tr>
      <w:bookmarkEnd w:id="26"/>
      <w:bookmarkEnd w:id="27"/>
    </w:tbl>
    <w:p w:rsidR="006D317B" w:rsidRDefault="006D317B">
      <w:pPr>
        <w:rPr>
          <w:lang w:val="nl-NL"/>
        </w:rPr>
        <w:sectPr w:rsidR="006D317B">
          <w:footnotePr>
            <w:numRestart w:val="eachSect"/>
          </w:footnotePr>
          <w:type w:val="continuous"/>
          <w:pgSz w:w="11907" w:h="16840"/>
          <w:pgMar w:top="1418" w:right="1134" w:bottom="1134" w:left="1134" w:header="851" w:footer="340" w:gutter="0"/>
          <w:cols w:space="720"/>
        </w:sectPr>
      </w:pPr>
    </w:p>
    <w:p w:rsidR="006D317B" w:rsidRDefault="006D317B">
      <w:pPr>
        <w:rPr>
          <w:lang w:val="nl-NL"/>
        </w:r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Heading1"/>
      </w:pPr>
      <w:r>
        <w:br w:type="page"/>
      </w:r>
      <w:bookmarkStart w:id="73" w:name="_Toc72569290"/>
      <w:r>
        <w:t>Definitions, symbols and abbreviations</w:t>
      </w:r>
      <w:bookmarkEnd w:id="73"/>
    </w:p>
    <w:p w:rsidR="006D317B" w:rsidRDefault="006D317B">
      <w:pPr>
        <w:pStyle w:val="Heading2"/>
        <w:tabs>
          <w:tab w:val="clear" w:pos="1440"/>
        </w:tabs>
      </w:pPr>
      <w:bookmarkStart w:id="74" w:name="_Toc374930454"/>
      <w:bookmarkStart w:id="75" w:name="_Toc418394650"/>
      <w:bookmarkStart w:id="76" w:name="_Toc494702865"/>
      <w:bookmarkStart w:id="77" w:name="_Toc494702897"/>
      <w:bookmarkStart w:id="78" w:name="_Toc494703715"/>
      <w:bookmarkStart w:id="79" w:name="_Toc494705841"/>
      <w:bookmarkStart w:id="80" w:name="_Toc494706298"/>
      <w:bookmarkStart w:id="81" w:name="_Toc3184574"/>
      <w:bookmarkStart w:id="82" w:name="_Toc72569291"/>
      <w:r>
        <w:t>Definitions</w:t>
      </w:r>
      <w:bookmarkEnd w:id="74"/>
      <w:bookmarkEnd w:id="75"/>
      <w:bookmarkEnd w:id="76"/>
      <w:bookmarkEnd w:id="77"/>
      <w:bookmarkEnd w:id="78"/>
      <w:bookmarkEnd w:id="79"/>
      <w:bookmarkEnd w:id="80"/>
      <w:bookmarkEnd w:id="81"/>
      <w:bookmarkEnd w:id="82"/>
    </w:p>
    <w:p w:rsidR="006D317B" w:rsidRDefault="006D317B">
      <w:bookmarkStart w:id="83" w:name="_Toc374930455"/>
      <w:bookmarkStart w:id="84" w:name="_Toc345380208"/>
      <w:bookmarkStart w:id="85" w:name="_Toc345380387"/>
      <w:bookmarkStart w:id="86" w:name="_Toc345380472"/>
      <w:bookmarkStart w:id="87" w:name="_Toc345380557"/>
      <w:bookmarkStart w:id="88" w:name="_Toc345380642"/>
      <w:bookmarkStart w:id="89" w:name="_Toc345381582"/>
      <w:bookmarkStart w:id="90" w:name="_Toc345381746"/>
      <w:bookmarkStart w:id="91" w:name="_Toc345381883"/>
      <w:bookmarkStart w:id="92" w:name="_Toc345382328"/>
      <w:bookmarkStart w:id="93" w:name="_Toc345382413"/>
      <w:bookmarkStart w:id="94" w:name="_Toc345382519"/>
      <w:bookmarkStart w:id="95" w:name="_Toc345382680"/>
      <w:bookmarkStart w:id="96" w:name="_Toc345382765"/>
      <w:bookmarkStart w:id="97" w:name="_Toc345383039"/>
      <w:bookmarkStart w:id="98" w:name="_Toc345383211"/>
      <w:bookmarkStart w:id="99" w:name="_Toc345383882"/>
      <w:bookmarkStart w:id="100" w:name="_Toc345384167"/>
      <w:bookmarkStart w:id="101" w:name="_Toc345384748"/>
      <w:bookmarkStart w:id="102" w:name="_Toc345384952"/>
      <w:bookmarkStart w:id="103" w:name="_Toc345386033"/>
      <w:bookmarkStart w:id="104" w:name="_Toc345405369"/>
      <w:bookmarkStart w:id="105" w:name="_Toc345405530"/>
      <w:bookmarkStart w:id="106" w:name="_Toc345405615"/>
      <w:bookmarkStart w:id="107" w:name="_Toc345405700"/>
      <w:bookmarkStart w:id="108" w:name="_Toc345405785"/>
      <w:bookmarkStart w:id="109" w:name="_Toc345406135"/>
      <w:bookmarkStart w:id="110" w:name="_Toc345406483"/>
      <w:bookmarkStart w:id="111" w:name="_Toc345406568"/>
      <w:bookmarkStart w:id="112" w:name="_Toc345406653"/>
      <w:bookmarkStart w:id="113" w:name="_Toc345406738"/>
      <w:bookmarkStart w:id="114" w:name="_Toc345407060"/>
      <w:bookmarkStart w:id="115" w:name="_Toc345409494"/>
      <w:bookmarkStart w:id="116" w:name="_Toc345409604"/>
      <w:bookmarkStart w:id="117" w:name="_Toc345409689"/>
      <w:bookmarkStart w:id="118" w:name="_Toc345410485"/>
      <w:bookmarkStart w:id="119" w:name="_Toc345410570"/>
      <w:bookmarkStart w:id="120" w:name="_Toc345735802"/>
      <w:bookmarkStart w:id="121" w:name="_Toc345736121"/>
      <w:bookmarkStart w:id="122" w:name="_Toc345736206"/>
      <w:bookmarkStart w:id="123" w:name="_Toc351282504"/>
      <w:r>
        <w:t>For the purposes of the present document, the following terms and definitions apply:</w:t>
      </w:r>
    </w:p>
    <w:p w:rsidR="006D317B" w:rsidRDefault="006D317B">
      <w:bookmarkStart w:id="124" w:name="_Toc418394651"/>
      <w:bookmarkStart w:id="125" w:name="_Toc494702866"/>
      <w:bookmarkStart w:id="126" w:name="_Toc494702898"/>
      <w:bookmarkStart w:id="127" w:name="_Toc494703716"/>
      <w:bookmarkStart w:id="128" w:name="_Toc494705842"/>
      <w:bookmarkStart w:id="129" w:name="_Toc494706299"/>
      <w:bookmarkStart w:id="130" w:name="_Toc3184576"/>
      <w:r>
        <w:rPr>
          <w:b/>
        </w:rPr>
        <w:t xml:space="preserve">Cell </w:t>
      </w:r>
      <w:r>
        <w:rPr>
          <w:b/>
        </w:rPr>
        <w:tab/>
      </w:r>
      <w:r>
        <w:tab/>
      </w:r>
      <w:r>
        <w:tab/>
        <w:t xml:space="preserve">: geographical area under Intermediate Module Repeater </w:t>
      </w:r>
      <w:bookmarkStart w:id="131" w:name="_Hlt39044241"/>
      <w:bookmarkEnd w:id="131"/>
      <w:r>
        <w:t xml:space="preserve">coverage </w:t>
      </w:r>
    </w:p>
    <w:p w:rsidR="006D317B" w:rsidRDefault="006D317B">
      <w:r>
        <w:rPr>
          <w:b/>
        </w:rPr>
        <w:t>Downlink</w:t>
      </w:r>
      <w:r>
        <w:rPr>
          <w:b/>
        </w:rPr>
        <w:tab/>
      </w:r>
      <w:r>
        <w:rPr>
          <w:b/>
        </w:rPr>
        <w:tab/>
      </w:r>
      <w:r>
        <w:t xml:space="preserve">: unidirectional radio link for the transmission of signals from a satellite to a UE. </w:t>
      </w:r>
    </w:p>
    <w:p w:rsidR="006D317B" w:rsidRDefault="006D317B">
      <w:r>
        <w:rPr>
          <w:b/>
        </w:rPr>
        <w:t>Forward link</w:t>
      </w:r>
      <w:r>
        <w:t xml:space="preserve">: unidirectional radio link for the transmission of signals from a gateway to a UE via a satellite. </w:t>
      </w:r>
    </w:p>
    <w:p w:rsidR="006D317B" w:rsidRDefault="006D317B">
      <w:pPr>
        <w:ind w:left="1276" w:hanging="1276"/>
        <w:rPr>
          <w:b/>
        </w:rPr>
      </w:pPr>
      <w:r>
        <w:rPr>
          <w:b/>
        </w:rPr>
        <w:t xml:space="preserve">Repeater      </w:t>
      </w:r>
      <w:r>
        <w:t xml:space="preserve">: A device that receives, amplifies and transmits the radiated or conducted RF carrier both in the down-link direction (from the satellite to the mobile area) and in the up-link direction (from the mobile to the </w:t>
      </w:r>
      <w:bookmarkStart w:id="132" w:name="_Hlt50971890"/>
      <w:bookmarkEnd w:id="132"/>
      <w:r>
        <w:t>satellite)</w:t>
      </w:r>
    </w:p>
    <w:p w:rsidR="006D317B" w:rsidRDefault="006D317B">
      <w:r>
        <w:rPr>
          <w:b/>
        </w:rPr>
        <w:t>Return link</w:t>
      </w:r>
      <w:r>
        <w:rPr>
          <w:b/>
        </w:rPr>
        <w:tab/>
      </w:r>
      <w:r>
        <w:t xml:space="preserve">: unidirectional radio link for the transmission of signals from a UE  to a gateway via a satellite. </w:t>
      </w:r>
    </w:p>
    <w:p w:rsidR="006D317B" w:rsidRDefault="006D317B">
      <w:r>
        <w:rPr>
          <w:b/>
        </w:rPr>
        <w:t>Rice Factor</w:t>
      </w:r>
      <w:r>
        <w:rPr>
          <w:b/>
        </w:rPr>
        <w:tab/>
      </w:r>
      <w:r>
        <w:t>: power ration between LOS component and diffuse component</w:t>
      </w:r>
    </w:p>
    <w:p w:rsidR="006D317B" w:rsidRDefault="006D317B">
      <w:r>
        <w:rPr>
          <w:b/>
        </w:rPr>
        <w:t>Spot</w:t>
      </w:r>
      <w:r>
        <w:rPr>
          <w:b/>
        </w:rPr>
        <w:tab/>
      </w:r>
      <w:r>
        <w:rPr>
          <w:b/>
        </w:rPr>
        <w:tab/>
      </w:r>
      <w:r>
        <w:rPr>
          <w:b/>
        </w:rPr>
        <w:tab/>
      </w:r>
      <w:r>
        <w:t>:</w:t>
      </w:r>
      <w:r>
        <w:rPr>
          <w:b/>
        </w:rPr>
        <w:t xml:space="preserve"> </w:t>
      </w:r>
      <w:r>
        <w:t>geographical are under beam coverage</w:t>
      </w:r>
    </w:p>
    <w:p w:rsidR="006D317B" w:rsidRDefault="006D317B">
      <w:r>
        <w:rPr>
          <w:b/>
        </w:rPr>
        <w:t>Uplink</w:t>
      </w:r>
      <w:r>
        <w:rPr>
          <w:b/>
        </w:rPr>
        <w:tab/>
      </w:r>
      <w:r>
        <w:rPr>
          <w:b/>
        </w:rPr>
        <w:tab/>
      </w:r>
      <w:r>
        <w:t xml:space="preserve">: unidirectional radio link for the transmission of signals from a UE  to a satellite. </w:t>
      </w:r>
    </w:p>
    <w:p w:rsidR="006D317B" w:rsidRDefault="006D317B">
      <w:pPr>
        <w:pStyle w:val="Heading2"/>
        <w:tabs>
          <w:tab w:val="clear" w:pos="1440"/>
        </w:tabs>
      </w:pPr>
      <w:bookmarkStart w:id="133" w:name="_Toc72569292"/>
      <w:r>
        <w:t>Symbols</w:t>
      </w:r>
      <w:bookmarkEnd w:id="83"/>
      <w:bookmarkEnd w:id="124"/>
      <w:bookmarkEnd w:id="125"/>
      <w:bookmarkEnd w:id="126"/>
      <w:bookmarkEnd w:id="127"/>
      <w:bookmarkEnd w:id="128"/>
      <w:bookmarkEnd w:id="129"/>
      <w:bookmarkEnd w:id="130"/>
      <w:bookmarkEnd w:id="133"/>
    </w:p>
    <w:p w:rsidR="006D317B" w:rsidRDefault="006D317B">
      <w:pPr>
        <w:keepNext/>
      </w:pPr>
      <w:bookmarkStart w:id="134" w:name="_Toc374930456"/>
      <w:r>
        <w:t>For the purposes of the present document, the following symbols apply:</w:t>
      </w:r>
    </w:p>
    <w:bookmarkStart w:id="135" w:name="_Toc418394652"/>
    <w:bookmarkStart w:id="136" w:name="_Toc494702867"/>
    <w:bookmarkStart w:id="137" w:name="_Toc494702899"/>
    <w:bookmarkStart w:id="138" w:name="_Toc494703717"/>
    <w:bookmarkStart w:id="139" w:name="_Toc494705843"/>
    <w:bookmarkStart w:id="140" w:name="_Toc494706300"/>
    <w:bookmarkStart w:id="141" w:name="_Toc3184578"/>
    <w:p w:rsidR="006D317B" w:rsidRDefault="006D317B">
      <w:pPr>
        <w:pStyle w:val="EX"/>
        <w:ind w:left="1418" w:hanging="1134"/>
        <w:rPr>
          <w:color w:val="000000"/>
        </w:rPr>
      </w:pPr>
      <w:r>
        <w:rPr>
          <w:color w:val="000000"/>
          <w:position w:val="-24"/>
        </w:rPr>
        <w:object w:dxaOrig="106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pt;height:18pt" o:ole="" fillcolor="window">
            <v:imagedata r:id="rId15" o:title=""/>
          </v:shape>
          <o:OLEObject Type="Embed" ProgID="Equation.3" ShapeID="_x0000_i1027" DrawAspect="Content" ObjectID="_1468164586" r:id="rId16"/>
        </w:object>
      </w:r>
      <w:r>
        <w:rPr>
          <w:color w:val="000000"/>
        </w:rPr>
        <w:tab/>
        <w:t xml:space="preserve">The ratio of the transmit energy per PN chip of the DPCH to the total transmit power spectral density at the </w:t>
      </w:r>
      <w:r>
        <w:t xml:space="preserve">Node B </w:t>
      </w:r>
      <w:r>
        <w:rPr>
          <w:color w:val="000000"/>
        </w:rPr>
        <w:t>antenna connector.</w:t>
      </w:r>
    </w:p>
    <w:p w:rsidR="006D317B" w:rsidRDefault="006D317B">
      <w:pPr>
        <w:pStyle w:val="EX"/>
        <w:ind w:left="1418" w:hanging="1134"/>
        <w:rPr>
          <w:color w:val="000000"/>
        </w:rPr>
      </w:pPr>
      <w:r>
        <w:rPr>
          <w:position w:val="-26"/>
        </w:rPr>
        <w:object w:dxaOrig="360" w:dyaOrig="600">
          <v:shape id="_x0000_i1028" type="#_x0000_t75" style="width:18pt;height:30pt" o:ole="" fillcolor="window">
            <v:imagedata r:id="rId17" o:title=""/>
          </v:shape>
          <o:OLEObject Type="Embed" ProgID="Equation.3" ShapeID="_x0000_i1028" DrawAspect="Content" ObjectID="_1468164587" r:id="rId18"/>
        </w:object>
      </w:r>
      <w:r>
        <w:tab/>
      </w:r>
      <w:r>
        <w:tab/>
        <w:t>The ratio of combined received energy per information bit to the effective noise power spectral density for the RACH, PCCPCH and DPCH at the receiver antenna connector. Following items are calculated as overhead: pilot, TPC, TFCI, CRC, tail, repetition, convolution and Turbo coding.</w:t>
      </w:r>
    </w:p>
    <w:p w:rsidR="006D317B" w:rsidRDefault="006D317B">
      <w:pPr>
        <w:pStyle w:val="EX"/>
        <w:ind w:left="1418" w:hanging="1134"/>
      </w:pPr>
      <w:r>
        <w:t>I</w:t>
      </w:r>
      <w:r>
        <w:rPr>
          <w:position w:val="-4"/>
          <w:sz w:val="16"/>
        </w:rPr>
        <w:t>oc</w:t>
      </w:r>
      <w:r>
        <w:tab/>
        <w:t>The power spectral density of a band limited white noise source (simulating interference from spots, which are not defined in a test procedure) as measured at the UE antenna connector.</w:t>
      </w:r>
    </w:p>
    <w:p w:rsidR="006D317B" w:rsidRDefault="006D317B">
      <w:pPr>
        <w:pStyle w:val="EX"/>
        <w:ind w:left="1418" w:hanging="1134"/>
      </w:pPr>
      <w:r>
        <w:t>I</w:t>
      </w:r>
      <w:r>
        <w:rPr>
          <w:position w:val="-4"/>
          <w:sz w:val="16"/>
        </w:rPr>
        <w:t>or</w:t>
      </w:r>
      <w:r>
        <w:tab/>
        <w:t>The received power spectral density of the downlink as measured at the UE antenna connector.</w:t>
      </w:r>
    </w:p>
    <w:p w:rsidR="006D317B" w:rsidRDefault="006D317B">
      <w:pPr>
        <w:pStyle w:val="Heading2"/>
        <w:tabs>
          <w:tab w:val="clear" w:pos="1440"/>
        </w:tabs>
      </w:pPr>
      <w:bookmarkStart w:id="142" w:name="_Toc72569293"/>
      <w:r>
        <w:t>Abbreviations</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34"/>
      <w:bookmarkEnd w:id="135"/>
      <w:bookmarkEnd w:id="136"/>
      <w:bookmarkEnd w:id="137"/>
      <w:bookmarkEnd w:id="138"/>
      <w:bookmarkEnd w:id="139"/>
      <w:bookmarkEnd w:id="140"/>
      <w:bookmarkEnd w:id="141"/>
      <w:bookmarkEnd w:id="142"/>
    </w:p>
    <w:p w:rsidR="006D317B" w:rsidRDefault="006D317B">
      <w:pPr>
        <w:keepNext/>
      </w:pPr>
      <w:r>
        <w:t>For the purposes of the present document, the following abbreviations apply:</w:t>
      </w:r>
    </w:p>
    <w:tbl>
      <w:tblPr>
        <w:tblW w:w="0" w:type="auto"/>
        <w:tblInd w:w="-68" w:type="dxa"/>
        <w:tblLayout w:type="fixed"/>
        <w:tblCellMar>
          <w:left w:w="70" w:type="dxa"/>
          <w:right w:w="70" w:type="dxa"/>
        </w:tblCellMar>
        <w:tblLook w:val="0000"/>
      </w:tblPr>
      <w:tblGrid>
        <w:gridCol w:w="1134"/>
        <w:gridCol w:w="284"/>
        <w:gridCol w:w="8291"/>
      </w:tblGrid>
      <w:tr w:rsidR="006D317B">
        <w:tblPrEx>
          <w:tblCellMar>
            <w:top w:w="0" w:type="dxa"/>
            <w:bottom w:w="0" w:type="dxa"/>
          </w:tblCellMar>
        </w:tblPrEx>
        <w:tc>
          <w:tcPr>
            <w:tcW w:w="1204" w:type="dxa"/>
          </w:tcPr>
          <w:p w:rsidR="006D317B" w:rsidRDefault="006D317B">
            <w:pPr>
              <w:rPr>
                <w:rFonts w:ascii="FuturaA Bk BT" w:hAnsi="FuturaA Bk BT"/>
                <w:b/>
                <w:lang w:val="fr-FR"/>
              </w:rPr>
            </w:pPr>
            <w:r>
              <w:rPr>
                <w:rFonts w:ascii="FuturaA Bk BT" w:hAnsi="FuturaA Bk BT"/>
                <w:b/>
                <w:lang w:val="fr-FR"/>
              </w:rPr>
              <w:t>ACLR</w:t>
            </w:r>
          </w:p>
        </w:tc>
        <w:tc>
          <w:tcPr>
            <w:tcW w:w="284" w:type="dxa"/>
          </w:tcPr>
          <w:p w:rsidR="006D317B" w:rsidRDefault="006D317B">
            <w:pPr>
              <w:rPr>
                <w:lang w:val="fr-FR"/>
              </w:rPr>
            </w:pPr>
            <w:r>
              <w:rPr>
                <w:lang w:val="fr-FR"/>
              </w:rPr>
              <w:t>:</w:t>
            </w:r>
          </w:p>
        </w:tc>
        <w:tc>
          <w:tcPr>
            <w:tcW w:w="8291" w:type="dxa"/>
          </w:tcPr>
          <w:p w:rsidR="006D317B" w:rsidRDefault="006D317B">
            <w:pPr>
              <w:rPr>
                <w:lang w:val="fr-FR"/>
              </w:rPr>
            </w:pPr>
            <w:r>
              <w:rPr>
                <w:lang w:val="fr-FR"/>
              </w:rPr>
              <w:t>Adjacent Channel Leakage Ratio</w:t>
            </w:r>
          </w:p>
        </w:tc>
      </w:tr>
      <w:tr w:rsidR="006D317B">
        <w:tblPrEx>
          <w:tblCellMar>
            <w:top w:w="0" w:type="dxa"/>
            <w:bottom w:w="0" w:type="dxa"/>
          </w:tblCellMar>
        </w:tblPrEx>
        <w:tc>
          <w:tcPr>
            <w:tcW w:w="1204" w:type="dxa"/>
          </w:tcPr>
          <w:p w:rsidR="006D317B" w:rsidRDefault="006D317B">
            <w:pPr>
              <w:rPr>
                <w:rFonts w:ascii="FuturaA Bk BT" w:hAnsi="FuturaA Bk BT"/>
                <w:b/>
                <w:lang w:val="fr-FR"/>
              </w:rPr>
            </w:pPr>
            <w:r>
              <w:rPr>
                <w:rFonts w:ascii="FuturaA Bk BT" w:hAnsi="FuturaA Bk BT"/>
                <w:b/>
                <w:lang w:val="fr-FR"/>
              </w:rPr>
              <w:t>AI</w:t>
            </w:r>
          </w:p>
        </w:tc>
        <w:tc>
          <w:tcPr>
            <w:tcW w:w="284" w:type="dxa"/>
          </w:tcPr>
          <w:p w:rsidR="006D317B" w:rsidRDefault="006D317B">
            <w:pPr>
              <w:rPr>
                <w:lang w:val="fr-FR"/>
              </w:rPr>
            </w:pPr>
            <w:r>
              <w:rPr>
                <w:lang w:val="fr-FR"/>
              </w:rPr>
              <w:t>:</w:t>
            </w:r>
          </w:p>
        </w:tc>
        <w:tc>
          <w:tcPr>
            <w:tcW w:w="8291" w:type="dxa"/>
          </w:tcPr>
          <w:p w:rsidR="006D317B" w:rsidRDefault="006D317B">
            <w:pPr>
              <w:rPr>
                <w:lang w:val="fr-FR"/>
              </w:rPr>
            </w:pPr>
            <w:r>
              <w:rPr>
                <w:lang w:val="fr-FR"/>
              </w:rPr>
              <w:t>Acquisition Indicator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AICH</w:t>
            </w:r>
          </w:p>
        </w:tc>
        <w:tc>
          <w:tcPr>
            <w:tcW w:w="284" w:type="dxa"/>
          </w:tcPr>
          <w:p w:rsidR="006D317B" w:rsidRDefault="006D317B">
            <w:r>
              <w:t>:</w:t>
            </w:r>
          </w:p>
        </w:tc>
        <w:tc>
          <w:tcPr>
            <w:tcW w:w="8291" w:type="dxa"/>
          </w:tcPr>
          <w:p w:rsidR="006D317B" w:rsidRDefault="006D317B">
            <w:r>
              <w:t>Acquisition Indicator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AWGN</w:t>
            </w:r>
          </w:p>
        </w:tc>
        <w:tc>
          <w:tcPr>
            <w:tcW w:w="284" w:type="dxa"/>
          </w:tcPr>
          <w:p w:rsidR="006D317B" w:rsidRDefault="006D317B">
            <w:r>
              <w:t>:</w:t>
            </w:r>
          </w:p>
        </w:tc>
        <w:tc>
          <w:tcPr>
            <w:tcW w:w="8291" w:type="dxa"/>
          </w:tcPr>
          <w:p w:rsidR="006D317B" w:rsidRDefault="006D317B">
            <w:r>
              <w:t>Additive White Gaussian Noise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BCCH</w:t>
            </w:r>
          </w:p>
        </w:tc>
        <w:tc>
          <w:tcPr>
            <w:tcW w:w="284" w:type="dxa"/>
          </w:tcPr>
          <w:p w:rsidR="006D317B" w:rsidRDefault="006D317B">
            <w:r>
              <w:t>:</w:t>
            </w:r>
          </w:p>
        </w:tc>
        <w:tc>
          <w:tcPr>
            <w:tcW w:w="8291" w:type="dxa"/>
          </w:tcPr>
          <w:p w:rsidR="006D317B" w:rsidRDefault="006D317B">
            <w:r>
              <w:t>Broadcast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BCH</w:t>
            </w:r>
          </w:p>
        </w:tc>
        <w:tc>
          <w:tcPr>
            <w:tcW w:w="284" w:type="dxa"/>
          </w:tcPr>
          <w:p w:rsidR="006D317B" w:rsidRDefault="006D317B">
            <w:r>
              <w:t>:</w:t>
            </w:r>
          </w:p>
        </w:tc>
        <w:tc>
          <w:tcPr>
            <w:tcW w:w="8291" w:type="dxa"/>
          </w:tcPr>
          <w:p w:rsidR="006D317B" w:rsidRDefault="006D317B">
            <w:r>
              <w:t>Broadcast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BER</w:t>
            </w:r>
          </w:p>
        </w:tc>
        <w:tc>
          <w:tcPr>
            <w:tcW w:w="284" w:type="dxa"/>
          </w:tcPr>
          <w:p w:rsidR="006D317B" w:rsidRDefault="006D317B">
            <w:r>
              <w:t>:</w:t>
            </w:r>
          </w:p>
        </w:tc>
        <w:tc>
          <w:tcPr>
            <w:tcW w:w="8291" w:type="dxa"/>
          </w:tcPr>
          <w:p w:rsidR="006D317B" w:rsidRDefault="006D317B">
            <w:r>
              <w:t>Bit Error Rate</w:t>
            </w:r>
          </w:p>
        </w:tc>
      </w:tr>
      <w:tr w:rsidR="006D317B">
        <w:tblPrEx>
          <w:tblCellMar>
            <w:top w:w="0" w:type="dxa"/>
            <w:bottom w:w="0" w:type="dxa"/>
          </w:tblCellMar>
        </w:tblPrEx>
        <w:tc>
          <w:tcPr>
            <w:tcW w:w="1204" w:type="dxa"/>
          </w:tcPr>
          <w:p w:rsidR="006D317B" w:rsidRDefault="006D317B">
            <w:pPr>
              <w:rPr>
                <w:rFonts w:ascii="FuturaA Bk BT" w:hAnsi="FuturaA Bk BT"/>
                <w:b/>
                <w:lang w:val="de-DE"/>
              </w:rPr>
            </w:pPr>
            <w:r>
              <w:rPr>
                <w:rFonts w:ascii="FuturaA Bk BT" w:hAnsi="FuturaA Bk BT"/>
                <w:b/>
                <w:lang w:val="de-DE"/>
              </w:rPr>
              <w:t>BLER</w:t>
            </w:r>
          </w:p>
        </w:tc>
        <w:tc>
          <w:tcPr>
            <w:tcW w:w="284" w:type="dxa"/>
          </w:tcPr>
          <w:p w:rsidR="006D317B" w:rsidRDefault="006D317B">
            <w:pPr>
              <w:rPr>
                <w:lang w:val="de-DE"/>
              </w:rPr>
            </w:pPr>
            <w:r>
              <w:rPr>
                <w:lang w:val="de-DE"/>
              </w:rPr>
              <w:t>:</w:t>
            </w:r>
          </w:p>
        </w:tc>
        <w:tc>
          <w:tcPr>
            <w:tcW w:w="8291" w:type="dxa"/>
          </w:tcPr>
          <w:p w:rsidR="006D317B" w:rsidRDefault="006D317B">
            <w:pPr>
              <w:rPr>
                <w:lang w:val="de-DE"/>
              </w:rPr>
            </w:pPr>
            <w:r>
              <w:rPr>
                <w:lang w:val="de-DE"/>
              </w:rPr>
              <w:t>Block Error Ratio</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BMC</w:t>
            </w:r>
          </w:p>
        </w:tc>
        <w:tc>
          <w:tcPr>
            <w:tcW w:w="284" w:type="dxa"/>
          </w:tcPr>
          <w:p w:rsidR="006D317B" w:rsidRDefault="006D317B">
            <w:r>
              <w:t>:</w:t>
            </w:r>
          </w:p>
        </w:tc>
        <w:tc>
          <w:tcPr>
            <w:tcW w:w="8291" w:type="dxa"/>
          </w:tcPr>
          <w:p w:rsidR="006D317B" w:rsidRDefault="006D317B">
            <w:r>
              <w:t>Broadcast/Multicast Protocol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CCCH</w:t>
            </w:r>
          </w:p>
        </w:tc>
        <w:tc>
          <w:tcPr>
            <w:tcW w:w="284" w:type="dxa"/>
          </w:tcPr>
          <w:p w:rsidR="006D317B" w:rsidRDefault="006D317B">
            <w:r>
              <w:t>:</w:t>
            </w:r>
          </w:p>
        </w:tc>
        <w:tc>
          <w:tcPr>
            <w:tcW w:w="8291" w:type="dxa"/>
          </w:tcPr>
          <w:p w:rsidR="006D317B" w:rsidRDefault="006D317B">
            <w:r>
              <w:t>Common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CCPCH</w:t>
            </w:r>
          </w:p>
        </w:tc>
        <w:tc>
          <w:tcPr>
            <w:tcW w:w="284" w:type="dxa"/>
          </w:tcPr>
          <w:p w:rsidR="006D317B" w:rsidRDefault="006D317B">
            <w:r>
              <w:t>:</w:t>
            </w:r>
          </w:p>
        </w:tc>
        <w:tc>
          <w:tcPr>
            <w:tcW w:w="8291" w:type="dxa"/>
          </w:tcPr>
          <w:p w:rsidR="006D317B" w:rsidRDefault="006D317B">
            <w:r>
              <w:t>Common Control Physical Channel</w:t>
            </w:r>
          </w:p>
        </w:tc>
      </w:tr>
      <w:tr w:rsidR="006D317B">
        <w:tblPrEx>
          <w:tblCellMar>
            <w:top w:w="0" w:type="dxa"/>
            <w:bottom w:w="0" w:type="dxa"/>
          </w:tblCellMar>
        </w:tblPrEx>
        <w:tc>
          <w:tcPr>
            <w:tcW w:w="1204" w:type="dxa"/>
          </w:tcPr>
          <w:p w:rsidR="006D317B" w:rsidRDefault="006D317B">
            <w:pPr>
              <w:rPr>
                <w:rFonts w:ascii="FuturaA Bk BT" w:hAnsi="FuturaA Bk BT"/>
                <w:b/>
                <w:lang w:val="fr-FR"/>
              </w:rPr>
            </w:pPr>
            <w:r>
              <w:rPr>
                <w:rFonts w:ascii="FuturaA Bk BT" w:hAnsi="FuturaA Bk BT"/>
                <w:b/>
                <w:lang w:val="fr-FR"/>
              </w:rPr>
              <w:t>CCTrCH</w:t>
            </w:r>
          </w:p>
        </w:tc>
        <w:tc>
          <w:tcPr>
            <w:tcW w:w="284" w:type="dxa"/>
          </w:tcPr>
          <w:p w:rsidR="006D317B" w:rsidRDefault="006D317B">
            <w:pPr>
              <w:rPr>
                <w:lang w:val="fr-FR"/>
              </w:rPr>
            </w:pPr>
            <w:r>
              <w:rPr>
                <w:lang w:val="fr-FR"/>
              </w:rPr>
              <w:t>:</w:t>
            </w:r>
          </w:p>
        </w:tc>
        <w:tc>
          <w:tcPr>
            <w:tcW w:w="8291" w:type="dxa"/>
          </w:tcPr>
          <w:p w:rsidR="006D317B" w:rsidRDefault="006D317B">
            <w:pPr>
              <w:rPr>
                <w:lang w:val="fr-FR"/>
              </w:rPr>
            </w:pPr>
            <w:r>
              <w:rPr>
                <w:lang w:val="fr-FR"/>
              </w:rPr>
              <w:t>Code Composite Transport Channel</w:t>
            </w:r>
          </w:p>
        </w:tc>
      </w:tr>
      <w:tr w:rsidR="006D317B">
        <w:tblPrEx>
          <w:tblCellMar>
            <w:top w:w="0" w:type="dxa"/>
            <w:bottom w:w="0" w:type="dxa"/>
          </w:tblCellMar>
        </w:tblPrEx>
        <w:tc>
          <w:tcPr>
            <w:tcW w:w="1204" w:type="dxa"/>
          </w:tcPr>
          <w:p w:rsidR="006D317B" w:rsidRDefault="006D317B">
            <w:pPr>
              <w:rPr>
                <w:rFonts w:ascii="FuturaA Bk BT" w:hAnsi="FuturaA Bk BT"/>
                <w:b/>
                <w:lang w:val="fr-FR"/>
              </w:rPr>
            </w:pPr>
            <w:r>
              <w:rPr>
                <w:rFonts w:ascii="FuturaA Bk BT" w:hAnsi="FuturaA Bk BT"/>
                <w:b/>
                <w:lang w:val="fr-FR"/>
              </w:rPr>
              <w:t>CDMA</w:t>
            </w:r>
          </w:p>
        </w:tc>
        <w:tc>
          <w:tcPr>
            <w:tcW w:w="284" w:type="dxa"/>
          </w:tcPr>
          <w:p w:rsidR="006D317B" w:rsidRDefault="006D317B">
            <w:pPr>
              <w:rPr>
                <w:lang w:val="fr-FR"/>
              </w:rPr>
            </w:pPr>
            <w:r>
              <w:rPr>
                <w:lang w:val="fr-FR"/>
              </w:rPr>
              <w:t>:</w:t>
            </w:r>
          </w:p>
        </w:tc>
        <w:tc>
          <w:tcPr>
            <w:tcW w:w="8291" w:type="dxa"/>
          </w:tcPr>
          <w:p w:rsidR="006D317B" w:rsidRDefault="006D317B">
            <w:pPr>
              <w:rPr>
                <w:lang w:val="fr-FR"/>
              </w:rPr>
            </w:pPr>
            <w:r>
              <w:rPr>
                <w:lang w:val="fr-FR"/>
              </w:rPr>
              <w:t>Code Division Multiple Access</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CPCH</w:t>
            </w:r>
          </w:p>
        </w:tc>
        <w:tc>
          <w:tcPr>
            <w:tcW w:w="284" w:type="dxa"/>
          </w:tcPr>
          <w:p w:rsidR="006D317B" w:rsidRDefault="006D317B">
            <w:r>
              <w:t>:</w:t>
            </w:r>
          </w:p>
        </w:tc>
        <w:tc>
          <w:tcPr>
            <w:tcW w:w="8291" w:type="dxa"/>
          </w:tcPr>
          <w:p w:rsidR="006D317B" w:rsidRDefault="006D317B">
            <w:r>
              <w:t>Common Packet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CPICH</w:t>
            </w:r>
          </w:p>
        </w:tc>
        <w:tc>
          <w:tcPr>
            <w:tcW w:w="284" w:type="dxa"/>
          </w:tcPr>
          <w:p w:rsidR="006D317B" w:rsidRDefault="006D317B">
            <w:r>
              <w:t>:</w:t>
            </w:r>
          </w:p>
        </w:tc>
        <w:tc>
          <w:tcPr>
            <w:tcW w:w="8291" w:type="dxa"/>
          </w:tcPr>
          <w:p w:rsidR="006D317B" w:rsidRDefault="006D317B">
            <w:r>
              <w:t>Common Pilot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CSICH</w:t>
            </w:r>
          </w:p>
        </w:tc>
        <w:tc>
          <w:tcPr>
            <w:tcW w:w="284" w:type="dxa"/>
          </w:tcPr>
          <w:p w:rsidR="006D317B" w:rsidRDefault="006D317B">
            <w:r>
              <w:t>:</w:t>
            </w:r>
          </w:p>
        </w:tc>
        <w:tc>
          <w:tcPr>
            <w:tcW w:w="8291" w:type="dxa"/>
          </w:tcPr>
          <w:p w:rsidR="006D317B" w:rsidRDefault="006D317B">
            <w:r>
              <w:t>CPCH Status Indicator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CTCH</w:t>
            </w:r>
          </w:p>
        </w:tc>
        <w:tc>
          <w:tcPr>
            <w:tcW w:w="284" w:type="dxa"/>
          </w:tcPr>
          <w:p w:rsidR="006D317B" w:rsidRDefault="006D317B">
            <w:r>
              <w:t>:</w:t>
            </w:r>
          </w:p>
        </w:tc>
        <w:tc>
          <w:tcPr>
            <w:tcW w:w="8291" w:type="dxa"/>
          </w:tcPr>
          <w:p w:rsidR="006D317B" w:rsidRDefault="006D317B">
            <w:r>
              <w:t>Common Traffic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DCCH</w:t>
            </w:r>
          </w:p>
        </w:tc>
        <w:tc>
          <w:tcPr>
            <w:tcW w:w="284" w:type="dxa"/>
          </w:tcPr>
          <w:p w:rsidR="006D317B" w:rsidRDefault="006D317B">
            <w:r>
              <w:t>:</w:t>
            </w:r>
          </w:p>
        </w:tc>
        <w:tc>
          <w:tcPr>
            <w:tcW w:w="8291" w:type="dxa"/>
          </w:tcPr>
          <w:p w:rsidR="006D317B" w:rsidRDefault="006D317B">
            <w:r>
              <w:t>Dedicated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DCH</w:t>
            </w:r>
          </w:p>
        </w:tc>
        <w:tc>
          <w:tcPr>
            <w:tcW w:w="284" w:type="dxa"/>
          </w:tcPr>
          <w:p w:rsidR="006D317B" w:rsidRDefault="006D317B">
            <w:r>
              <w:t>:</w:t>
            </w:r>
          </w:p>
        </w:tc>
        <w:tc>
          <w:tcPr>
            <w:tcW w:w="8291" w:type="dxa"/>
          </w:tcPr>
          <w:p w:rsidR="006D317B" w:rsidRDefault="006D317B">
            <w:r>
              <w:t>Dedicated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DL</w:t>
            </w:r>
          </w:p>
        </w:tc>
        <w:tc>
          <w:tcPr>
            <w:tcW w:w="284" w:type="dxa"/>
          </w:tcPr>
          <w:p w:rsidR="006D317B" w:rsidRDefault="006D317B">
            <w:r>
              <w:t>:</w:t>
            </w:r>
          </w:p>
        </w:tc>
        <w:tc>
          <w:tcPr>
            <w:tcW w:w="8291" w:type="dxa"/>
          </w:tcPr>
          <w:p w:rsidR="006D317B" w:rsidRDefault="006D317B">
            <w:r>
              <w:t>Downlink</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DPCCH</w:t>
            </w:r>
          </w:p>
        </w:tc>
        <w:tc>
          <w:tcPr>
            <w:tcW w:w="284" w:type="dxa"/>
          </w:tcPr>
          <w:p w:rsidR="006D317B" w:rsidRDefault="006D317B">
            <w:r>
              <w:t>:</w:t>
            </w:r>
          </w:p>
        </w:tc>
        <w:tc>
          <w:tcPr>
            <w:tcW w:w="8291" w:type="dxa"/>
          </w:tcPr>
          <w:p w:rsidR="006D317B" w:rsidRDefault="006D317B">
            <w:r>
              <w:t>Dedicated Physical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DPCH</w:t>
            </w:r>
          </w:p>
        </w:tc>
        <w:tc>
          <w:tcPr>
            <w:tcW w:w="284" w:type="dxa"/>
          </w:tcPr>
          <w:p w:rsidR="006D317B" w:rsidRDefault="006D317B">
            <w:r>
              <w:t>:</w:t>
            </w:r>
          </w:p>
        </w:tc>
        <w:tc>
          <w:tcPr>
            <w:tcW w:w="8291" w:type="dxa"/>
          </w:tcPr>
          <w:p w:rsidR="006D317B" w:rsidRDefault="006D317B">
            <w:r>
              <w:t>Dedicated Physical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DPDCH</w:t>
            </w:r>
          </w:p>
        </w:tc>
        <w:tc>
          <w:tcPr>
            <w:tcW w:w="284" w:type="dxa"/>
          </w:tcPr>
          <w:p w:rsidR="006D317B" w:rsidRDefault="006D317B">
            <w:r>
              <w:t>:</w:t>
            </w:r>
          </w:p>
        </w:tc>
        <w:tc>
          <w:tcPr>
            <w:tcW w:w="8291" w:type="dxa"/>
          </w:tcPr>
          <w:p w:rsidR="006D317B" w:rsidRDefault="006D317B">
            <w:r>
              <w:t>Dedicated Physical Data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DSCH</w:t>
            </w:r>
          </w:p>
        </w:tc>
        <w:tc>
          <w:tcPr>
            <w:tcW w:w="284" w:type="dxa"/>
          </w:tcPr>
          <w:p w:rsidR="006D317B" w:rsidRDefault="006D317B">
            <w:r>
              <w:t>:</w:t>
            </w:r>
          </w:p>
        </w:tc>
        <w:tc>
          <w:tcPr>
            <w:tcW w:w="8291" w:type="dxa"/>
          </w:tcPr>
          <w:p w:rsidR="006D317B" w:rsidRDefault="006D317B">
            <w:r>
              <w:t>Downlink Shared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DTCH</w:t>
            </w:r>
          </w:p>
        </w:tc>
        <w:tc>
          <w:tcPr>
            <w:tcW w:w="284" w:type="dxa"/>
          </w:tcPr>
          <w:p w:rsidR="006D317B" w:rsidRDefault="006D317B">
            <w:r>
              <w:t>:</w:t>
            </w:r>
          </w:p>
        </w:tc>
        <w:tc>
          <w:tcPr>
            <w:tcW w:w="8291" w:type="dxa"/>
          </w:tcPr>
          <w:p w:rsidR="006D317B" w:rsidRDefault="006D317B">
            <w:r>
              <w:t>Dedicated Traffic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EIRP</w:t>
            </w:r>
          </w:p>
        </w:tc>
        <w:tc>
          <w:tcPr>
            <w:tcW w:w="284" w:type="dxa"/>
          </w:tcPr>
          <w:p w:rsidR="006D317B" w:rsidRDefault="006D317B">
            <w:r>
              <w:t>:</w:t>
            </w:r>
          </w:p>
        </w:tc>
        <w:tc>
          <w:tcPr>
            <w:tcW w:w="8291" w:type="dxa"/>
          </w:tcPr>
          <w:p w:rsidR="006D317B" w:rsidRDefault="006D317B">
            <w:r>
              <w:t>Effective Isotropic Radiated Power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FACH</w:t>
            </w:r>
          </w:p>
        </w:tc>
        <w:tc>
          <w:tcPr>
            <w:tcW w:w="284" w:type="dxa"/>
          </w:tcPr>
          <w:p w:rsidR="006D317B" w:rsidRDefault="006D317B">
            <w:r>
              <w:t>:</w:t>
            </w:r>
          </w:p>
        </w:tc>
        <w:tc>
          <w:tcPr>
            <w:tcW w:w="8291" w:type="dxa"/>
          </w:tcPr>
          <w:p w:rsidR="006D317B" w:rsidRDefault="006D317B">
            <w:r>
              <w:t>Forward Access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FBI</w:t>
            </w:r>
          </w:p>
        </w:tc>
        <w:tc>
          <w:tcPr>
            <w:tcW w:w="284" w:type="dxa"/>
          </w:tcPr>
          <w:p w:rsidR="006D317B" w:rsidRDefault="006D317B">
            <w:r>
              <w:t>:</w:t>
            </w:r>
          </w:p>
        </w:tc>
        <w:tc>
          <w:tcPr>
            <w:tcW w:w="8291" w:type="dxa"/>
          </w:tcPr>
          <w:p w:rsidR="006D317B" w:rsidRDefault="006D317B">
            <w:r>
              <w:t>Feed Back Indicator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FDD</w:t>
            </w:r>
          </w:p>
        </w:tc>
        <w:tc>
          <w:tcPr>
            <w:tcW w:w="284" w:type="dxa"/>
          </w:tcPr>
          <w:p w:rsidR="006D317B" w:rsidRDefault="006D317B">
            <w:r>
              <w:t>:</w:t>
            </w:r>
          </w:p>
        </w:tc>
        <w:tc>
          <w:tcPr>
            <w:tcW w:w="8291" w:type="dxa"/>
          </w:tcPr>
          <w:p w:rsidR="006D317B" w:rsidRDefault="006D317B">
            <w:r>
              <w:t>Frequency Duplex Division</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FEC</w:t>
            </w:r>
          </w:p>
        </w:tc>
        <w:tc>
          <w:tcPr>
            <w:tcW w:w="284" w:type="dxa"/>
          </w:tcPr>
          <w:p w:rsidR="006D317B" w:rsidRDefault="006D317B">
            <w:r>
              <w:t>:</w:t>
            </w:r>
          </w:p>
        </w:tc>
        <w:tc>
          <w:tcPr>
            <w:tcW w:w="8291" w:type="dxa"/>
          </w:tcPr>
          <w:p w:rsidR="006D317B" w:rsidRDefault="006D317B">
            <w:r>
              <w:t>Forward Error Correction</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FSS</w:t>
            </w:r>
          </w:p>
        </w:tc>
        <w:tc>
          <w:tcPr>
            <w:tcW w:w="284" w:type="dxa"/>
          </w:tcPr>
          <w:p w:rsidR="006D317B" w:rsidRDefault="006D317B">
            <w:r>
              <w:t>:</w:t>
            </w:r>
          </w:p>
        </w:tc>
        <w:tc>
          <w:tcPr>
            <w:tcW w:w="8291" w:type="dxa"/>
          </w:tcPr>
          <w:p w:rsidR="006D317B" w:rsidRDefault="006D317B">
            <w:r>
              <w:t>Fixed Satellite Service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FWA</w:t>
            </w:r>
          </w:p>
        </w:tc>
        <w:tc>
          <w:tcPr>
            <w:tcW w:w="284" w:type="dxa"/>
          </w:tcPr>
          <w:p w:rsidR="006D317B" w:rsidRDefault="006D317B">
            <w:r>
              <w:t>:</w:t>
            </w:r>
          </w:p>
        </w:tc>
        <w:tc>
          <w:tcPr>
            <w:tcW w:w="8291" w:type="dxa"/>
          </w:tcPr>
          <w:p w:rsidR="006D317B" w:rsidRDefault="006D317B">
            <w:r>
              <w:t>Fixed Wireless Application</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GEO</w:t>
            </w:r>
          </w:p>
        </w:tc>
        <w:tc>
          <w:tcPr>
            <w:tcW w:w="284" w:type="dxa"/>
          </w:tcPr>
          <w:p w:rsidR="006D317B" w:rsidRDefault="006D317B">
            <w:r>
              <w:t>:</w:t>
            </w:r>
          </w:p>
        </w:tc>
        <w:tc>
          <w:tcPr>
            <w:tcW w:w="8291" w:type="dxa"/>
          </w:tcPr>
          <w:p w:rsidR="006D317B" w:rsidRDefault="006D317B">
            <w:r>
              <w:t>Geostationary  Earth Orbit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GNSS</w:t>
            </w:r>
          </w:p>
        </w:tc>
        <w:tc>
          <w:tcPr>
            <w:tcW w:w="284" w:type="dxa"/>
          </w:tcPr>
          <w:p w:rsidR="006D317B" w:rsidRDefault="006D317B">
            <w:r>
              <w:t>:</w:t>
            </w:r>
          </w:p>
        </w:tc>
        <w:tc>
          <w:tcPr>
            <w:tcW w:w="8291" w:type="dxa"/>
          </w:tcPr>
          <w:p w:rsidR="006D317B" w:rsidRDefault="006D317B">
            <w:r>
              <w:rPr>
                <w:snapToGrid w:val="0"/>
              </w:rPr>
              <w:t>Global Navigation Satellite System</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GPS</w:t>
            </w:r>
          </w:p>
        </w:tc>
        <w:tc>
          <w:tcPr>
            <w:tcW w:w="284" w:type="dxa"/>
          </w:tcPr>
          <w:p w:rsidR="006D317B" w:rsidRDefault="006D317B">
            <w:r>
              <w:t>:</w:t>
            </w:r>
          </w:p>
        </w:tc>
        <w:tc>
          <w:tcPr>
            <w:tcW w:w="8291" w:type="dxa"/>
          </w:tcPr>
          <w:p w:rsidR="006D317B" w:rsidRDefault="006D317B">
            <w:r>
              <w:t>Global Positioning System</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GSO</w:t>
            </w:r>
          </w:p>
        </w:tc>
        <w:tc>
          <w:tcPr>
            <w:tcW w:w="284" w:type="dxa"/>
          </w:tcPr>
          <w:p w:rsidR="006D317B" w:rsidRDefault="006D317B">
            <w:r>
              <w:t>:</w:t>
            </w:r>
          </w:p>
        </w:tc>
        <w:tc>
          <w:tcPr>
            <w:tcW w:w="8291" w:type="dxa"/>
          </w:tcPr>
          <w:p w:rsidR="006D317B" w:rsidRDefault="006D317B">
            <w:r>
              <w:t>Geostationary Orbit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HEO</w:t>
            </w:r>
          </w:p>
        </w:tc>
        <w:tc>
          <w:tcPr>
            <w:tcW w:w="284" w:type="dxa"/>
          </w:tcPr>
          <w:p w:rsidR="006D317B" w:rsidRDefault="006D317B">
            <w:r>
              <w:t>:</w:t>
            </w:r>
          </w:p>
        </w:tc>
        <w:tc>
          <w:tcPr>
            <w:tcW w:w="8291" w:type="dxa"/>
          </w:tcPr>
          <w:p w:rsidR="006D317B" w:rsidRDefault="006D317B">
            <w:r>
              <w:t>Highly-inclined Elliptical Orbit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HPA</w:t>
            </w:r>
          </w:p>
        </w:tc>
        <w:tc>
          <w:tcPr>
            <w:tcW w:w="284" w:type="dxa"/>
          </w:tcPr>
          <w:p w:rsidR="006D317B" w:rsidRDefault="006D317B">
            <w:r>
              <w:t>:</w:t>
            </w:r>
          </w:p>
        </w:tc>
        <w:tc>
          <w:tcPr>
            <w:tcW w:w="8291" w:type="dxa"/>
          </w:tcPr>
          <w:p w:rsidR="006D317B" w:rsidRDefault="006D317B">
            <w:r>
              <w:t>High Power Amplifier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ICH</w:t>
            </w:r>
          </w:p>
        </w:tc>
        <w:tc>
          <w:tcPr>
            <w:tcW w:w="284" w:type="dxa"/>
          </w:tcPr>
          <w:p w:rsidR="006D317B" w:rsidRDefault="006D317B">
            <w:r>
              <w:t>:</w:t>
            </w:r>
          </w:p>
        </w:tc>
        <w:tc>
          <w:tcPr>
            <w:tcW w:w="8291" w:type="dxa"/>
          </w:tcPr>
          <w:p w:rsidR="006D317B" w:rsidRDefault="006D317B">
            <w:r>
              <w:t>Indicator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IMR</w:t>
            </w:r>
          </w:p>
        </w:tc>
        <w:tc>
          <w:tcPr>
            <w:tcW w:w="284" w:type="dxa"/>
          </w:tcPr>
          <w:p w:rsidR="006D317B" w:rsidRDefault="006D317B">
            <w:r>
              <w:t>:</w:t>
            </w:r>
          </w:p>
        </w:tc>
        <w:tc>
          <w:tcPr>
            <w:tcW w:w="8291" w:type="dxa"/>
          </w:tcPr>
          <w:p w:rsidR="006D317B" w:rsidRDefault="006D317B">
            <w:r>
              <w:t>Intermediate Module Repeater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LEO</w:t>
            </w:r>
          </w:p>
        </w:tc>
        <w:tc>
          <w:tcPr>
            <w:tcW w:w="284" w:type="dxa"/>
          </w:tcPr>
          <w:p w:rsidR="006D317B" w:rsidRDefault="006D317B">
            <w:r>
              <w:t>:</w:t>
            </w:r>
          </w:p>
        </w:tc>
        <w:tc>
          <w:tcPr>
            <w:tcW w:w="8291" w:type="dxa"/>
          </w:tcPr>
          <w:p w:rsidR="006D317B" w:rsidRDefault="006D317B">
            <w:r>
              <w:t>Low Earth Orbit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LES</w:t>
            </w:r>
          </w:p>
        </w:tc>
        <w:tc>
          <w:tcPr>
            <w:tcW w:w="284" w:type="dxa"/>
          </w:tcPr>
          <w:p w:rsidR="006D317B" w:rsidRDefault="006D317B">
            <w:r>
              <w:t>:</w:t>
            </w:r>
          </w:p>
        </w:tc>
        <w:tc>
          <w:tcPr>
            <w:tcW w:w="8291" w:type="dxa"/>
          </w:tcPr>
          <w:p w:rsidR="006D317B" w:rsidRDefault="006D317B">
            <w:r>
              <w:t>Land Earth Station</w:t>
            </w:r>
          </w:p>
        </w:tc>
      </w:tr>
      <w:tr w:rsidR="006D317B">
        <w:tblPrEx>
          <w:tblCellMar>
            <w:top w:w="0" w:type="dxa"/>
            <w:bottom w:w="0" w:type="dxa"/>
          </w:tblCellMar>
        </w:tblPrEx>
        <w:tc>
          <w:tcPr>
            <w:tcW w:w="1204" w:type="dxa"/>
          </w:tcPr>
          <w:p w:rsidR="006D317B" w:rsidRDefault="006D317B">
            <w:pPr>
              <w:rPr>
                <w:rFonts w:ascii="FuturaA Bk BT" w:hAnsi="FuturaA Bk BT"/>
                <w:b/>
              </w:rPr>
            </w:pPr>
            <w:bookmarkStart w:id="143" w:name="_Toc418394653"/>
            <w:bookmarkStart w:id="144" w:name="_Toc494702868"/>
            <w:bookmarkStart w:id="145" w:name="_Toc494702900"/>
            <w:bookmarkStart w:id="146" w:name="_Toc494703718"/>
            <w:bookmarkStart w:id="147" w:name="_Toc494705844"/>
            <w:bookmarkStart w:id="148" w:name="_Toc494706301"/>
            <w:bookmarkStart w:id="149" w:name="_Toc3184580"/>
            <w:r>
              <w:rPr>
                <w:rFonts w:ascii="FuturaA Bk BT" w:hAnsi="FuturaA Bk BT"/>
                <w:b/>
              </w:rPr>
              <w:t>LOS</w:t>
            </w:r>
          </w:p>
        </w:tc>
        <w:tc>
          <w:tcPr>
            <w:tcW w:w="284" w:type="dxa"/>
          </w:tcPr>
          <w:p w:rsidR="006D317B" w:rsidRDefault="006D317B">
            <w:r>
              <w:t>:</w:t>
            </w:r>
          </w:p>
        </w:tc>
        <w:tc>
          <w:tcPr>
            <w:tcW w:w="8291" w:type="dxa"/>
          </w:tcPr>
          <w:p w:rsidR="006D317B" w:rsidRDefault="006D317B">
            <w:r>
              <w:t>Line Of Sight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MAC</w:t>
            </w:r>
          </w:p>
        </w:tc>
        <w:tc>
          <w:tcPr>
            <w:tcW w:w="284" w:type="dxa"/>
          </w:tcPr>
          <w:p w:rsidR="006D317B" w:rsidRDefault="006D317B">
            <w:r>
              <w:t>:</w:t>
            </w:r>
          </w:p>
        </w:tc>
        <w:tc>
          <w:tcPr>
            <w:tcW w:w="8291" w:type="dxa"/>
          </w:tcPr>
          <w:p w:rsidR="006D317B" w:rsidRDefault="006D317B">
            <w:r>
              <w:t>Medium Access Control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MBMS</w:t>
            </w:r>
          </w:p>
        </w:tc>
        <w:tc>
          <w:tcPr>
            <w:tcW w:w="284" w:type="dxa"/>
          </w:tcPr>
          <w:p w:rsidR="006D317B" w:rsidRDefault="006D317B">
            <w:r>
              <w:t>:</w:t>
            </w:r>
          </w:p>
        </w:tc>
        <w:tc>
          <w:tcPr>
            <w:tcW w:w="8291" w:type="dxa"/>
          </w:tcPr>
          <w:p w:rsidR="006D317B" w:rsidRDefault="006D317B">
            <w:r>
              <w:t>Multimedia Broadcast Multicast Service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MCCH</w:t>
            </w:r>
          </w:p>
        </w:tc>
        <w:tc>
          <w:tcPr>
            <w:tcW w:w="284" w:type="dxa"/>
          </w:tcPr>
          <w:p w:rsidR="006D317B" w:rsidRDefault="006D317B">
            <w:r>
              <w:t>:</w:t>
            </w:r>
          </w:p>
        </w:tc>
        <w:tc>
          <w:tcPr>
            <w:tcW w:w="8291" w:type="dxa"/>
          </w:tcPr>
          <w:p w:rsidR="006D317B" w:rsidRDefault="006D317B">
            <w:r>
              <w:t>MBMS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Mcps</w:t>
            </w:r>
          </w:p>
        </w:tc>
        <w:tc>
          <w:tcPr>
            <w:tcW w:w="284" w:type="dxa"/>
          </w:tcPr>
          <w:p w:rsidR="006D317B" w:rsidRDefault="006D317B">
            <w:r>
              <w:t>:</w:t>
            </w:r>
          </w:p>
        </w:tc>
        <w:tc>
          <w:tcPr>
            <w:tcW w:w="8291" w:type="dxa"/>
          </w:tcPr>
          <w:p w:rsidR="006D317B" w:rsidRDefault="006D317B">
            <w:r>
              <w:t>Mega chip per second</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MEO</w:t>
            </w:r>
          </w:p>
        </w:tc>
        <w:tc>
          <w:tcPr>
            <w:tcW w:w="284" w:type="dxa"/>
          </w:tcPr>
          <w:p w:rsidR="006D317B" w:rsidRDefault="006D317B">
            <w:r>
              <w:t>:</w:t>
            </w:r>
          </w:p>
        </w:tc>
        <w:tc>
          <w:tcPr>
            <w:tcW w:w="8291" w:type="dxa"/>
          </w:tcPr>
          <w:p w:rsidR="006D317B" w:rsidRDefault="006D317B">
            <w:r>
              <w:t>Medium-altitude Earth Orbit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MES</w:t>
            </w:r>
          </w:p>
        </w:tc>
        <w:tc>
          <w:tcPr>
            <w:tcW w:w="284" w:type="dxa"/>
          </w:tcPr>
          <w:p w:rsidR="006D317B" w:rsidRDefault="006D317B">
            <w:r>
              <w:t>:</w:t>
            </w:r>
          </w:p>
        </w:tc>
        <w:tc>
          <w:tcPr>
            <w:tcW w:w="8291" w:type="dxa"/>
          </w:tcPr>
          <w:p w:rsidR="006D317B" w:rsidRDefault="006D317B">
            <w:r>
              <w:t>Mobile Earth Station</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MSS</w:t>
            </w:r>
          </w:p>
        </w:tc>
        <w:tc>
          <w:tcPr>
            <w:tcW w:w="284" w:type="dxa"/>
          </w:tcPr>
          <w:p w:rsidR="006D317B" w:rsidRDefault="006D317B">
            <w:r>
              <w:t>:</w:t>
            </w:r>
          </w:p>
        </w:tc>
        <w:tc>
          <w:tcPr>
            <w:tcW w:w="8291" w:type="dxa"/>
          </w:tcPr>
          <w:p w:rsidR="006D317B" w:rsidRDefault="006D317B">
            <w:r>
              <w:t>Mobile Satellite Service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MTCH</w:t>
            </w:r>
          </w:p>
        </w:tc>
        <w:tc>
          <w:tcPr>
            <w:tcW w:w="284" w:type="dxa"/>
          </w:tcPr>
          <w:p w:rsidR="006D317B" w:rsidRDefault="006D317B">
            <w:r>
              <w:t>:</w:t>
            </w:r>
          </w:p>
        </w:tc>
        <w:tc>
          <w:tcPr>
            <w:tcW w:w="8291" w:type="dxa"/>
          </w:tcPr>
          <w:p w:rsidR="006D317B" w:rsidRDefault="006D317B">
            <w:r>
              <w:t>MBMS Traffic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NCCH</w:t>
            </w:r>
          </w:p>
        </w:tc>
        <w:tc>
          <w:tcPr>
            <w:tcW w:w="284" w:type="dxa"/>
          </w:tcPr>
          <w:p w:rsidR="006D317B" w:rsidRDefault="006D317B">
            <w:r>
              <w:t>:</w:t>
            </w:r>
          </w:p>
        </w:tc>
        <w:tc>
          <w:tcPr>
            <w:tcW w:w="8291" w:type="dxa"/>
          </w:tcPr>
          <w:p w:rsidR="006D317B" w:rsidRDefault="006D317B">
            <w:r>
              <w:t>Notification Common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NLOS</w:t>
            </w:r>
          </w:p>
        </w:tc>
        <w:tc>
          <w:tcPr>
            <w:tcW w:w="284" w:type="dxa"/>
          </w:tcPr>
          <w:p w:rsidR="006D317B" w:rsidRDefault="006D317B">
            <w:r>
              <w:t>:</w:t>
            </w:r>
          </w:p>
        </w:tc>
        <w:tc>
          <w:tcPr>
            <w:tcW w:w="8291" w:type="dxa"/>
          </w:tcPr>
          <w:p w:rsidR="006D317B" w:rsidRDefault="006D317B">
            <w:r>
              <w:t>No Line Of Sight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OBO</w:t>
            </w:r>
          </w:p>
        </w:tc>
        <w:tc>
          <w:tcPr>
            <w:tcW w:w="284" w:type="dxa"/>
          </w:tcPr>
          <w:p w:rsidR="006D317B" w:rsidRDefault="006D317B">
            <w:r>
              <w:t>:</w:t>
            </w:r>
          </w:p>
        </w:tc>
        <w:tc>
          <w:tcPr>
            <w:tcW w:w="8291" w:type="dxa"/>
          </w:tcPr>
          <w:p w:rsidR="006D317B" w:rsidRDefault="006D317B">
            <w:r>
              <w:t>Output Back Off</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OVSF</w:t>
            </w:r>
          </w:p>
        </w:tc>
        <w:tc>
          <w:tcPr>
            <w:tcW w:w="284" w:type="dxa"/>
          </w:tcPr>
          <w:p w:rsidR="006D317B" w:rsidRDefault="006D317B">
            <w:r>
              <w:t>:</w:t>
            </w:r>
          </w:p>
        </w:tc>
        <w:tc>
          <w:tcPr>
            <w:tcW w:w="8291" w:type="dxa"/>
          </w:tcPr>
          <w:p w:rsidR="006D317B" w:rsidRDefault="006D317B">
            <w:r>
              <w:t>Orthogonal Variable Spreading Factor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PCCH</w:t>
            </w:r>
          </w:p>
        </w:tc>
        <w:tc>
          <w:tcPr>
            <w:tcW w:w="284" w:type="dxa"/>
          </w:tcPr>
          <w:p w:rsidR="006D317B" w:rsidRDefault="006D317B">
            <w:r>
              <w:t>:</w:t>
            </w:r>
          </w:p>
        </w:tc>
        <w:tc>
          <w:tcPr>
            <w:tcW w:w="8291" w:type="dxa"/>
          </w:tcPr>
          <w:p w:rsidR="006D317B" w:rsidRDefault="006D317B">
            <w:r>
              <w:t>Paging Control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P-CCPCH</w:t>
            </w:r>
          </w:p>
        </w:tc>
        <w:tc>
          <w:tcPr>
            <w:tcW w:w="284" w:type="dxa"/>
          </w:tcPr>
          <w:p w:rsidR="006D317B" w:rsidRDefault="006D317B">
            <w:r>
              <w:t>:</w:t>
            </w:r>
          </w:p>
        </w:tc>
        <w:tc>
          <w:tcPr>
            <w:tcW w:w="8291" w:type="dxa"/>
          </w:tcPr>
          <w:p w:rsidR="006D317B" w:rsidRDefault="006D317B">
            <w:r>
              <w:t>Primary Common Control Physical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PCH</w:t>
            </w:r>
          </w:p>
        </w:tc>
        <w:tc>
          <w:tcPr>
            <w:tcW w:w="284" w:type="dxa"/>
          </w:tcPr>
          <w:p w:rsidR="006D317B" w:rsidRDefault="006D317B">
            <w:r>
              <w:t>:</w:t>
            </w:r>
          </w:p>
        </w:tc>
        <w:tc>
          <w:tcPr>
            <w:tcW w:w="8291" w:type="dxa"/>
          </w:tcPr>
          <w:p w:rsidR="006D317B" w:rsidRDefault="006D317B">
            <w:r>
              <w:t>Paging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PCPCH</w:t>
            </w:r>
          </w:p>
        </w:tc>
        <w:tc>
          <w:tcPr>
            <w:tcW w:w="284" w:type="dxa"/>
          </w:tcPr>
          <w:p w:rsidR="006D317B" w:rsidRDefault="006D317B">
            <w:r>
              <w:t>:</w:t>
            </w:r>
          </w:p>
        </w:tc>
        <w:tc>
          <w:tcPr>
            <w:tcW w:w="8291" w:type="dxa"/>
          </w:tcPr>
          <w:p w:rsidR="006D317B" w:rsidRDefault="006D317B">
            <w:r>
              <w:t>Physical Common Packet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PDCP</w:t>
            </w:r>
          </w:p>
        </w:tc>
        <w:tc>
          <w:tcPr>
            <w:tcW w:w="284" w:type="dxa"/>
          </w:tcPr>
          <w:p w:rsidR="006D317B" w:rsidRDefault="006D317B">
            <w:r>
              <w:t>:</w:t>
            </w:r>
          </w:p>
        </w:tc>
        <w:tc>
          <w:tcPr>
            <w:tcW w:w="8291" w:type="dxa"/>
          </w:tcPr>
          <w:p w:rsidR="006D317B" w:rsidRDefault="006D317B">
            <w:r>
              <w:t>Packet Data Convergence Protocol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PDSCH</w:t>
            </w:r>
          </w:p>
        </w:tc>
        <w:tc>
          <w:tcPr>
            <w:tcW w:w="284" w:type="dxa"/>
          </w:tcPr>
          <w:p w:rsidR="006D317B" w:rsidRDefault="006D317B">
            <w:r>
              <w:t>:</w:t>
            </w:r>
          </w:p>
        </w:tc>
        <w:tc>
          <w:tcPr>
            <w:tcW w:w="8291" w:type="dxa"/>
          </w:tcPr>
          <w:p w:rsidR="006D317B" w:rsidRDefault="006D317B">
            <w:r>
              <w:t>Physical Downlink Shared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PICH</w:t>
            </w:r>
          </w:p>
        </w:tc>
        <w:tc>
          <w:tcPr>
            <w:tcW w:w="284" w:type="dxa"/>
          </w:tcPr>
          <w:p w:rsidR="006D317B" w:rsidRDefault="006D317B">
            <w:r>
              <w:t>:</w:t>
            </w:r>
          </w:p>
        </w:tc>
        <w:tc>
          <w:tcPr>
            <w:tcW w:w="8291" w:type="dxa"/>
          </w:tcPr>
          <w:p w:rsidR="006D317B" w:rsidRDefault="006D317B">
            <w:r>
              <w:t>Paging Indicator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PRACH</w:t>
            </w:r>
          </w:p>
        </w:tc>
        <w:tc>
          <w:tcPr>
            <w:tcW w:w="284" w:type="dxa"/>
          </w:tcPr>
          <w:p w:rsidR="006D317B" w:rsidRDefault="006D317B">
            <w:r>
              <w:t>:</w:t>
            </w:r>
          </w:p>
        </w:tc>
        <w:tc>
          <w:tcPr>
            <w:tcW w:w="8291" w:type="dxa"/>
          </w:tcPr>
          <w:p w:rsidR="006D317B" w:rsidRDefault="006D317B">
            <w:r>
              <w:t>Physical Random Access Channel</w:t>
            </w:r>
          </w:p>
        </w:tc>
      </w:tr>
      <w:tr w:rsidR="006D317B">
        <w:tblPrEx>
          <w:tblCellMar>
            <w:top w:w="0" w:type="dxa"/>
            <w:bottom w:w="0" w:type="dxa"/>
          </w:tblCellMar>
        </w:tblPrEx>
        <w:tc>
          <w:tcPr>
            <w:tcW w:w="1204" w:type="dxa"/>
          </w:tcPr>
          <w:p w:rsidR="006D317B" w:rsidRDefault="006D317B">
            <w:pPr>
              <w:rPr>
                <w:rFonts w:ascii="FuturaA Bk BT" w:hAnsi="FuturaA Bk BT"/>
                <w:b/>
                <w:lang w:val="fr-FR"/>
              </w:rPr>
            </w:pPr>
            <w:r>
              <w:rPr>
                <w:rFonts w:ascii="FuturaA Bk BT" w:hAnsi="FuturaA Bk BT"/>
                <w:b/>
                <w:lang w:val="fr-FR"/>
              </w:rPr>
              <w:t>PSC</w:t>
            </w:r>
          </w:p>
        </w:tc>
        <w:tc>
          <w:tcPr>
            <w:tcW w:w="284" w:type="dxa"/>
          </w:tcPr>
          <w:p w:rsidR="006D317B" w:rsidRDefault="006D317B">
            <w:pPr>
              <w:rPr>
                <w:lang w:val="fr-FR"/>
              </w:rPr>
            </w:pPr>
            <w:r>
              <w:rPr>
                <w:lang w:val="fr-FR"/>
              </w:rPr>
              <w:t>:</w:t>
            </w:r>
          </w:p>
        </w:tc>
        <w:tc>
          <w:tcPr>
            <w:tcW w:w="8291" w:type="dxa"/>
          </w:tcPr>
          <w:p w:rsidR="006D317B" w:rsidRDefault="006D317B">
            <w:pPr>
              <w:rPr>
                <w:lang w:val="fr-FR"/>
              </w:rPr>
            </w:pPr>
            <w:r>
              <w:rPr>
                <w:lang w:val="fr-FR"/>
              </w:rPr>
              <w:t>Primary Synchronisation Code</w:t>
            </w:r>
          </w:p>
        </w:tc>
      </w:tr>
      <w:tr w:rsidR="006D317B">
        <w:tblPrEx>
          <w:tblCellMar>
            <w:top w:w="0" w:type="dxa"/>
            <w:bottom w:w="0" w:type="dxa"/>
          </w:tblCellMar>
        </w:tblPrEx>
        <w:tc>
          <w:tcPr>
            <w:tcW w:w="1204" w:type="dxa"/>
          </w:tcPr>
          <w:p w:rsidR="006D317B" w:rsidRDefault="006D317B">
            <w:pPr>
              <w:rPr>
                <w:rFonts w:ascii="FuturaA Bk BT" w:hAnsi="FuturaA Bk BT"/>
                <w:b/>
                <w:lang w:val="fr-FR"/>
              </w:rPr>
            </w:pPr>
            <w:r>
              <w:rPr>
                <w:rFonts w:ascii="FuturaA Bk BT" w:hAnsi="FuturaA Bk BT"/>
                <w:b/>
                <w:lang w:val="fr-FR"/>
              </w:rPr>
              <w:t>QoS</w:t>
            </w:r>
          </w:p>
        </w:tc>
        <w:tc>
          <w:tcPr>
            <w:tcW w:w="284" w:type="dxa"/>
          </w:tcPr>
          <w:p w:rsidR="006D317B" w:rsidRDefault="006D317B">
            <w:r>
              <w:t>:</w:t>
            </w:r>
          </w:p>
        </w:tc>
        <w:tc>
          <w:tcPr>
            <w:tcW w:w="8291" w:type="dxa"/>
          </w:tcPr>
          <w:p w:rsidR="006D317B" w:rsidRDefault="006D317B">
            <w:r>
              <w:t>Quality of Service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RACH</w:t>
            </w:r>
          </w:p>
        </w:tc>
        <w:tc>
          <w:tcPr>
            <w:tcW w:w="284" w:type="dxa"/>
          </w:tcPr>
          <w:p w:rsidR="006D317B" w:rsidRDefault="006D317B">
            <w:r>
              <w:t>:</w:t>
            </w:r>
          </w:p>
        </w:tc>
        <w:tc>
          <w:tcPr>
            <w:tcW w:w="8291" w:type="dxa"/>
          </w:tcPr>
          <w:p w:rsidR="006D317B" w:rsidRDefault="006D317B">
            <w:r>
              <w:t>Random Access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RLC</w:t>
            </w:r>
          </w:p>
        </w:tc>
        <w:tc>
          <w:tcPr>
            <w:tcW w:w="284" w:type="dxa"/>
          </w:tcPr>
          <w:p w:rsidR="006D317B" w:rsidRDefault="006D317B">
            <w:r>
              <w:t>:</w:t>
            </w:r>
          </w:p>
        </w:tc>
        <w:tc>
          <w:tcPr>
            <w:tcW w:w="8291" w:type="dxa"/>
          </w:tcPr>
          <w:p w:rsidR="006D317B" w:rsidRDefault="006D317B">
            <w:r>
              <w:t>Radio Link Control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RNC</w:t>
            </w:r>
          </w:p>
        </w:tc>
        <w:tc>
          <w:tcPr>
            <w:tcW w:w="284" w:type="dxa"/>
          </w:tcPr>
          <w:p w:rsidR="006D317B" w:rsidRDefault="006D317B">
            <w:r>
              <w:t>:</w:t>
            </w:r>
          </w:p>
        </w:tc>
        <w:tc>
          <w:tcPr>
            <w:tcW w:w="8291" w:type="dxa"/>
          </w:tcPr>
          <w:p w:rsidR="006D317B" w:rsidRDefault="006D317B">
            <w:r>
              <w:t>Radio Network Controller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RNS</w:t>
            </w:r>
          </w:p>
        </w:tc>
        <w:tc>
          <w:tcPr>
            <w:tcW w:w="284" w:type="dxa"/>
          </w:tcPr>
          <w:p w:rsidR="006D317B" w:rsidRDefault="006D317B">
            <w:r>
              <w:t>:</w:t>
            </w:r>
          </w:p>
        </w:tc>
        <w:tc>
          <w:tcPr>
            <w:tcW w:w="8291" w:type="dxa"/>
          </w:tcPr>
          <w:p w:rsidR="006D317B" w:rsidRDefault="006D317B">
            <w:r>
              <w:t>Radio Network Subsystem</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RRC</w:t>
            </w:r>
          </w:p>
        </w:tc>
        <w:tc>
          <w:tcPr>
            <w:tcW w:w="284" w:type="dxa"/>
          </w:tcPr>
          <w:p w:rsidR="006D317B" w:rsidRDefault="006D317B">
            <w:r>
              <w:t>:</w:t>
            </w:r>
          </w:p>
        </w:tc>
        <w:tc>
          <w:tcPr>
            <w:tcW w:w="8291" w:type="dxa"/>
          </w:tcPr>
          <w:p w:rsidR="006D317B" w:rsidRDefault="006D317B">
            <w:r>
              <w:t>Radio Resource Control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RTT</w:t>
            </w:r>
          </w:p>
        </w:tc>
        <w:tc>
          <w:tcPr>
            <w:tcW w:w="284" w:type="dxa"/>
          </w:tcPr>
          <w:p w:rsidR="006D317B" w:rsidRDefault="006D317B">
            <w:r>
              <w:t>:</w:t>
            </w:r>
          </w:p>
        </w:tc>
        <w:tc>
          <w:tcPr>
            <w:tcW w:w="8291" w:type="dxa"/>
          </w:tcPr>
          <w:p w:rsidR="006D317B" w:rsidRDefault="006D317B">
            <w:r>
              <w:t>Radio Transmission Technology</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SCH</w:t>
            </w:r>
          </w:p>
        </w:tc>
        <w:tc>
          <w:tcPr>
            <w:tcW w:w="284" w:type="dxa"/>
          </w:tcPr>
          <w:p w:rsidR="006D317B" w:rsidRDefault="006D317B">
            <w:r>
              <w:t>:</w:t>
            </w:r>
          </w:p>
        </w:tc>
        <w:tc>
          <w:tcPr>
            <w:tcW w:w="8291" w:type="dxa"/>
          </w:tcPr>
          <w:p w:rsidR="006D317B" w:rsidRDefault="006D317B">
            <w:r>
              <w:t>Synchronisation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S-MBMS</w:t>
            </w:r>
          </w:p>
        </w:tc>
        <w:tc>
          <w:tcPr>
            <w:tcW w:w="284" w:type="dxa"/>
          </w:tcPr>
          <w:p w:rsidR="006D317B" w:rsidRDefault="006D317B">
            <w:r>
              <w:t>:</w:t>
            </w:r>
          </w:p>
        </w:tc>
        <w:tc>
          <w:tcPr>
            <w:tcW w:w="8291" w:type="dxa"/>
          </w:tcPr>
          <w:p w:rsidR="006D317B" w:rsidRDefault="006D317B">
            <w:r>
              <w:t>Satellite Multimedia Broadcast/Multicast Service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SNR</w:t>
            </w:r>
          </w:p>
        </w:tc>
        <w:tc>
          <w:tcPr>
            <w:tcW w:w="284" w:type="dxa"/>
          </w:tcPr>
          <w:p w:rsidR="006D317B" w:rsidRDefault="006D317B">
            <w:r>
              <w:t>:</w:t>
            </w:r>
          </w:p>
        </w:tc>
        <w:tc>
          <w:tcPr>
            <w:tcW w:w="8291" w:type="dxa"/>
          </w:tcPr>
          <w:p w:rsidR="006D317B" w:rsidRDefault="006D317B">
            <w:r>
              <w:t>Signal to Noise Ratio</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SRI</w:t>
            </w:r>
          </w:p>
        </w:tc>
        <w:tc>
          <w:tcPr>
            <w:tcW w:w="284" w:type="dxa"/>
          </w:tcPr>
          <w:p w:rsidR="006D317B" w:rsidRDefault="006D317B">
            <w:r>
              <w:t>:</w:t>
            </w:r>
          </w:p>
        </w:tc>
        <w:tc>
          <w:tcPr>
            <w:tcW w:w="8291" w:type="dxa"/>
          </w:tcPr>
          <w:p w:rsidR="006D317B" w:rsidRDefault="006D317B">
            <w:r>
              <w:t>Satellite Radio Interface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SSC</w:t>
            </w:r>
          </w:p>
        </w:tc>
        <w:tc>
          <w:tcPr>
            <w:tcW w:w="284" w:type="dxa"/>
          </w:tcPr>
          <w:p w:rsidR="006D317B" w:rsidRDefault="006D317B">
            <w:r>
              <w:t>:</w:t>
            </w:r>
          </w:p>
        </w:tc>
        <w:tc>
          <w:tcPr>
            <w:tcW w:w="8291" w:type="dxa"/>
          </w:tcPr>
          <w:p w:rsidR="006D317B" w:rsidRDefault="006D317B">
            <w:r>
              <w:t>Secondary Synchronisation Code</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SSTD</w:t>
            </w:r>
          </w:p>
        </w:tc>
        <w:tc>
          <w:tcPr>
            <w:tcW w:w="284" w:type="dxa"/>
          </w:tcPr>
          <w:p w:rsidR="006D317B" w:rsidRDefault="006D317B">
            <w:r>
              <w:t>:</w:t>
            </w:r>
          </w:p>
        </w:tc>
        <w:tc>
          <w:tcPr>
            <w:tcW w:w="8291" w:type="dxa"/>
          </w:tcPr>
          <w:p w:rsidR="006D317B" w:rsidRDefault="006D317B">
            <w:r>
              <w:t>Spot Selection Transmit Diversity</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TDD</w:t>
            </w:r>
          </w:p>
        </w:tc>
        <w:tc>
          <w:tcPr>
            <w:tcW w:w="284" w:type="dxa"/>
          </w:tcPr>
          <w:p w:rsidR="006D317B" w:rsidRDefault="006D317B">
            <w:r>
              <w:t>:</w:t>
            </w:r>
          </w:p>
        </w:tc>
        <w:tc>
          <w:tcPr>
            <w:tcW w:w="8291" w:type="dxa"/>
          </w:tcPr>
          <w:p w:rsidR="006D317B" w:rsidRDefault="006D317B">
            <w:r>
              <w:t xml:space="preserve">Time Division Duplex </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TFCI</w:t>
            </w:r>
          </w:p>
        </w:tc>
        <w:tc>
          <w:tcPr>
            <w:tcW w:w="284" w:type="dxa"/>
          </w:tcPr>
          <w:p w:rsidR="006D317B" w:rsidRDefault="006D317B">
            <w:r>
              <w:t>:</w:t>
            </w:r>
          </w:p>
        </w:tc>
        <w:tc>
          <w:tcPr>
            <w:tcW w:w="8291" w:type="dxa"/>
          </w:tcPr>
          <w:p w:rsidR="006D317B" w:rsidRDefault="006D317B">
            <w:r>
              <w:t>Transport Format Combination Indicator</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TPC</w:t>
            </w:r>
          </w:p>
        </w:tc>
        <w:tc>
          <w:tcPr>
            <w:tcW w:w="284" w:type="dxa"/>
          </w:tcPr>
          <w:p w:rsidR="006D317B" w:rsidRDefault="006D317B">
            <w:r>
              <w:t>:</w:t>
            </w:r>
          </w:p>
        </w:tc>
        <w:tc>
          <w:tcPr>
            <w:tcW w:w="8291" w:type="dxa"/>
          </w:tcPr>
          <w:p w:rsidR="006D317B" w:rsidRDefault="006D317B">
            <w:r>
              <w:t>Transmit Power Control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TrCH</w:t>
            </w:r>
          </w:p>
        </w:tc>
        <w:tc>
          <w:tcPr>
            <w:tcW w:w="284" w:type="dxa"/>
          </w:tcPr>
          <w:p w:rsidR="006D317B" w:rsidRDefault="006D317B">
            <w:r>
              <w:t>:</w:t>
            </w:r>
          </w:p>
        </w:tc>
        <w:tc>
          <w:tcPr>
            <w:tcW w:w="8291" w:type="dxa"/>
          </w:tcPr>
          <w:p w:rsidR="006D317B" w:rsidRDefault="006D317B">
            <w:r>
              <w:t>Transport Channel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TTI</w:t>
            </w:r>
          </w:p>
        </w:tc>
        <w:tc>
          <w:tcPr>
            <w:tcW w:w="284" w:type="dxa"/>
          </w:tcPr>
          <w:p w:rsidR="006D317B" w:rsidRDefault="006D317B">
            <w:r>
              <w:t>:</w:t>
            </w:r>
          </w:p>
        </w:tc>
        <w:tc>
          <w:tcPr>
            <w:tcW w:w="8291" w:type="dxa"/>
          </w:tcPr>
          <w:p w:rsidR="006D317B" w:rsidRDefault="006D317B">
            <w:r>
              <w:t>Time Transmission Interval</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UE</w:t>
            </w:r>
          </w:p>
        </w:tc>
        <w:tc>
          <w:tcPr>
            <w:tcW w:w="284" w:type="dxa"/>
          </w:tcPr>
          <w:p w:rsidR="006D317B" w:rsidRDefault="006D317B">
            <w:r>
              <w:t>:</w:t>
            </w:r>
          </w:p>
        </w:tc>
        <w:tc>
          <w:tcPr>
            <w:tcW w:w="8291" w:type="dxa"/>
          </w:tcPr>
          <w:p w:rsidR="006D317B" w:rsidRDefault="006D317B">
            <w:r>
              <w:t>User Equipment</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UL</w:t>
            </w:r>
          </w:p>
        </w:tc>
        <w:tc>
          <w:tcPr>
            <w:tcW w:w="284" w:type="dxa"/>
          </w:tcPr>
          <w:p w:rsidR="006D317B" w:rsidRDefault="006D317B">
            <w:r>
              <w:t>:</w:t>
            </w:r>
          </w:p>
        </w:tc>
        <w:tc>
          <w:tcPr>
            <w:tcW w:w="8291" w:type="dxa"/>
          </w:tcPr>
          <w:p w:rsidR="006D317B" w:rsidRDefault="006D317B">
            <w:r>
              <w:t>Uplink</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USRA</w:t>
            </w:r>
          </w:p>
        </w:tc>
        <w:tc>
          <w:tcPr>
            <w:tcW w:w="284" w:type="dxa"/>
          </w:tcPr>
          <w:p w:rsidR="006D317B" w:rsidRDefault="006D317B">
            <w:r>
              <w:t>:</w:t>
            </w:r>
          </w:p>
        </w:tc>
        <w:tc>
          <w:tcPr>
            <w:tcW w:w="8291" w:type="dxa"/>
          </w:tcPr>
          <w:p w:rsidR="006D317B" w:rsidRDefault="006D317B">
            <w:r>
              <w:t>UMTS Satellite Radio Access</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USRAN</w:t>
            </w:r>
          </w:p>
        </w:tc>
        <w:tc>
          <w:tcPr>
            <w:tcW w:w="284" w:type="dxa"/>
          </w:tcPr>
          <w:p w:rsidR="006D317B" w:rsidRDefault="006D317B">
            <w:r>
              <w:t>:</w:t>
            </w:r>
          </w:p>
        </w:tc>
        <w:tc>
          <w:tcPr>
            <w:tcW w:w="8291" w:type="dxa"/>
          </w:tcPr>
          <w:p w:rsidR="006D317B" w:rsidRDefault="006D317B">
            <w:r>
              <w:t>UMTS Satellite Radio Access Network</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UTRA</w:t>
            </w:r>
          </w:p>
        </w:tc>
        <w:tc>
          <w:tcPr>
            <w:tcW w:w="284" w:type="dxa"/>
          </w:tcPr>
          <w:p w:rsidR="006D317B" w:rsidRDefault="006D317B">
            <w:r>
              <w:t>:</w:t>
            </w:r>
          </w:p>
        </w:tc>
        <w:tc>
          <w:tcPr>
            <w:tcW w:w="8291" w:type="dxa"/>
          </w:tcPr>
          <w:p w:rsidR="006D317B" w:rsidRDefault="006D317B">
            <w:r>
              <w:t>UMTS Terrestrial Radio Access</w:t>
            </w:r>
          </w:p>
        </w:tc>
      </w:tr>
      <w:tr w:rsidR="006D317B">
        <w:tblPrEx>
          <w:tblCellMar>
            <w:top w:w="0" w:type="dxa"/>
            <w:bottom w:w="0" w:type="dxa"/>
          </w:tblCellMar>
        </w:tblPrEx>
        <w:tc>
          <w:tcPr>
            <w:tcW w:w="1204" w:type="dxa"/>
          </w:tcPr>
          <w:p w:rsidR="006D317B" w:rsidRDefault="006D317B">
            <w:pPr>
              <w:rPr>
                <w:rFonts w:ascii="FuturaA Bk BT" w:hAnsi="FuturaA Bk BT"/>
                <w:b/>
              </w:rPr>
            </w:pPr>
            <w:r>
              <w:rPr>
                <w:rFonts w:ascii="FuturaA Bk BT" w:hAnsi="FuturaA Bk BT"/>
                <w:b/>
              </w:rPr>
              <w:t>UTRAN</w:t>
            </w:r>
          </w:p>
        </w:tc>
        <w:tc>
          <w:tcPr>
            <w:tcW w:w="284" w:type="dxa"/>
          </w:tcPr>
          <w:p w:rsidR="006D317B" w:rsidRDefault="006D317B">
            <w:r>
              <w:t>:</w:t>
            </w:r>
          </w:p>
        </w:tc>
        <w:tc>
          <w:tcPr>
            <w:tcW w:w="8291" w:type="dxa"/>
          </w:tcPr>
          <w:p w:rsidR="006D317B" w:rsidRDefault="006D317B">
            <w:r>
              <w:t>UMTS Terrestrial Radio Access Network</w:t>
            </w:r>
          </w:p>
        </w:tc>
      </w:tr>
    </w:tbl>
    <w:p w:rsidR="006D317B" w:rsidRDefault="006D317B">
      <w:pPr>
        <w:sectPr w:rsidR="006D317B">
          <w:footnotePr>
            <w:numRestart w:val="eachSect"/>
          </w:footnotePr>
          <w:type w:val="continuous"/>
          <w:pgSz w:w="11907" w:h="16840"/>
          <w:pgMar w:top="1418" w:right="1134" w:bottom="1134" w:left="1134" w:header="851" w:footer="340" w:gutter="0"/>
          <w:cols w:space="720"/>
        </w:sectPr>
      </w:pPr>
      <w:bookmarkStart w:id="150" w:name="_Hlt25051719"/>
      <w:bookmarkEnd w:id="143"/>
      <w:bookmarkEnd w:id="144"/>
      <w:bookmarkEnd w:id="145"/>
      <w:bookmarkEnd w:id="146"/>
      <w:bookmarkEnd w:id="147"/>
      <w:bookmarkEnd w:id="148"/>
      <w:bookmarkEnd w:id="149"/>
      <w:bookmarkEnd w:id="150"/>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Heading1"/>
      </w:pPr>
      <w:r>
        <w:br w:type="page"/>
      </w:r>
      <w:bookmarkStart w:id="151" w:name="_Hlt25120239"/>
      <w:bookmarkStart w:id="152" w:name="_Toc64353998"/>
      <w:bookmarkStart w:id="153" w:name="_Toc72569294"/>
      <w:bookmarkEnd w:id="151"/>
      <w:r>
        <w:t>Satellite UMTS</w:t>
      </w:r>
      <w:bookmarkEnd w:id="152"/>
      <w:bookmarkEnd w:id="153"/>
    </w:p>
    <w:p w:rsidR="006D317B" w:rsidRDefault="006D317B">
      <w:pPr>
        <w:pStyle w:val="Heading2"/>
        <w:tabs>
          <w:tab w:val="clear" w:pos="1440"/>
        </w:tabs>
      </w:pPr>
      <w:bookmarkStart w:id="154" w:name="_Hlt46651318"/>
      <w:bookmarkStart w:id="155" w:name="_Toc42325586"/>
      <w:bookmarkStart w:id="156" w:name="_Toc64353999"/>
      <w:bookmarkStart w:id="157" w:name="_Toc72569295"/>
      <w:bookmarkEnd w:id="154"/>
      <w:r>
        <w:t>System architecture</w:t>
      </w:r>
      <w:bookmarkEnd w:id="155"/>
      <w:bookmarkEnd w:id="156"/>
      <w:bookmarkEnd w:id="157"/>
    </w:p>
    <w:p w:rsidR="006D317B" w:rsidRDefault="006D317B">
      <w:r>
        <w:t xml:space="preserve">Satellite UMTS (S-UMTS) addresses User Equipment (UE) fully compatible with 3GPP UTRA FDD mode (W-CDMA), with adaptation for agility to the Mobile Satellite Service (MSS) frequency band. </w:t>
      </w:r>
    </w:p>
    <w:p w:rsidR="006D317B" w:rsidRDefault="006D317B">
      <w:pPr>
        <w:jc w:val="center"/>
      </w:pPr>
      <w:r>
        <w:object w:dxaOrig="6501" w:dyaOrig="2620">
          <v:shape id="_x0000_i1029" type="#_x0000_t75" style="width:484.5pt;height:195pt" o:ole="" fillcolor="window">
            <v:imagedata r:id="rId19" o:title=""/>
          </v:shape>
          <o:OLEObject Type="Embed" ProgID="Word.Picture.8" ShapeID="_x0000_i1029" DrawAspect="Content" ObjectID="_1468164588" r:id="rId20"/>
        </w:object>
      </w:r>
      <w:r>
        <w:t xml:space="preserve">Figure </w:t>
      </w:r>
      <w:fldSimple w:instr=" STYLEREF 1 \s ">
        <w:r>
          <w:rPr>
            <w:noProof/>
          </w:rPr>
          <w:t>4</w:t>
        </w:r>
      </w:fldSimple>
      <w:r>
        <w:noBreakHyphen/>
      </w:r>
      <w:fldSimple w:instr=" SEQ Figure \* ARABIC \s 1 ">
        <w:r>
          <w:rPr>
            <w:noProof/>
          </w:rPr>
          <w:t>1</w:t>
        </w:r>
      </w:fldSimple>
      <w:r>
        <w:t xml:space="preserve"> – System architecture</w:t>
      </w:r>
    </w:p>
    <w:p w:rsidR="006D317B" w:rsidRDefault="006D317B">
      <w:r>
        <w:t xml:space="preserve">The system may provide either single or multiple satellite constellation, each satellite may provide either mono or multi-spot coverage. </w:t>
      </w:r>
    </w:p>
    <w:p w:rsidR="006D317B" w:rsidRDefault="006D317B">
      <w:r>
        <w:t>A location area may be either a spot or a group of spots for roaming users.</w:t>
      </w:r>
    </w:p>
    <w:p w:rsidR="006D317B" w:rsidRDefault="006D317B">
      <w:r>
        <w:t>UEs are connected to the network via one or several satellites which redirect the radio signal to/from gateways. The system allows for either a centralised gateway or a group of geographically</w:t>
      </w:r>
      <w:bookmarkStart w:id="158" w:name="_Hlt25391481"/>
      <w:bookmarkEnd w:id="158"/>
      <w:r>
        <w:t xml:space="preserve"> distributed gateways, depending on the operators requirements. The Gateway connects the signal to the Radio Network Subsystem (RNS), i.e. Node Bs and RNC. The decision to integrate Node Bs and/or RNC inside or outside the Gateway is under manufacturers implementation choice. </w:t>
      </w:r>
    </w:p>
    <w:p w:rsidR="006D317B" w:rsidRDefault="006D317B">
      <w:r>
        <w:t>In a satellite environment, signal transmission is subject to suffer from path blocking due to buildings, mountains, etc. In order to ensure coverage continuity in highly shadowed areas, the system can be possibly completed with Intermediate Module Repeaters (IMRs) which role is to amplify and repeat the signal from the satellite to terrestrial coverage in the MSS frequency band and from terrestrial coverage to satellite. IMRs's feeder link is either in MSS or a Fixed Satellite Service (FSS) band. IMR's feeder link transmission/reception antenna is positioned in line of sight of the satellite.</w:t>
      </w:r>
    </w:p>
    <w:p w:rsidR="006D317B" w:rsidRDefault="006D317B">
      <w:r>
        <w:t>On the system point of view, satellite and IMRs have the same functionality, which is reduced to signal repetition.</w:t>
      </w:r>
    </w:p>
    <w:p w:rsidR="006D317B" w:rsidRDefault="006D317B">
      <w:r>
        <w:t>When IMRs are deployed, UEs are subject to communicate with the network :</w:t>
      </w:r>
    </w:p>
    <w:p w:rsidR="006D317B" w:rsidRDefault="006D317B">
      <w:pPr>
        <w:numPr>
          <w:ilvl w:val="0"/>
          <w:numId w:val="172"/>
        </w:numPr>
        <w:ind w:left="644"/>
      </w:pPr>
      <w:r>
        <w:t>Via the satellite only (areas where IMRs are not deployed or situation with no signal view from IMRs),</w:t>
      </w:r>
    </w:p>
    <w:p w:rsidR="006D317B" w:rsidRDefault="006D317B">
      <w:pPr>
        <w:numPr>
          <w:ilvl w:val="0"/>
          <w:numId w:val="172"/>
        </w:numPr>
        <w:ind w:left="644"/>
      </w:pPr>
      <w:r>
        <w:t>Via IMRs only (situation where there is no view of the satellite signal),</w:t>
      </w:r>
    </w:p>
    <w:p w:rsidR="006D317B" w:rsidRDefault="006D317B">
      <w:pPr>
        <w:numPr>
          <w:ilvl w:val="0"/>
          <w:numId w:val="172"/>
        </w:numPr>
        <w:ind w:left="644"/>
      </w:pPr>
      <w:r>
        <w:t>Simultaneously via satellite and IMRs.</w:t>
      </w:r>
    </w:p>
    <w:p w:rsidR="006D317B" w:rsidRDefault="006D317B">
      <w:r>
        <w:t>In this document, the term "spot" applies to beam coverage area while the term "cell" applies to IMR coverage area.</w:t>
      </w:r>
    </w:p>
    <w:p w:rsidR="006D317B" w:rsidRDefault="006D317B">
      <w:pPr>
        <w:pStyle w:val="Heading2"/>
        <w:tabs>
          <w:tab w:val="clear" w:pos="1440"/>
        </w:tabs>
      </w:pPr>
      <w:bookmarkStart w:id="159" w:name="_Hlt46651528"/>
      <w:bookmarkStart w:id="160" w:name="_Toc64354000"/>
      <w:bookmarkStart w:id="161" w:name="_Toc72569296"/>
      <w:bookmarkEnd w:id="159"/>
      <w:r>
        <w:t>Frequency bands</w:t>
      </w:r>
      <w:bookmarkEnd w:id="160"/>
      <w:bookmarkEnd w:id="161"/>
    </w:p>
    <w:p w:rsidR="006D317B" w:rsidRDefault="006D317B">
      <w:pPr>
        <w:pStyle w:val="Heading3"/>
        <w:tabs>
          <w:tab w:val="clear" w:pos="2160"/>
        </w:tabs>
      </w:pPr>
      <w:bookmarkStart w:id="162" w:name="_Toc64354001"/>
      <w:bookmarkStart w:id="163" w:name="_Toc72569297"/>
      <w:r>
        <w:t>Service link</w:t>
      </w:r>
      <w:bookmarkEnd w:id="162"/>
      <w:bookmarkEnd w:id="163"/>
    </w:p>
    <w:p w:rsidR="006D317B" w:rsidRDefault="006D317B">
      <w:r>
        <w:t>The frequency bands are allocated in the IMT-2000 MSS band :</w:t>
      </w:r>
    </w:p>
    <w:p w:rsidR="006D317B" w:rsidRDefault="006D317B">
      <w:pPr>
        <w:numPr>
          <w:ilvl w:val="0"/>
          <w:numId w:val="1725"/>
        </w:numPr>
        <w:tabs>
          <w:tab w:val="clear" w:pos="360"/>
          <w:tab w:val="num" w:pos="644"/>
        </w:tabs>
        <w:ind w:left="644"/>
      </w:pPr>
      <w:r>
        <w:t>1 980-2 010 MHz for the earth-to-space direction (UE uplink transmission to the satellite);</w:t>
      </w:r>
    </w:p>
    <w:p w:rsidR="006D317B" w:rsidRDefault="006D317B">
      <w:pPr>
        <w:numPr>
          <w:ilvl w:val="0"/>
          <w:numId w:val="1725"/>
        </w:numPr>
        <w:tabs>
          <w:tab w:val="clear" w:pos="360"/>
          <w:tab w:val="num" w:pos="644"/>
        </w:tabs>
        <w:ind w:left="644"/>
      </w:pPr>
      <w:r>
        <w:t>2 170-2 200 MHz for the space-to-earth direction (UE downlink reception from the satellite).</w:t>
      </w:r>
    </w:p>
    <w:p w:rsidR="006D317B" w:rsidRDefault="006D317B">
      <w:r>
        <w:t>These frequency bands are adjacent to the terrestrial UMTS frequency bands, as depicted in the figure below. The exploitation of adjacent bands should ease 3GPP standardised UE reuse provided they are adapted for MSS frequency agility.</w:t>
      </w:r>
    </w:p>
    <w:p w:rsidR="006D317B" w:rsidRDefault="006D317B">
      <w:pPr>
        <w:jc w:val="center"/>
      </w:pPr>
      <w:r>
        <w:object w:dxaOrig="4305" w:dyaOrig="945">
          <v:shape id="_x0000_i1030" type="#_x0000_t75" style="width:301.5pt;height:66pt" o:ole="" fillcolor="window">
            <v:imagedata r:id="rId21" o:title=""/>
          </v:shape>
          <o:OLEObject Type="Embed" ProgID="Word.Picture.8" ShapeID="_x0000_i1030" DrawAspect="Content" ObjectID="_1468164589" r:id="rId22"/>
        </w:object>
      </w:r>
    </w:p>
    <w:p w:rsidR="006D317B" w:rsidRDefault="006D317B">
      <w:pPr>
        <w:pStyle w:val="Caption"/>
      </w:pPr>
      <w:r>
        <w:t xml:space="preserve">Figure </w:t>
      </w:r>
      <w:fldSimple w:instr=" STYLEREF 1 \s ">
        <w:r>
          <w:rPr>
            <w:noProof/>
          </w:rPr>
          <w:t>4</w:t>
        </w:r>
      </w:fldSimple>
      <w:r>
        <w:noBreakHyphen/>
      </w:r>
      <w:fldSimple w:instr=" SEQ Figure \* ARABIC \s 1 ">
        <w:r>
          <w:rPr>
            <w:noProof/>
          </w:rPr>
          <w:t>2</w:t>
        </w:r>
      </w:fldSimple>
      <w:r>
        <w:t xml:space="preserve"> – IMT-2000 spectrum allocation</w:t>
      </w:r>
    </w:p>
    <w:p w:rsidR="006D317B" w:rsidRDefault="006D317B">
      <w:pPr>
        <w:pStyle w:val="Heading3"/>
        <w:tabs>
          <w:tab w:val="clear" w:pos="2160"/>
        </w:tabs>
      </w:pPr>
      <w:bookmarkStart w:id="164" w:name="_Toc64354002"/>
      <w:bookmarkStart w:id="165" w:name="_Toc72569298"/>
      <w:r>
        <w:t>Feeder links</w:t>
      </w:r>
      <w:bookmarkEnd w:id="164"/>
      <w:bookmarkEnd w:id="165"/>
    </w:p>
    <w:p w:rsidR="006D317B" w:rsidRDefault="006D317B">
      <w:r>
        <w:t>This document does not intend to specify feeder links. Nevertheless, some frequency bands are given for indication.</w:t>
      </w:r>
    </w:p>
    <w:p w:rsidR="006D317B" w:rsidRDefault="006D317B">
      <w:r>
        <w:t>The gateway to satellite feeder link is intended to be operated in the 27.5-30 GHz band.</w:t>
      </w:r>
    </w:p>
    <w:p w:rsidR="006D317B" w:rsidRDefault="006D317B">
      <w:r>
        <w:t>Depending on the IMR configuration, the satellite to IMR feeder link is intended to be operated either :</w:t>
      </w:r>
    </w:p>
    <w:p w:rsidR="006D317B" w:rsidRDefault="006D317B">
      <w:pPr>
        <w:numPr>
          <w:ilvl w:val="0"/>
          <w:numId w:val="1520"/>
        </w:numPr>
      </w:pPr>
      <w:r>
        <w:t>"On-channel" IMR : in the service link band (1 980-2 010/2 170-2 200 MHz). This configuration is suitable for indoor coverage.</w:t>
      </w:r>
    </w:p>
    <w:p w:rsidR="006D317B" w:rsidRDefault="006D317B">
      <w:pPr>
        <w:numPr>
          <w:ilvl w:val="0"/>
          <w:numId w:val="1520"/>
        </w:numPr>
      </w:pPr>
      <w:r>
        <w:t>"Non on-channel" IMR : in the HDFSS band (19.7-20.2 GHz). This configuration is suitable for outdoor coverage.</w:t>
      </w:r>
    </w:p>
    <w:p w:rsidR="006D317B" w:rsidRDefault="006D317B">
      <w:pPr>
        <w:pStyle w:val="Heading2"/>
        <w:tabs>
          <w:tab w:val="clear" w:pos="1440"/>
        </w:tabs>
        <w:rPr>
          <w:snapToGrid w:val="0"/>
        </w:rPr>
      </w:pPr>
      <w:bookmarkStart w:id="166" w:name="_Hlt49324025"/>
      <w:bookmarkEnd w:id="166"/>
      <w:r>
        <w:rPr>
          <w:snapToGrid w:val="0"/>
        </w:rPr>
        <w:br w:type="page"/>
      </w:r>
      <w:bookmarkStart w:id="167" w:name="_Toc64354003"/>
      <w:bookmarkStart w:id="168" w:name="_Toc72569299"/>
      <w:r>
        <w:rPr>
          <w:snapToGrid w:val="0"/>
        </w:rPr>
        <w:t>Satellite system configuration</w:t>
      </w:r>
      <w:bookmarkEnd w:id="167"/>
      <w:bookmarkEnd w:id="168"/>
    </w:p>
    <w:p w:rsidR="006D317B" w:rsidRDefault="006D317B">
      <w:r>
        <w:t>The system is able to cope with several satellite constellation types, i.e. LEO, HEO, MEO or GEO. It is out of the scope of this document to restrict the satellite system configuration.</w:t>
      </w:r>
    </w:p>
    <w:p w:rsidR="006D317B" w:rsidRDefault="006D317B">
      <w:r>
        <w:t>Nevertheless, in order to present realistic deployment scenarios, the present document focuses on the GEO constellation type.</w:t>
      </w:r>
    </w:p>
    <w:p w:rsidR="006D317B" w:rsidRDefault="006D317B">
      <w:r>
        <w:t>Several architectures are envisaged depending on throughput requirements. The examples below assume European coverage. Global beam  configuration means there is a unique spot covering the entire Europe area.</w:t>
      </w:r>
    </w:p>
    <w:p w:rsidR="006D317B" w:rsidRDefault="006D317B">
      <w:r>
        <w:t>Multi-beam configuration means a satellite serves several spots, for instance 1 spot per linguistic area (7 multi-beam configuration) or 1 spot per regional area (extended multi-beam configuration).</w:t>
      </w:r>
    </w:p>
    <w:p w:rsidR="006D317B" w:rsidRDefault="006D317B">
      <w:pPr>
        <w:jc w:val="center"/>
      </w:pPr>
      <w:r>
        <w:object w:dxaOrig="7553" w:dyaOrig="4639">
          <v:shape id="_x0000_i1031" type="#_x0000_t75" style="width:378pt;height:231.75pt" o:ole="" fillcolor="window">
            <v:imagedata r:id="rId23" o:title=""/>
          </v:shape>
          <o:OLEObject Type="Embed" ProgID="Word.Picture.8" ShapeID="_x0000_i1031" DrawAspect="Content" ObjectID="_1468164590" r:id="rId24"/>
        </w:object>
      </w:r>
    </w:p>
    <w:p w:rsidR="006D317B" w:rsidRDefault="006D317B">
      <w:pPr>
        <w:pStyle w:val="Caption"/>
      </w:pPr>
      <w:r>
        <w:t xml:space="preserve">Figure </w:t>
      </w:r>
      <w:fldSimple w:instr=" STYLEREF 1 \s ">
        <w:r>
          <w:rPr>
            <w:noProof/>
          </w:rPr>
          <w:t>4</w:t>
        </w:r>
      </w:fldSimple>
      <w:r>
        <w:noBreakHyphen/>
      </w:r>
      <w:fldSimple w:instr=" SEQ Figure \* ARABIC \s 1 ">
        <w:r>
          <w:rPr>
            <w:noProof/>
          </w:rPr>
          <w:t>3</w:t>
        </w:r>
      </w:fldSimple>
      <w:r>
        <w:t xml:space="preserve"> – Global beam and 7 multi-beam satellite configuration</w:t>
      </w:r>
    </w:p>
    <w:p w:rsidR="006D317B" w:rsidRDefault="006D317B">
      <w:pPr>
        <w:jc w:val="center"/>
      </w:pPr>
      <w:r>
        <w:pict>
          <v:shape id="_x0000_i1032" type="#_x0000_t75" style="width:396pt;height:239.25pt" fillcolor="window">
            <v:imagedata r:id="rId25" o:title=""/>
          </v:shape>
        </w:pict>
      </w:r>
    </w:p>
    <w:p w:rsidR="006D317B" w:rsidRDefault="006D317B">
      <w:pPr>
        <w:pStyle w:val="Caption"/>
      </w:pPr>
      <w:r>
        <w:t xml:space="preserve">Figure </w:t>
      </w:r>
      <w:fldSimple w:instr=" STYLEREF 1 \s ">
        <w:r>
          <w:rPr>
            <w:noProof/>
          </w:rPr>
          <w:t>4</w:t>
        </w:r>
      </w:fldSimple>
      <w:r>
        <w:noBreakHyphen/>
      </w:r>
      <w:fldSimple w:instr=" SEQ Figure \* ARABIC \s 1 ">
        <w:r>
          <w:rPr>
            <w:noProof/>
          </w:rPr>
          <w:t>4</w:t>
        </w:r>
      </w:fldSimple>
      <w:r>
        <w:t xml:space="preserve"> – Extended multi-beam configuration</w:t>
      </w:r>
    </w:p>
    <w:p w:rsidR="006D317B" w:rsidRDefault="006D317B">
      <w:r>
        <w:br w:type="page"/>
        <w:t>An other possible configuration is a system built with several satellites, each satellite serving several  spots.</w:t>
      </w:r>
    </w:p>
    <w:p w:rsidR="006D317B" w:rsidRDefault="006D317B">
      <w:r>
        <w:rPr>
          <w:noProof/>
        </w:rPr>
        <w:pict>
          <v:shape id="_x0000_i1033" type="#_x0000_t75" style="width:496.5pt;height:224.25pt" fillcolor="window" strokeweight="1pt">
            <v:fill color2="black"/>
            <v:stroke startarrowwidth="narrow" startarrowlength="short" endarrowwidth="narrow" endarrowlength="short"/>
            <v:imagedata r:id="rId26" o:title=""/>
            <v:shadow color="black"/>
          </v:shape>
        </w:pict>
      </w:r>
    </w:p>
    <w:p w:rsidR="006D317B" w:rsidRDefault="006D317B">
      <w:pPr>
        <w:jc w:val="center"/>
      </w:pPr>
    </w:p>
    <w:p w:rsidR="006D317B" w:rsidRDefault="006D317B">
      <w:pPr>
        <w:pStyle w:val="Caption"/>
      </w:pPr>
      <w:r>
        <w:t xml:space="preserve">Figure </w:t>
      </w:r>
      <w:fldSimple w:instr=" STYLEREF 1 \s ">
        <w:r>
          <w:rPr>
            <w:noProof/>
          </w:rPr>
          <w:t>4</w:t>
        </w:r>
      </w:fldSimple>
      <w:r>
        <w:noBreakHyphen/>
      </w:r>
      <w:fldSimple w:instr=" SEQ Figure \* ARABIC \s 1 ">
        <w:r>
          <w:rPr>
            <w:noProof/>
          </w:rPr>
          <w:t>5</w:t>
        </w:r>
      </w:fldSimple>
      <w:r>
        <w:t xml:space="preserve"> –Multi-satellite and multi-beam configuration</w:t>
      </w:r>
    </w:p>
    <w:p w:rsidR="006D317B" w:rsidRDefault="006D317B"/>
    <w:p w:rsidR="006D317B" w:rsidRDefault="006D317B">
      <w:pPr>
        <w:pStyle w:val="Heading3"/>
        <w:tabs>
          <w:tab w:val="clear" w:pos="2160"/>
        </w:tabs>
      </w:pPr>
      <w:bookmarkStart w:id="169" w:name="_Hlt46651530"/>
      <w:bookmarkStart w:id="170" w:name="_Toc64354004"/>
      <w:bookmarkStart w:id="171" w:name="_Toc72569300"/>
      <w:bookmarkEnd w:id="169"/>
      <w:r>
        <w:t>Global beam architecture</w:t>
      </w:r>
      <w:bookmarkEnd w:id="170"/>
      <w:bookmarkEnd w:id="171"/>
    </w:p>
    <w:p w:rsidR="006D317B" w:rsidRDefault="006D317B">
      <w:r>
        <w:t>The global beam architecture provides an overall throughput of 3.84 Mb/s over Europe shared among 2 FDMs. For instance, if 384 kbps service is provided, each FDM carries a maximum of 5 channel codes.</w:t>
      </w:r>
    </w:p>
    <w:p w:rsidR="006D317B" w:rsidRDefault="006D317B">
      <w:r>
        <w:t xml:space="preserve">Each FDM occupies 5 MHz bandwidth among MSS frequency band. </w:t>
      </w:r>
    </w:p>
    <w:p w:rsidR="006D317B" w:rsidRDefault="006D317B">
      <w:r>
        <w:t>Satellite  performances are summarised in the following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54"/>
        <w:gridCol w:w="589"/>
        <w:gridCol w:w="3124"/>
      </w:tblGrid>
      <w:tr w:rsidR="006D317B">
        <w:tblPrEx>
          <w:tblCellMar>
            <w:top w:w="0" w:type="dxa"/>
            <w:bottom w:w="0" w:type="dxa"/>
          </w:tblCellMar>
        </w:tblPrEx>
        <w:trPr>
          <w:cantSplit/>
          <w:jc w:val="center"/>
        </w:trPr>
        <w:tc>
          <w:tcPr>
            <w:tcW w:w="3824" w:type="dxa"/>
            <w:tcBorders>
              <w:top w:val="nil"/>
              <w:left w:val="nil"/>
              <w:right w:val="nil"/>
            </w:tcBorders>
          </w:tcPr>
          <w:p w:rsidR="006D317B" w:rsidRDefault="006D317B">
            <w:pPr>
              <w:pStyle w:val="Tableau"/>
              <w:spacing w:before="0" w:after="0"/>
            </w:pPr>
          </w:p>
        </w:tc>
        <w:tc>
          <w:tcPr>
            <w:tcW w:w="589" w:type="dxa"/>
            <w:tcBorders>
              <w:top w:val="nil"/>
              <w:left w:val="nil"/>
            </w:tcBorders>
          </w:tcPr>
          <w:p w:rsidR="006D317B" w:rsidRDefault="006D317B">
            <w:pPr>
              <w:pStyle w:val="Tableau"/>
              <w:spacing w:before="0" w:after="0"/>
              <w:rPr>
                <w:lang w:eastAsia="en-IE"/>
              </w:rPr>
            </w:pPr>
          </w:p>
        </w:tc>
        <w:tc>
          <w:tcPr>
            <w:tcW w:w="3124" w:type="dxa"/>
            <w:shd w:val="pct50" w:color="auto" w:fill="FFFFFF"/>
          </w:tcPr>
          <w:p w:rsidR="006D317B" w:rsidRDefault="006D317B">
            <w:pPr>
              <w:pStyle w:val="Tableau"/>
              <w:spacing w:before="0" w:after="0"/>
              <w:jc w:val="center"/>
              <w:rPr>
                <w:b/>
                <w:color w:val="FFFFFF"/>
              </w:rPr>
            </w:pPr>
            <w:r>
              <w:rPr>
                <w:b/>
                <w:color w:val="FFFFFF"/>
              </w:rPr>
              <w:t>Global beam</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pPr>
            <w:r>
              <w:t>Number of spot beams</w:t>
            </w:r>
          </w:p>
        </w:tc>
        <w:tc>
          <w:tcPr>
            <w:tcW w:w="589" w:type="dxa"/>
            <w:tcBorders>
              <w:bottom w:val="nil"/>
            </w:tcBorders>
          </w:tcPr>
          <w:p w:rsidR="006D317B" w:rsidRDefault="006D317B">
            <w:pPr>
              <w:pStyle w:val="Tableau"/>
              <w:spacing w:before="0" w:after="0"/>
            </w:pPr>
          </w:p>
        </w:tc>
        <w:tc>
          <w:tcPr>
            <w:tcW w:w="3124" w:type="dxa"/>
            <w:tcBorders>
              <w:bottom w:val="nil"/>
            </w:tcBorders>
          </w:tcPr>
          <w:p w:rsidR="006D317B" w:rsidRDefault="006D317B">
            <w:pPr>
              <w:pStyle w:val="Tableau"/>
              <w:spacing w:before="0" w:after="0"/>
              <w:jc w:val="center"/>
            </w:pPr>
            <w:r>
              <w:t>1</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rPr>
                <w:lang w:eastAsia="en-IE"/>
              </w:rPr>
            </w:pPr>
            <w:r>
              <w:rPr>
                <w:lang w:eastAsia="en-IE"/>
              </w:rPr>
              <w:t>Downlink (satellite to UE)</w:t>
            </w:r>
          </w:p>
        </w:tc>
        <w:tc>
          <w:tcPr>
            <w:tcW w:w="589" w:type="dxa"/>
            <w:tcBorders>
              <w:bottom w:val="nil"/>
            </w:tcBorders>
          </w:tcPr>
          <w:p w:rsidR="006D317B" w:rsidRDefault="006D317B">
            <w:pPr>
              <w:pStyle w:val="Tableau"/>
              <w:spacing w:before="0" w:after="0"/>
              <w:rPr>
                <w:lang w:eastAsia="en-IE"/>
              </w:rPr>
            </w:pPr>
          </w:p>
        </w:tc>
        <w:tc>
          <w:tcPr>
            <w:tcW w:w="3124" w:type="dxa"/>
            <w:tcBorders>
              <w:bottom w:val="nil"/>
            </w:tcBorders>
          </w:tcPr>
          <w:p w:rsidR="006D317B" w:rsidRDefault="006D317B">
            <w:pPr>
              <w:pStyle w:val="Tableau"/>
              <w:spacing w:before="0" w:after="0"/>
              <w:jc w:val="center"/>
              <w:rPr>
                <w:lang w:eastAsia="en-IE"/>
              </w:rPr>
            </w:pP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tabs>
                <w:tab w:val="left" w:pos="658"/>
              </w:tabs>
              <w:spacing w:before="0" w:after="0"/>
              <w:rPr>
                <w:lang w:eastAsia="en-IE"/>
              </w:rPr>
            </w:pPr>
            <w:r>
              <w:rPr>
                <w:lang w:eastAsia="en-IE"/>
              </w:rPr>
              <w:t>Frequency (satellite to UE)</w:t>
            </w:r>
          </w:p>
        </w:tc>
        <w:tc>
          <w:tcPr>
            <w:tcW w:w="589" w:type="dxa"/>
            <w:tcBorders>
              <w:top w:val="nil"/>
              <w:bottom w:val="nil"/>
            </w:tcBorders>
          </w:tcPr>
          <w:p w:rsidR="006D317B" w:rsidRDefault="006D317B">
            <w:pPr>
              <w:pStyle w:val="Tableau"/>
              <w:spacing w:before="0" w:after="0"/>
              <w:rPr>
                <w:lang w:eastAsia="en-IE"/>
              </w:rPr>
            </w:pPr>
            <w:r>
              <w:rPr>
                <w:lang w:eastAsia="en-IE"/>
              </w:rPr>
              <w:t>MHz</w:t>
            </w:r>
          </w:p>
        </w:tc>
        <w:tc>
          <w:tcPr>
            <w:tcW w:w="3124" w:type="dxa"/>
            <w:tcBorders>
              <w:top w:val="nil"/>
              <w:bottom w:val="nil"/>
            </w:tcBorders>
          </w:tcPr>
          <w:p w:rsidR="006D317B" w:rsidRDefault="006D317B">
            <w:pPr>
              <w:pStyle w:val="Tableau"/>
              <w:spacing w:before="0" w:after="0"/>
              <w:jc w:val="center"/>
              <w:rPr>
                <w:lang w:eastAsia="en-IE"/>
              </w:rPr>
            </w:pPr>
            <w:r>
              <w:rPr>
                <w:lang w:eastAsia="en-IE"/>
              </w:rPr>
              <w:t>2 170-2 200</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t>Polarisation</w:t>
            </w:r>
          </w:p>
        </w:tc>
        <w:tc>
          <w:tcPr>
            <w:tcW w:w="589" w:type="dxa"/>
            <w:tcBorders>
              <w:top w:val="nil"/>
              <w:bottom w:val="nil"/>
            </w:tcBorders>
          </w:tcPr>
          <w:p w:rsidR="006D317B" w:rsidRDefault="006D317B">
            <w:pPr>
              <w:pStyle w:val="Tableau"/>
              <w:spacing w:before="0" w:after="0"/>
              <w:rPr>
                <w:lang w:eastAsia="en-IE"/>
              </w:rPr>
            </w:pPr>
          </w:p>
        </w:tc>
        <w:tc>
          <w:tcPr>
            <w:tcW w:w="3124" w:type="dxa"/>
            <w:tcBorders>
              <w:top w:val="nil"/>
              <w:bottom w:val="nil"/>
            </w:tcBorders>
          </w:tcPr>
          <w:p w:rsidR="006D317B" w:rsidRDefault="006D317B">
            <w:pPr>
              <w:pStyle w:val="Tableau"/>
              <w:spacing w:before="0" w:after="0"/>
              <w:jc w:val="center"/>
              <w:rPr>
                <w:lang w:eastAsia="en-IE"/>
              </w:rPr>
            </w:pPr>
            <w:r>
              <w:rPr>
                <w:lang w:eastAsia="en-IE"/>
              </w:rPr>
              <w:t>LHCP or RHCP</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t>On board EIRP per carrier</w:t>
            </w:r>
          </w:p>
        </w:tc>
        <w:tc>
          <w:tcPr>
            <w:tcW w:w="589" w:type="dxa"/>
            <w:tcBorders>
              <w:top w:val="nil"/>
              <w:bottom w:val="nil"/>
            </w:tcBorders>
          </w:tcPr>
          <w:p w:rsidR="006D317B" w:rsidRDefault="006D317B">
            <w:pPr>
              <w:pStyle w:val="Tableau"/>
              <w:spacing w:before="0" w:after="0"/>
            </w:pPr>
            <w:r>
              <w:t>dBW</w:t>
            </w:r>
          </w:p>
        </w:tc>
        <w:tc>
          <w:tcPr>
            <w:tcW w:w="3124" w:type="dxa"/>
            <w:tcBorders>
              <w:top w:val="nil"/>
              <w:bottom w:val="nil"/>
            </w:tcBorders>
          </w:tcPr>
          <w:p w:rsidR="006D317B" w:rsidRDefault="006D317B">
            <w:pPr>
              <w:pStyle w:val="Tableau"/>
              <w:spacing w:before="0" w:after="0"/>
              <w:jc w:val="center"/>
            </w:pPr>
            <w:r>
              <w:t>64</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pPr>
            <w:r>
              <w:t>Uplink</w:t>
            </w:r>
          </w:p>
        </w:tc>
        <w:tc>
          <w:tcPr>
            <w:tcW w:w="589" w:type="dxa"/>
            <w:tcBorders>
              <w:bottom w:val="nil"/>
            </w:tcBorders>
          </w:tcPr>
          <w:p w:rsidR="006D317B" w:rsidRDefault="006D317B">
            <w:pPr>
              <w:pStyle w:val="Tableau"/>
              <w:spacing w:before="0" w:after="0"/>
            </w:pPr>
          </w:p>
        </w:tc>
        <w:tc>
          <w:tcPr>
            <w:tcW w:w="3124" w:type="dxa"/>
            <w:tcBorders>
              <w:bottom w:val="nil"/>
            </w:tcBorders>
          </w:tcPr>
          <w:p w:rsidR="006D317B" w:rsidRDefault="006D317B">
            <w:pPr>
              <w:pStyle w:val="Tableau"/>
              <w:spacing w:before="0" w:after="0"/>
              <w:jc w:val="center"/>
            </w:pP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rPr>
                <w:lang w:eastAsia="en-IE"/>
              </w:rPr>
              <w:t>Frequency (UE to satellite)</w:t>
            </w:r>
          </w:p>
        </w:tc>
        <w:tc>
          <w:tcPr>
            <w:tcW w:w="589" w:type="dxa"/>
            <w:tcBorders>
              <w:top w:val="nil"/>
              <w:bottom w:val="nil"/>
            </w:tcBorders>
          </w:tcPr>
          <w:p w:rsidR="006D317B" w:rsidRDefault="006D317B">
            <w:pPr>
              <w:pStyle w:val="Tableau"/>
              <w:spacing w:before="0" w:after="0"/>
            </w:pPr>
            <w:r>
              <w:t>MHz</w:t>
            </w:r>
          </w:p>
        </w:tc>
        <w:tc>
          <w:tcPr>
            <w:tcW w:w="3124" w:type="dxa"/>
            <w:tcBorders>
              <w:top w:val="nil"/>
              <w:bottom w:val="nil"/>
            </w:tcBorders>
          </w:tcPr>
          <w:p w:rsidR="006D317B" w:rsidRDefault="006D317B">
            <w:pPr>
              <w:pStyle w:val="Tableau"/>
              <w:spacing w:before="0" w:after="0"/>
              <w:jc w:val="center"/>
            </w:pPr>
            <w:r>
              <w:rPr>
                <w:lang w:eastAsia="en-IE"/>
              </w:rPr>
              <w:t xml:space="preserve">1 980-2 010 </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rPr>
                <w:lang w:eastAsia="en-IE"/>
              </w:rPr>
            </w:pPr>
            <w:r>
              <w:rPr>
                <w:lang w:eastAsia="en-IE"/>
              </w:rPr>
              <w:t>Polarisation</w:t>
            </w:r>
          </w:p>
        </w:tc>
        <w:tc>
          <w:tcPr>
            <w:tcW w:w="589" w:type="dxa"/>
            <w:tcBorders>
              <w:top w:val="nil"/>
              <w:bottom w:val="nil"/>
            </w:tcBorders>
          </w:tcPr>
          <w:p w:rsidR="006D317B" w:rsidRDefault="006D317B">
            <w:pPr>
              <w:pStyle w:val="Tableau"/>
              <w:spacing w:before="0" w:after="0"/>
            </w:pPr>
          </w:p>
        </w:tc>
        <w:tc>
          <w:tcPr>
            <w:tcW w:w="3124" w:type="dxa"/>
            <w:tcBorders>
              <w:top w:val="nil"/>
              <w:bottom w:val="nil"/>
            </w:tcBorders>
          </w:tcPr>
          <w:p w:rsidR="006D317B" w:rsidRDefault="006D317B">
            <w:pPr>
              <w:pStyle w:val="Tableau"/>
              <w:spacing w:before="0" w:after="0"/>
              <w:jc w:val="center"/>
            </w:pPr>
            <w:r>
              <w:rPr>
                <w:lang w:eastAsia="en-IE"/>
              </w:rPr>
              <w:t>LHCP or RHCP</w:t>
            </w:r>
          </w:p>
        </w:tc>
      </w:tr>
      <w:tr w:rsidR="006D317B">
        <w:tblPrEx>
          <w:tblCellMar>
            <w:top w:w="0" w:type="dxa"/>
            <w:bottom w:w="0" w:type="dxa"/>
          </w:tblCellMar>
        </w:tblPrEx>
        <w:trPr>
          <w:cantSplit/>
          <w:jc w:val="center"/>
        </w:trPr>
        <w:tc>
          <w:tcPr>
            <w:tcW w:w="3824" w:type="dxa"/>
            <w:tcBorders>
              <w:top w:val="nil"/>
            </w:tcBorders>
          </w:tcPr>
          <w:p w:rsidR="006D317B" w:rsidRDefault="006D317B">
            <w:pPr>
              <w:pStyle w:val="Tableau"/>
              <w:spacing w:before="0" w:after="0"/>
              <w:rPr>
                <w:lang w:eastAsia="en-IE"/>
              </w:rPr>
            </w:pPr>
            <w:r>
              <w:rPr>
                <w:lang w:eastAsia="en-IE"/>
              </w:rPr>
              <w:t>Rx Antenna Gain</w:t>
            </w:r>
          </w:p>
        </w:tc>
        <w:tc>
          <w:tcPr>
            <w:tcW w:w="589" w:type="dxa"/>
            <w:tcBorders>
              <w:top w:val="nil"/>
            </w:tcBorders>
          </w:tcPr>
          <w:p w:rsidR="006D317B" w:rsidRDefault="006D317B">
            <w:pPr>
              <w:pStyle w:val="Tableau"/>
              <w:spacing w:before="0" w:after="0"/>
            </w:pPr>
            <w:r>
              <w:t>dB</w:t>
            </w:r>
          </w:p>
        </w:tc>
        <w:tc>
          <w:tcPr>
            <w:tcW w:w="3124" w:type="dxa"/>
            <w:tcBorders>
              <w:top w:val="nil"/>
            </w:tcBorders>
          </w:tcPr>
          <w:p w:rsidR="006D317B" w:rsidRDefault="006D317B">
            <w:pPr>
              <w:pStyle w:val="Tableau"/>
              <w:spacing w:before="0" w:after="0"/>
              <w:jc w:val="center"/>
            </w:pPr>
            <w:r>
              <w:t>~30</w:t>
            </w:r>
          </w:p>
        </w:tc>
      </w:tr>
    </w:tbl>
    <w:p w:rsidR="006D317B" w:rsidRDefault="006D317B">
      <w:pPr>
        <w:pStyle w:val="Caption"/>
      </w:pPr>
      <w:r>
        <w:t xml:space="preserve">Table </w:t>
      </w:r>
      <w:fldSimple w:instr=" STYLEREF 1 \s ">
        <w:r>
          <w:rPr>
            <w:noProof/>
          </w:rPr>
          <w:t>4</w:t>
        </w:r>
      </w:fldSimple>
      <w:r>
        <w:noBreakHyphen/>
      </w:r>
      <w:fldSimple w:instr=" SEQ Table \* ARABIC \s 1 ">
        <w:r>
          <w:rPr>
            <w:noProof/>
          </w:rPr>
          <w:t>1</w:t>
        </w:r>
      </w:fldSimple>
      <w:r>
        <w:t xml:space="preserve"> – Satellite Global beam architecture  </w:t>
      </w:r>
    </w:p>
    <w:p w:rsidR="006D317B" w:rsidRDefault="006D317B">
      <w:pPr>
        <w:pStyle w:val="Heading3"/>
        <w:tabs>
          <w:tab w:val="clear" w:pos="2160"/>
        </w:tabs>
      </w:pPr>
      <w:r>
        <w:br w:type="page"/>
      </w:r>
      <w:bookmarkStart w:id="172" w:name="_Toc64354005"/>
      <w:bookmarkStart w:id="173" w:name="_Toc72569301"/>
      <w:r>
        <w:t>7 multi-beam architecture</w:t>
      </w:r>
      <w:bookmarkEnd w:id="172"/>
      <w:bookmarkEnd w:id="173"/>
    </w:p>
    <w:p w:rsidR="006D317B" w:rsidRDefault="006D317B">
      <w:r>
        <w:t>Satellite performances are summarised in the following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54"/>
        <w:gridCol w:w="589"/>
        <w:gridCol w:w="3124"/>
      </w:tblGrid>
      <w:tr w:rsidR="006D317B">
        <w:tblPrEx>
          <w:tblCellMar>
            <w:top w:w="0" w:type="dxa"/>
            <w:bottom w:w="0" w:type="dxa"/>
          </w:tblCellMar>
        </w:tblPrEx>
        <w:trPr>
          <w:cantSplit/>
          <w:jc w:val="center"/>
        </w:trPr>
        <w:tc>
          <w:tcPr>
            <w:tcW w:w="3824" w:type="dxa"/>
            <w:tcBorders>
              <w:top w:val="nil"/>
              <w:left w:val="nil"/>
              <w:right w:val="nil"/>
            </w:tcBorders>
          </w:tcPr>
          <w:p w:rsidR="006D317B" w:rsidRDefault="006D317B">
            <w:pPr>
              <w:pStyle w:val="Tableau"/>
              <w:spacing w:before="0" w:after="0"/>
            </w:pPr>
          </w:p>
        </w:tc>
        <w:tc>
          <w:tcPr>
            <w:tcW w:w="589" w:type="dxa"/>
            <w:tcBorders>
              <w:top w:val="nil"/>
              <w:left w:val="nil"/>
            </w:tcBorders>
          </w:tcPr>
          <w:p w:rsidR="006D317B" w:rsidRDefault="006D317B">
            <w:pPr>
              <w:pStyle w:val="Tableau"/>
              <w:spacing w:before="0" w:after="0"/>
              <w:rPr>
                <w:lang w:eastAsia="en-IE"/>
              </w:rPr>
            </w:pPr>
          </w:p>
        </w:tc>
        <w:tc>
          <w:tcPr>
            <w:tcW w:w="3124" w:type="dxa"/>
            <w:shd w:val="pct50" w:color="auto" w:fill="FFFFFF"/>
          </w:tcPr>
          <w:p w:rsidR="006D317B" w:rsidRDefault="006D317B">
            <w:pPr>
              <w:pStyle w:val="Tableau"/>
              <w:spacing w:before="0" w:after="0"/>
              <w:jc w:val="center"/>
              <w:rPr>
                <w:b/>
                <w:color w:val="FFFFFF"/>
              </w:rPr>
            </w:pPr>
            <w:r>
              <w:rPr>
                <w:b/>
                <w:color w:val="FFFFFF"/>
              </w:rPr>
              <w:t>7 Multibeam</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pPr>
            <w:r>
              <w:t>Number of spot beams</w:t>
            </w:r>
          </w:p>
        </w:tc>
        <w:tc>
          <w:tcPr>
            <w:tcW w:w="589" w:type="dxa"/>
            <w:tcBorders>
              <w:bottom w:val="nil"/>
            </w:tcBorders>
          </w:tcPr>
          <w:p w:rsidR="006D317B" w:rsidRDefault="006D317B">
            <w:pPr>
              <w:pStyle w:val="Tableau"/>
              <w:spacing w:before="0" w:after="0"/>
            </w:pPr>
          </w:p>
        </w:tc>
        <w:tc>
          <w:tcPr>
            <w:tcW w:w="3124" w:type="dxa"/>
            <w:tcBorders>
              <w:bottom w:val="nil"/>
            </w:tcBorders>
          </w:tcPr>
          <w:p w:rsidR="006D317B" w:rsidRDefault="006D317B">
            <w:pPr>
              <w:pStyle w:val="Tableau"/>
              <w:spacing w:before="0" w:after="0"/>
              <w:jc w:val="center"/>
            </w:pPr>
            <w:r>
              <w:t>7</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rPr>
                <w:lang w:eastAsia="en-IE"/>
              </w:rPr>
            </w:pPr>
            <w:r>
              <w:rPr>
                <w:lang w:eastAsia="en-IE"/>
              </w:rPr>
              <w:t>Downlink (satellite to UE)</w:t>
            </w:r>
          </w:p>
        </w:tc>
        <w:tc>
          <w:tcPr>
            <w:tcW w:w="589" w:type="dxa"/>
            <w:tcBorders>
              <w:bottom w:val="nil"/>
            </w:tcBorders>
          </w:tcPr>
          <w:p w:rsidR="006D317B" w:rsidRDefault="006D317B">
            <w:pPr>
              <w:pStyle w:val="Tableau"/>
              <w:spacing w:before="0" w:after="0"/>
              <w:rPr>
                <w:lang w:eastAsia="en-IE"/>
              </w:rPr>
            </w:pPr>
          </w:p>
        </w:tc>
        <w:tc>
          <w:tcPr>
            <w:tcW w:w="3124" w:type="dxa"/>
            <w:tcBorders>
              <w:bottom w:val="nil"/>
            </w:tcBorders>
          </w:tcPr>
          <w:p w:rsidR="006D317B" w:rsidRDefault="006D317B">
            <w:pPr>
              <w:pStyle w:val="Tableau"/>
              <w:spacing w:before="0" w:after="0"/>
              <w:jc w:val="center"/>
              <w:rPr>
                <w:lang w:eastAsia="en-IE"/>
              </w:rPr>
            </w:pP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tabs>
                <w:tab w:val="left" w:pos="658"/>
              </w:tabs>
              <w:spacing w:before="0" w:after="0"/>
              <w:rPr>
                <w:lang w:eastAsia="en-IE"/>
              </w:rPr>
            </w:pPr>
            <w:r>
              <w:rPr>
                <w:lang w:eastAsia="en-IE"/>
              </w:rPr>
              <w:t>Frequency (satellite to UE)</w:t>
            </w:r>
          </w:p>
        </w:tc>
        <w:tc>
          <w:tcPr>
            <w:tcW w:w="589" w:type="dxa"/>
            <w:tcBorders>
              <w:top w:val="nil"/>
              <w:bottom w:val="nil"/>
            </w:tcBorders>
          </w:tcPr>
          <w:p w:rsidR="006D317B" w:rsidRDefault="006D317B">
            <w:pPr>
              <w:pStyle w:val="Tableau"/>
              <w:spacing w:before="0" w:after="0"/>
              <w:rPr>
                <w:lang w:eastAsia="en-IE"/>
              </w:rPr>
            </w:pPr>
            <w:r>
              <w:rPr>
                <w:lang w:eastAsia="en-IE"/>
              </w:rPr>
              <w:t>MHz</w:t>
            </w:r>
          </w:p>
        </w:tc>
        <w:tc>
          <w:tcPr>
            <w:tcW w:w="3124" w:type="dxa"/>
            <w:tcBorders>
              <w:top w:val="nil"/>
              <w:bottom w:val="nil"/>
            </w:tcBorders>
          </w:tcPr>
          <w:p w:rsidR="006D317B" w:rsidRDefault="006D317B">
            <w:pPr>
              <w:pStyle w:val="Tableau"/>
              <w:spacing w:before="0" w:after="0"/>
              <w:jc w:val="center"/>
              <w:rPr>
                <w:lang w:eastAsia="en-IE"/>
              </w:rPr>
            </w:pPr>
            <w:r>
              <w:rPr>
                <w:lang w:eastAsia="en-IE"/>
              </w:rPr>
              <w:t xml:space="preserve">2 170-2 200 </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t>Polarisation</w:t>
            </w:r>
          </w:p>
        </w:tc>
        <w:tc>
          <w:tcPr>
            <w:tcW w:w="589" w:type="dxa"/>
            <w:tcBorders>
              <w:top w:val="nil"/>
              <w:bottom w:val="nil"/>
            </w:tcBorders>
          </w:tcPr>
          <w:p w:rsidR="006D317B" w:rsidRDefault="006D317B">
            <w:pPr>
              <w:pStyle w:val="Tableau"/>
              <w:spacing w:before="0" w:after="0"/>
              <w:rPr>
                <w:lang w:eastAsia="en-IE"/>
              </w:rPr>
            </w:pPr>
          </w:p>
        </w:tc>
        <w:tc>
          <w:tcPr>
            <w:tcW w:w="3124" w:type="dxa"/>
            <w:tcBorders>
              <w:top w:val="nil"/>
              <w:bottom w:val="nil"/>
            </w:tcBorders>
          </w:tcPr>
          <w:p w:rsidR="006D317B" w:rsidRDefault="006D317B">
            <w:pPr>
              <w:pStyle w:val="Tableau"/>
              <w:spacing w:before="0" w:after="0"/>
              <w:jc w:val="center"/>
              <w:rPr>
                <w:lang w:eastAsia="en-IE"/>
              </w:rPr>
            </w:pPr>
            <w:r>
              <w:rPr>
                <w:lang w:eastAsia="en-IE"/>
              </w:rPr>
              <w:t>LHCP or RHCP</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t>On board EIRP per carrier</w:t>
            </w:r>
          </w:p>
        </w:tc>
        <w:tc>
          <w:tcPr>
            <w:tcW w:w="589" w:type="dxa"/>
            <w:tcBorders>
              <w:top w:val="nil"/>
              <w:bottom w:val="nil"/>
            </w:tcBorders>
          </w:tcPr>
          <w:p w:rsidR="006D317B" w:rsidRDefault="006D317B">
            <w:pPr>
              <w:pStyle w:val="Tableau"/>
              <w:spacing w:before="0" w:after="0"/>
            </w:pPr>
            <w:r>
              <w:t>dBW</w:t>
            </w:r>
          </w:p>
        </w:tc>
        <w:tc>
          <w:tcPr>
            <w:tcW w:w="3124" w:type="dxa"/>
            <w:tcBorders>
              <w:top w:val="nil"/>
              <w:bottom w:val="nil"/>
            </w:tcBorders>
          </w:tcPr>
          <w:p w:rsidR="006D317B" w:rsidRDefault="006D317B">
            <w:pPr>
              <w:pStyle w:val="Tableau"/>
              <w:spacing w:before="0" w:after="0"/>
              <w:jc w:val="center"/>
            </w:pPr>
            <w:r>
              <w:t>From 64 to 74</w:t>
            </w:r>
            <w:r>
              <w:rPr>
                <w:rStyle w:val="FootnoteReference"/>
              </w:rPr>
              <w:footnoteReference w:id="1"/>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pPr>
            <w:r>
              <w:t>Uplink</w:t>
            </w:r>
          </w:p>
        </w:tc>
        <w:tc>
          <w:tcPr>
            <w:tcW w:w="589" w:type="dxa"/>
            <w:tcBorders>
              <w:bottom w:val="nil"/>
            </w:tcBorders>
          </w:tcPr>
          <w:p w:rsidR="006D317B" w:rsidRDefault="006D317B">
            <w:pPr>
              <w:pStyle w:val="Tableau"/>
              <w:spacing w:before="0" w:after="0"/>
            </w:pPr>
          </w:p>
        </w:tc>
        <w:tc>
          <w:tcPr>
            <w:tcW w:w="3124" w:type="dxa"/>
            <w:tcBorders>
              <w:bottom w:val="nil"/>
            </w:tcBorders>
          </w:tcPr>
          <w:p w:rsidR="006D317B" w:rsidRDefault="006D317B">
            <w:pPr>
              <w:pStyle w:val="Tableau"/>
              <w:spacing w:before="0" w:after="0"/>
              <w:jc w:val="center"/>
            </w:pP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rPr>
                <w:lang w:eastAsia="en-IE"/>
              </w:rPr>
              <w:t>Frequency (UE to satellite)</w:t>
            </w:r>
          </w:p>
        </w:tc>
        <w:tc>
          <w:tcPr>
            <w:tcW w:w="589" w:type="dxa"/>
            <w:tcBorders>
              <w:top w:val="nil"/>
              <w:bottom w:val="nil"/>
            </w:tcBorders>
          </w:tcPr>
          <w:p w:rsidR="006D317B" w:rsidRDefault="006D317B">
            <w:pPr>
              <w:pStyle w:val="Tableau"/>
              <w:spacing w:before="0" w:after="0"/>
            </w:pPr>
            <w:r>
              <w:t>MHz</w:t>
            </w:r>
          </w:p>
        </w:tc>
        <w:tc>
          <w:tcPr>
            <w:tcW w:w="3124" w:type="dxa"/>
            <w:tcBorders>
              <w:top w:val="nil"/>
              <w:bottom w:val="nil"/>
            </w:tcBorders>
          </w:tcPr>
          <w:p w:rsidR="006D317B" w:rsidRDefault="006D317B">
            <w:pPr>
              <w:pStyle w:val="Tableau"/>
              <w:spacing w:before="0" w:after="0"/>
              <w:jc w:val="center"/>
            </w:pPr>
            <w:r>
              <w:rPr>
                <w:lang w:eastAsia="en-IE"/>
              </w:rPr>
              <w:t xml:space="preserve">1 980-2 010 </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rPr>
                <w:lang w:eastAsia="en-IE"/>
              </w:rPr>
            </w:pPr>
            <w:r>
              <w:rPr>
                <w:lang w:eastAsia="en-IE"/>
              </w:rPr>
              <w:t>Polarisation</w:t>
            </w:r>
          </w:p>
        </w:tc>
        <w:tc>
          <w:tcPr>
            <w:tcW w:w="589" w:type="dxa"/>
            <w:tcBorders>
              <w:top w:val="nil"/>
              <w:bottom w:val="nil"/>
            </w:tcBorders>
          </w:tcPr>
          <w:p w:rsidR="006D317B" w:rsidRDefault="006D317B">
            <w:pPr>
              <w:pStyle w:val="Tableau"/>
              <w:spacing w:before="0" w:after="0"/>
            </w:pPr>
          </w:p>
        </w:tc>
        <w:tc>
          <w:tcPr>
            <w:tcW w:w="3124" w:type="dxa"/>
            <w:tcBorders>
              <w:top w:val="nil"/>
              <w:bottom w:val="nil"/>
            </w:tcBorders>
          </w:tcPr>
          <w:p w:rsidR="006D317B" w:rsidRDefault="006D317B">
            <w:pPr>
              <w:pStyle w:val="Tableau"/>
              <w:spacing w:before="0" w:after="0"/>
              <w:jc w:val="center"/>
            </w:pPr>
            <w:r>
              <w:rPr>
                <w:lang w:eastAsia="en-IE"/>
              </w:rPr>
              <w:t>LHCP or RHCP</w:t>
            </w:r>
          </w:p>
        </w:tc>
      </w:tr>
      <w:tr w:rsidR="006D317B">
        <w:tblPrEx>
          <w:tblCellMar>
            <w:top w:w="0" w:type="dxa"/>
            <w:bottom w:w="0" w:type="dxa"/>
          </w:tblCellMar>
        </w:tblPrEx>
        <w:trPr>
          <w:cantSplit/>
          <w:jc w:val="center"/>
        </w:trPr>
        <w:tc>
          <w:tcPr>
            <w:tcW w:w="3824" w:type="dxa"/>
            <w:tcBorders>
              <w:top w:val="nil"/>
            </w:tcBorders>
          </w:tcPr>
          <w:p w:rsidR="006D317B" w:rsidRDefault="006D317B">
            <w:pPr>
              <w:pStyle w:val="Tableau"/>
              <w:spacing w:before="0" w:after="0"/>
              <w:rPr>
                <w:lang w:eastAsia="en-IE"/>
              </w:rPr>
            </w:pPr>
            <w:r>
              <w:rPr>
                <w:lang w:eastAsia="en-IE"/>
              </w:rPr>
              <w:t>Rx Antenna Gain</w:t>
            </w:r>
          </w:p>
        </w:tc>
        <w:tc>
          <w:tcPr>
            <w:tcW w:w="589" w:type="dxa"/>
            <w:tcBorders>
              <w:top w:val="nil"/>
            </w:tcBorders>
          </w:tcPr>
          <w:p w:rsidR="006D317B" w:rsidRDefault="006D317B">
            <w:pPr>
              <w:pStyle w:val="Tableau"/>
              <w:spacing w:before="0" w:after="0"/>
            </w:pPr>
            <w:r>
              <w:t>dB</w:t>
            </w:r>
          </w:p>
        </w:tc>
        <w:tc>
          <w:tcPr>
            <w:tcW w:w="3124" w:type="dxa"/>
            <w:tcBorders>
              <w:top w:val="nil"/>
            </w:tcBorders>
          </w:tcPr>
          <w:p w:rsidR="006D317B" w:rsidRDefault="006D317B">
            <w:pPr>
              <w:pStyle w:val="Tableau"/>
              <w:spacing w:before="0" w:after="0"/>
              <w:jc w:val="center"/>
            </w:pPr>
            <w:r>
              <w:t>36-39 dB</w:t>
            </w:r>
          </w:p>
        </w:tc>
      </w:tr>
    </w:tbl>
    <w:p w:rsidR="006D317B" w:rsidRDefault="006D317B">
      <w:pPr>
        <w:pStyle w:val="Caption"/>
      </w:pPr>
      <w:r>
        <w:t xml:space="preserve">Table </w:t>
      </w:r>
      <w:fldSimple w:instr=" STYLEREF 1 \s ">
        <w:r>
          <w:rPr>
            <w:noProof/>
          </w:rPr>
          <w:t>4</w:t>
        </w:r>
      </w:fldSimple>
      <w:r>
        <w:noBreakHyphen/>
      </w:r>
      <w:fldSimple w:instr=" SEQ Table \* ARABIC \s 1 ">
        <w:r>
          <w:rPr>
            <w:noProof/>
          </w:rPr>
          <w:t>2</w:t>
        </w:r>
      </w:fldSimple>
      <w:r>
        <w:t xml:space="preserve"> – Satellite 7 multi-beam architecture</w:t>
      </w:r>
    </w:p>
    <w:p w:rsidR="006D317B" w:rsidRDefault="006D317B">
      <w:pPr>
        <w:pStyle w:val="Heading3"/>
        <w:tabs>
          <w:tab w:val="clear" w:pos="2160"/>
        </w:tabs>
      </w:pPr>
      <w:bookmarkStart w:id="174" w:name="_Toc64354006"/>
      <w:bookmarkStart w:id="175" w:name="_Toc72569302"/>
      <w:r>
        <w:t>Extended multi-beam architecture</w:t>
      </w:r>
      <w:bookmarkEnd w:id="174"/>
      <w:bookmarkEnd w:id="1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754"/>
        <w:gridCol w:w="589"/>
        <w:gridCol w:w="3124"/>
      </w:tblGrid>
      <w:tr w:rsidR="006D317B">
        <w:tblPrEx>
          <w:tblCellMar>
            <w:top w:w="0" w:type="dxa"/>
            <w:bottom w:w="0" w:type="dxa"/>
          </w:tblCellMar>
        </w:tblPrEx>
        <w:trPr>
          <w:cantSplit/>
          <w:jc w:val="center"/>
        </w:trPr>
        <w:tc>
          <w:tcPr>
            <w:tcW w:w="3824" w:type="dxa"/>
            <w:tcBorders>
              <w:top w:val="nil"/>
              <w:left w:val="nil"/>
              <w:right w:val="nil"/>
            </w:tcBorders>
          </w:tcPr>
          <w:p w:rsidR="006D317B" w:rsidRDefault="006D317B">
            <w:pPr>
              <w:pStyle w:val="Tableau"/>
              <w:spacing w:before="0" w:after="0"/>
            </w:pPr>
          </w:p>
        </w:tc>
        <w:tc>
          <w:tcPr>
            <w:tcW w:w="589" w:type="dxa"/>
            <w:tcBorders>
              <w:top w:val="nil"/>
              <w:left w:val="nil"/>
            </w:tcBorders>
          </w:tcPr>
          <w:p w:rsidR="006D317B" w:rsidRDefault="006D317B">
            <w:pPr>
              <w:pStyle w:val="Tableau"/>
              <w:spacing w:before="0" w:after="0"/>
              <w:rPr>
                <w:lang w:eastAsia="en-IE"/>
              </w:rPr>
            </w:pPr>
          </w:p>
        </w:tc>
        <w:tc>
          <w:tcPr>
            <w:tcW w:w="3124" w:type="dxa"/>
            <w:shd w:val="pct50" w:color="auto" w:fill="FFFFFF"/>
          </w:tcPr>
          <w:p w:rsidR="006D317B" w:rsidRDefault="006D317B">
            <w:pPr>
              <w:pStyle w:val="Tableau"/>
              <w:spacing w:before="0" w:after="0"/>
              <w:jc w:val="center"/>
              <w:rPr>
                <w:b/>
                <w:color w:val="FFFFFF"/>
              </w:rPr>
            </w:pPr>
            <w:r>
              <w:rPr>
                <w:b/>
                <w:color w:val="FFFFFF"/>
              </w:rPr>
              <w:t>Extended Multibeam</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pPr>
            <w:r>
              <w:t>Number of spot beams</w:t>
            </w:r>
          </w:p>
        </w:tc>
        <w:tc>
          <w:tcPr>
            <w:tcW w:w="589" w:type="dxa"/>
            <w:tcBorders>
              <w:bottom w:val="nil"/>
            </w:tcBorders>
          </w:tcPr>
          <w:p w:rsidR="006D317B" w:rsidRDefault="006D317B">
            <w:pPr>
              <w:pStyle w:val="Tableau"/>
              <w:spacing w:before="0" w:after="0"/>
            </w:pPr>
          </w:p>
        </w:tc>
        <w:tc>
          <w:tcPr>
            <w:tcW w:w="3124" w:type="dxa"/>
            <w:tcBorders>
              <w:bottom w:val="nil"/>
            </w:tcBorders>
          </w:tcPr>
          <w:p w:rsidR="006D317B" w:rsidRDefault="006D317B">
            <w:pPr>
              <w:pStyle w:val="Tableau"/>
              <w:spacing w:before="0" w:after="0"/>
              <w:jc w:val="center"/>
            </w:pPr>
            <w:r>
              <w:t>30</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rPr>
                <w:lang w:eastAsia="en-IE"/>
              </w:rPr>
            </w:pPr>
            <w:r>
              <w:rPr>
                <w:lang w:eastAsia="en-IE"/>
              </w:rPr>
              <w:t>Downlink (satellite to UE)</w:t>
            </w:r>
          </w:p>
        </w:tc>
        <w:tc>
          <w:tcPr>
            <w:tcW w:w="589" w:type="dxa"/>
            <w:tcBorders>
              <w:bottom w:val="nil"/>
            </w:tcBorders>
          </w:tcPr>
          <w:p w:rsidR="006D317B" w:rsidRDefault="006D317B">
            <w:pPr>
              <w:pStyle w:val="Tableau"/>
              <w:spacing w:before="0" w:after="0"/>
              <w:rPr>
                <w:lang w:eastAsia="en-IE"/>
              </w:rPr>
            </w:pPr>
          </w:p>
        </w:tc>
        <w:tc>
          <w:tcPr>
            <w:tcW w:w="3124" w:type="dxa"/>
            <w:tcBorders>
              <w:bottom w:val="nil"/>
            </w:tcBorders>
          </w:tcPr>
          <w:p w:rsidR="006D317B" w:rsidRDefault="006D317B">
            <w:pPr>
              <w:pStyle w:val="Tableau"/>
              <w:spacing w:before="0" w:after="0"/>
              <w:jc w:val="center"/>
              <w:rPr>
                <w:lang w:eastAsia="en-IE"/>
              </w:rPr>
            </w:pP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tabs>
                <w:tab w:val="left" w:pos="658"/>
              </w:tabs>
              <w:spacing w:before="0" w:after="0"/>
              <w:rPr>
                <w:lang w:eastAsia="en-IE"/>
              </w:rPr>
            </w:pPr>
            <w:r>
              <w:rPr>
                <w:lang w:eastAsia="en-IE"/>
              </w:rPr>
              <w:t>Frequency (satellite to UE)</w:t>
            </w:r>
          </w:p>
        </w:tc>
        <w:tc>
          <w:tcPr>
            <w:tcW w:w="589" w:type="dxa"/>
            <w:tcBorders>
              <w:top w:val="nil"/>
              <w:bottom w:val="nil"/>
            </w:tcBorders>
          </w:tcPr>
          <w:p w:rsidR="006D317B" w:rsidRDefault="006D317B">
            <w:pPr>
              <w:pStyle w:val="Tableau"/>
              <w:spacing w:before="0" w:after="0"/>
              <w:rPr>
                <w:lang w:eastAsia="en-IE"/>
              </w:rPr>
            </w:pPr>
            <w:r>
              <w:rPr>
                <w:lang w:eastAsia="en-IE"/>
              </w:rPr>
              <w:t>MHz</w:t>
            </w:r>
          </w:p>
        </w:tc>
        <w:tc>
          <w:tcPr>
            <w:tcW w:w="3124" w:type="dxa"/>
            <w:tcBorders>
              <w:top w:val="nil"/>
              <w:bottom w:val="nil"/>
            </w:tcBorders>
          </w:tcPr>
          <w:p w:rsidR="006D317B" w:rsidRDefault="006D317B">
            <w:pPr>
              <w:pStyle w:val="Tableau"/>
              <w:spacing w:before="0" w:after="0"/>
              <w:jc w:val="center"/>
              <w:rPr>
                <w:lang w:eastAsia="en-IE"/>
              </w:rPr>
            </w:pPr>
            <w:r>
              <w:rPr>
                <w:lang w:eastAsia="en-IE"/>
              </w:rPr>
              <w:t xml:space="preserve">2 170-2 200 </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t>Polarisation</w:t>
            </w:r>
          </w:p>
        </w:tc>
        <w:tc>
          <w:tcPr>
            <w:tcW w:w="589" w:type="dxa"/>
            <w:tcBorders>
              <w:top w:val="nil"/>
              <w:bottom w:val="nil"/>
            </w:tcBorders>
          </w:tcPr>
          <w:p w:rsidR="006D317B" w:rsidRDefault="006D317B">
            <w:pPr>
              <w:pStyle w:val="Tableau"/>
              <w:spacing w:before="0" w:after="0"/>
              <w:rPr>
                <w:lang w:eastAsia="en-IE"/>
              </w:rPr>
            </w:pPr>
          </w:p>
        </w:tc>
        <w:tc>
          <w:tcPr>
            <w:tcW w:w="3124" w:type="dxa"/>
            <w:tcBorders>
              <w:top w:val="nil"/>
              <w:bottom w:val="nil"/>
            </w:tcBorders>
          </w:tcPr>
          <w:p w:rsidR="006D317B" w:rsidRDefault="006D317B">
            <w:pPr>
              <w:pStyle w:val="Tableau"/>
              <w:spacing w:before="0" w:after="0"/>
              <w:jc w:val="center"/>
              <w:rPr>
                <w:lang w:eastAsia="en-IE"/>
              </w:rPr>
            </w:pPr>
            <w:r>
              <w:rPr>
                <w:lang w:eastAsia="en-IE"/>
              </w:rPr>
              <w:t>LHCP or RHCP</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t>On board EIRP per carrier</w:t>
            </w:r>
          </w:p>
        </w:tc>
        <w:tc>
          <w:tcPr>
            <w:tcW w:w="589" w:type="dxa"/>
            <w:tcBorders>
              <w:top w:val="nil"/>
              <w:bottom w:val="nil"/>
            </w:tcBorders>
          </w:tcPr>
          <w:p w:rsidR="006D317B" w:rsidRDefault="006D317B">
            <w:pPr>
              <w:pStyle w:val="Tableau"/>
              <w:spacing w:before="0" w:after="0"/>
            </w:pPr>
            <w:r>
              <w:t>dBW</w:t>
            </w:r>
          </w:p>
        </w:tc>
        <w:tc>
          <w:tcPr>
            <w:tcW w:w="3124" w:type="dxa"/>
            <w:tcBorders>
              <w:top w:val="nil"/>
              <w:bottom w:val="nil"/>
            </w:tcBorders>
          </w:tcPr>
          <w:p w:rsidR="006D317B" w:rsidRDefault="006D317B">
            <w:pPr>
              <w:pStyle w:val="Tableau"/>
              <w:spacing w:before="0" w:after="0"/>
              <w:jc w:val="center"/>
            </w:pPr>
            <w:r>
              <w:t>74</w:t>
            </w:r>
          </w:p>
        </w:tc>
      </w:tr>
      <w:tr w:rsidR="006D317B">
        <w:tblPrEx>
          <w:tblCellMar>
            <w:top w:w="0" w:type="dxa"/>
            <w:bottom w:w="0" w:type="dxa"/>
          </w:tblCellMar>
        </w:tblPrEx>
        <w:trPr>
          <w:cantSplit/>
          <w:jc w:val="center"/>
        </w:trPr>
        <w:tc>
          <w:tcPr>
            <w:tcW w:w="3824" w:type="dxa"/>
            <w:tcBorders>
              <w:bottom w:val="nil"/>
            </w:tcBorders>
          </w:tcPr>
          <w:p w:rsidR="006D317B" w:rsidRDefault="006D317B">
            <w:pPr>
              <w:pStyle w:val="Tableau"/>
              <w:spacing w:before="0" w:after="0"/>
            </w:pPr>
            <w:r>
              <w:t>Uplink</w:t>
            </w:r>
          </w:p>
        </w:tc>
        <w:tc>
          <w:tcPr>
            <w:tcW w:w="589" w:type="dxa"/>
            <w:tcBorders>
              <w:bottom w:val="nil"/>
            </w:tcBorders>
          </w:tcPr>
          <w:p w:rsidR="006D317B" w:rsidRDefault="006D317B">
            <w:pPr>
              <w:pStyle w:val="Tableau"/>
              <w:spacing w:before="0" w:after="0"/>
            </w:pPr>
          </w:p>
        </w:tc>
        <w:tc>
          <w:tcPr>
            <w:tcW w:w="3124" w:type="dxa"/>
            <w:tcBorders>
              <w:bottom w:val="nil"/>
            </w:tcBorders>
          </w:tcPr>
          <w:p w:rsidR="006D317B" w:rsidRDefault="006D317B">
            <w:pPr>
              <w:pStyle w:val="Tableau"/>
              <w:spacing w:before="0" w:after="0"/>
              <w:jc w:val="center"/>
            </w:pP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pPr>
            <w:r>
              <w:rPr>
                <w:lang w:eastAsia="en-IE"/>
              </w:rPr>
              <w:t>Frequency (UE to satellite)</w:t>
            </w:r>
          </w:p>
        </w:tc>
        <w:tc>
          <w:tcPr>
            <w:tcW w:w="589" w:type="dxa"/>
            <w:tcBorders>
              <w:top w:val="nil"/>
              <w:bottom w:val="nil"/>
            </w:tcBorders>
          </w:tcPr>
          <w:p w:rsidR="006D317B" w:rsidRDefault="006D317B">
            <w:pPr>
              <w:pStyle w:val="Tableau"/>
              <w:spacing w:before="0" w:after="0"/>
            </w:pPr>
            <w:r>
              <w:t>MHz</w:t>
            </w:r>
          </w:p>
        </w:tc>
        <w:tc>
          <w:tcPr>
            <w:tcW w:w="3124" w:type="dxa"/>
            <w:tcBorders>
              <w:top w:val="nil"/>
              <w:bottom w:val="nil"/>
            </w:tcBorders>
          </w:tcPr>
          <w:p w:rsidR="006D317B" w:rsidRDefault="006D317B">
            <w:pPr>
              <w:pStyle w:val="Tableau"/>
              <w:spacing w:before="0" w:after="0"/>
              <w:jc w:val="center"/>
            </w:pPr>
            <w:r>
              <w:rPr>
                <w:lang w:eastAsia="en-IE"/>
              </w:rPr>
              <w:t xml:space="preserve">1 980-2 010 </w:t>
            </w:r>
          </w:p>
        </w:tc>
      </w:tr>
      <w:tr w:rsidR="006D317B">
        <w:tblPrEx>
          <w:tblCellMar>
            <w:top w:w="0" w:type="dxa"/>
            <w:bottom w:w="0" w:type="dxa"/>
          </w:tblCellMar>
        </w:tblPrEx>
        <w:trPr>
          <w:cantSplit/>
          <w:jc w:val="center"/>
        </w:trPr>
        <w:tc>
          <w:tcPr>
            <w:tcW w:w="3824" w:type="dxa"/>
            <w:tcBorders>
              <w:top w:val="nil"/>
              <w:bottom w:val="nil"/>
            </w:tcBorders>
          </w:tcPr>
          <w:p w:rsidR="006D317B" w:rsidRDefault="006D317B">
            <w:pPr>
              <w:pStyle w:val="Tableau"/>
              <w:spacing w:before="0" w:after="0"/>
              <w:rPr>
                <w:lang w:eastAsia="en-IE"/>
              </w:rPr>
            </w:pPr>
            <w:r>
              <w:rPr>
                <w:lang w:eastAsia="en-IE"/>
              </w:rPr>
              <w:t>Polarisation</w:t>
            </w:r>
          </w:p>
        </w:tc>
        <w:tc>
          <w:tcPr>
            <w:tcW w:w="589" w:type="dxa"/>
            <w:tcBorders>
              <w:top w:val="nil"/>
              <w:bottom w:val="nil"/>
            </w:tcBorders>
          </w:tcPr>
          <w:p w:rsidR="006D317B" w:rsidRDefault="006D317B">
            <w:pPr>
              <w:pStyle w:val="Tableau"/>
              <w:spacing w:before="0" w:after="0"/>
            </w:pPr>
          </w:p>
        </w:tc>
        <w:tc>
          <w:tcPr>
            <w:tcW w:w="3124" w:type="dxa"/>
            <w:tcBorders>
              <w:top w:val="nil"/>
              <w:bottom w:val="nil"/>
            </w:tcBorders>
          </w:tcPr>
          <w:p w:rsidR="006D317B" w:rsidRDefault="006D317B">
            <w:pPr>
              <w:pStyle w:val="Tableau"/>
              <w:spacing w:before="0" w:after="0"/>
              <w:jc w:val="center"/>
            </w:pPr>
            <w:r>
              <w:rPr>
                <w:lang w:eastAsia="en-IE"/>
              </w:rPr>
              <w:t>LHCP or RHCP</w:t>
            </w:r>
          </w:p>
        </w:tc>
      </w:tr>
      <w:tr w:rsidR="006D317B">
        <w:tblPrEx>
          <w:tblCellMar>
            <w:top w:w="0" w:type="dxa"/>
            <w:bottom w:w="0" w:type="dxa"/>
          </w:tblCellMar>
        </w:tblPrEx>
        <w:trPr>
          <w:cantSplit/>
          <w:jc w:val="center"/>
        </w:trPr>
        <w:tc>
          <w:tcPr>
            <w:tcW w:w="3824" w:type="dxa"/>
            <w:tcBorders>
              <w:top w:val="nil"/>
            </w:tcBorders>
          </w:tcPr>
          <w:p w:rsidR="006D317B" w:rsidRDefault="006D317B">
            <w:pPr>
              <w:pStyle w:val="Tableau"/>
              <w:spacing w:before="0" w:after="0"/>
              <w:rPr>
                <w:lang w:eastAsia="en-IE"/>
              </w:rPr>
            </w:pPr>
            <w:r>
              <w:rPr>
                <w:lang w:eastAsia="en-IE"/>
              </w:rPr>
              <w:t>Rx Antenna Gain</w:t>
            </w:r>
          </w:p>
        </w:tc>
        <w:tc>
          <w:tcPr>
            <w:tcW w:w="589" w:type="dxa"/>
            <w:tcBorders>
              <w:top w:val="nil"/>
            </w:tcBorders>
          </w:tcPr>
          <w:p w:rsidR="006D317B" w:rsidRDefault="006D317B">
            <w:pPr>
              <w:pStyle w:val="Tableau"/>
              <w:spacing w:before="0" w:after="0"/>
            </w:pPr>
            <w:r>
              <w:t>dB</w:t>
            </w:r>
          </w:p>
        </w:tc>
        <w:tc>
          <w:tcPr>
            <w:tcW w:w="3124" w:type="dxa"/>
            <w:tcBorders>
              <w:top w:val="nil"/>
            </w:tcBorders>
          </w:tcPr>
          <w:p w:rsidR="006D317B" w:rsidRDefault="006D317B">
            <w:pPr>
              <w:pStyle w:val="Tableau"/>
              <w:spacing w:before="0" w:after="0"/>
              <w:jc w:val="center"/>
            </w:pPr>
            <w:r>
              <w:t>42-47</w:t>
            </w:r>
          </w:p>
        </w:tc>
      </w:tr>
    </w:tbl>
    <w:p w:rsidR="006D317B" w:rsidRDefault="006D317B">
      <w:pPr>
        <w:pStyle w:val="Caption"/>
      </w:pPr>
      <w:r>
        <w:t xml:space="preserve">Table </w:t>
      </w:r>
      <w:fldSimple w:instr=" STYLEREF 1 \s ">
        <w:r>
          <w:rPr>
            <w:noProof/>
          </w:rPr>
          <w:t>4</w:t>
        </w:r>
      </w:fldSimple>
      <w:r>
        <w:noBreakHyphen/>
      </w:r>
      <w:fldSimple w:instr=" SEQ Table \* ARABIC \s 1 ">
        <w:r>
          <w:rPr>
            <w:noProof/>
          </w:rPr>
          <w:t>3</w:t>
        </w:r>
      </w:fldSimple>
      <w:r>
        <w:t xml:space="preserve"> – Satellite Extended multi-beam architecture</w:t>
      </w:r>
    </w:p>
    <w:p w:rsidR="006D317B" w:rsidRDefault="006D317B">
      <w:pPr>
        <w:pStyle w:val="Heading2"/>
        <w:tabs>
          <w:tab w:val="clear" w:pos="1440"/>
        </w:tabs>
      </w:pPr>
      <w:r>
        <w:br w:type="page"/>
      </w:r>
      <w:bookmarkStart w:id="176" w:name="_Toc64354007"/>
      <w:bookmarkStart w:id="177" w:name="_Toc72569303"/>
      <w:r>
        <w:t>User Equipment</w:t>
      </w:r>
      <w:bookmarkEnd w:id="176"/>
      <w:bookmarkEnd w:id="177"/>
    </w:p>
    <w:p w:rsidR="006D317B" w:rsidRDefault="006D317B">
      <w:r>
        <w:t>User Equipment (UE) may be of several types :</w:t>
      </w:r>
    </w:p>
    <w:p w:rsidR="006D317B" w:rsidRDefault="006D317B">
      <w:pPr>
        <w:numPr>
          <w:ilvl w:val="0"/>
          <w:numId w:val="170"/>
        </w:numPr>
        <w:ind w:left="644"/>
      </w:pPr>
      <w:r>
        <w:rPr>
          <w:u w:val="single"/>
        </w:rPr>
        <w:t>3G standardised handset</w:t>
      </w:r>
      <w:r>
        <w:t xml:space="preserve"> : the use in satellite environment requires adaptation for frequency agility to the MSS band.  The basic assumption is UE power class 1, 2 and 3, equipped with standard omni-directional antenna. </w:t>
      </w:r>
      <w:bookmarkStart w:id="178" w:name="_Hlt58224973"/>
      <w:bookmarkEnd w:id="178"/>
    </w:p>
    <w:p w:rsidR="006D317B" w:rsidRDefault="006D317B">
      <w:pPr>
        <w:numPr>
          <w:ilvl w:val="0"/>
          <w:numId w:val="170"/>
        </w:numPr>
        <w:ind w:left="644"/>
      </w:pPr>
      <w:r>
        <w:rPr>
          <w:u w:val="single"/>
        </w:rPr>
        <w:t>Portable</w:t>
      </w:r>
      <w:r>
        <w:t xml:space="preserve"> : the portable configuration is built with a notebook PC to which an external antenna is appended.</w:t>
      </w:r>
    </w:p>
    <w:p w:rsidR="006D317B" w:rsidRDefault="006D317B">
      <w:pPr>
        <w:numPr>
          <w:ilvl w:val="0"/>
          <w:numId w:val="170"/>
        </w:numPr>
        <w:ind w:left="644"/>
      </w:pPr>
      <w:r>
        <w:rPr>
          <w:u w:val="single"/>
        </w:rPr>
        <w:t>Vehicular</w:t>
      </w:r>
      <w:r>
        <w:t xml:space="preserve"> : the vehicular configuration is obtained by mounting an RF module on car roof  connected to the UE in the cockpit.</w:t>
      </w:r>
    </w:p>
    <w:p w:rsidR="006D317B" w:rsidRDefault="006D317B">
      <w:pPr>
        <w:numPr>
          <w:ilvl w:val="0"/>
          <w:numId w:val="170"/>
        </w:numPr>
        <w:ind w:left="644"/>
      </w:pPr>
      <w:r>
        <w:rPr>
          <w:u w:val="single"/>
        </w:rPr>
        <w:t>Transportable</w:t>
      </w:r>
      <w:r>
        <w:t xml:space="preserve"> : the transportable configuration is built with a notebook which cover contains flat patch antennas (manually pointed towards the satellite).</w:t>
      </w:r>
      <w:bookmarkStart w:id="179" w:name="_Hlt50439211"/>
      <w:bookmarkEnd w:id="179"/>
    </w:p>
    <w:p w:rsidR="006D317B" w:rsidRDefault="006D317B">
      <w:pPr>
        <w:numPr>
          <w:ilvl w:val="0"/>
          <w:numId w:val="170"/>
        </w:numPr>
        <w:ind w:left="644"/>
      </w:pPr>
      <w:r>
        <w:rPr>
          <w:u w:val="single"/>
        </w:rPr>
        <w:t>Aeronautical</w:t>
      </w:r>
      <w:r>
        <w:t xml:space="preserve"> : aeronautical configuration is built by mounting an antenna on top of the fuselage. </w:t>
      </w:r>
      <w:bookmarkStart w:id="180" w:name="_Hlt50534302"/>
      <w:bookmarkEnd w:id="180"/>
    </w:p>
    <w:bookmarkStart w:id="181" w:name="_Hlt50290737"/>
    <w:bookmarkEnd w:id="181"/>
    <w:p w:rsidR="006D317B" w:rsidRDefault="006D317B">
      <w:pPr>
        <w:jc w:val="center"/>
      </w:pPr>
      <w:r>
        <w:object w:dxaOrig="9630" w:dyaOrig="2220">
          <v:shape id="_x0000_i1034" type="#_x0000_t75" style="width:481.5pt;height:111pt" o:ole="" fillcolor="window">
            <v:imagedata r:id="rId27" o:title=""/>
          </v:shape>
          <o:OLEObject Type="Embed" ProgID="Word.Picture.8" ShapeID="_x0000_i1034" DrawAspect="Content" ObjectID="_1468164591" r:id="rId28"/>
        </w:object>
      </w:r>
    </w:p>
    <w:p w:rsidR="006D317B" w:rsidRDefault="006D317B">
      <w:pPr>
        <w:pStyle w:val="Caption"/>
      </w:pPr>
      <w:r>
        <w:t xml:space="preserve">Figure </w:t>
      </w:r>
      <w:fldSimple w:instr=" STYLEREF 1 \s ">
        <w:r>
          <w:rPr>
            <w:noProof/>
          </w:rPr>
          <w:t>4</w:t>
        </w:r>
      </w:fldSimple>
      <w:r>
        <w:noBreakHyphen/>
      </w:r>
      <w:fldSimple w:instr=" SEQ Figure \* ARABIC \s 1 ">
        <w:r>
          <w:rPr>
            <w:noProof/>
          </w:rPr>
          <w:t>6</w:t>
        </w:r>
      </w:fldSimple>
      <w:r>
        <w:t xml:space="preserve"> –UE configurations</w:t>
      </w:r>
      <w:bookmarkStart w:id="182" w:name="_Hlt50536142"/>
      <w:bookmarkEnd w:id="182"/>
    </w:p>
    <w:p w:rsidR="006D317B" w:rsidRDefault="006D317B">
      <w:r>
        <w:t>The power and gain characteristics for the four UE configurations are summarised in the table below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931"/>
        <w:gridCol w:w="1822"/>
        <w:gridCol w:w="1422"/>
        <w:gridCol w:w="991"/>
        <w:gridCol w:w="991"/>
        <w:gridCol w:w="1419"/>
      </w:tblGrid>
      <w:tr w:rsidR="006D317B">
        <w:tblPrEx>
          <w:tblCellMar>
            <w:top w:w="0" w:type="dxa"/>
            <w:bottom w:w="0" w:type="dxa"/>
          </w:tblCellMar>
        </w:tblPrEx>
        <w:trPr>
          <w:cantSplit/>
          <w:jc w:val="center"/>
        </w:trPr>
        <w:tc>
          <w:tcPr>
            <w:tcW w:w="2001" w:type="dxa"/>
            <w:tcBorders>
              <w:bottom w:val="nil"/>
            </w:tcBorders>
          </w:tcPr>
          <w:p w:rsidR="006D317B" w:rsidRDefault="006D317B">
            <w:pPr>
              <w:pStyle w:val="Tableau"/>
              <w:spacing w:before="0" w:after="0"/>
            </w:pPr>
            <w:r>
              <w:t>UE type</w:t>
            </w:r>
          </w:p>
        </w:tc>
        <w:tc>
          <w:tcPr>
            <w:tcW w:w="1822" w:type="dxa"/>
            <w:tcBorders>
              <w:bottom w:val="nil"/>
            </w:tcBorders>
          </w:tcPr>
          <w:p w:rsidR="006D317B" w:rsidRDefault="006D317B">
            <w:pPr>
              <w:pStyle w:val="Tableau"/>
              <w:spacing w:before="0" w:after="0"/>
              <w:jc w:val="center"/>
            </w:pPr>
            <w:r>
              <w:t>Maximum transmit power</w:t>
            </w:r>
          </w:p>
        </w:tc>
        <w:tc>
          <w:tcPr>
            <w:tcW w:w="1422" w:type="dxa"/>
            <w:tcBorders>
              <w:bottom w:val="nil"/>
            </w:tcBorders>
          </w:tcPr>
          <w:p w:rsidR="006D317B" w:rsidRDefault="006D317B">
            <w:pPr>
              <w:pStyle w:val="Tableau"/>
              <w:spacing w:before="0" w:after="0"/>
              <w:jc w:val="center"/>
            </w:pPr>
            <w:r>
              <w:t>Reference Antenna Gain</w:t>
            </w:r>
            <w:r>
              <w:rPr>
                <w:rStyle w:val="FootnoteReference"/>
              </w:rPr>
              <w:footnoteReference w:id="2"/>
            </w:r>
          </w:p>
        </w:tc>
        <w:tc>
          <w:tcPr>
            <w:tcW w:w="991" w:type="dxa"/>
            <w:tcBorders>
              <w:bottom w:val="nil"/>
            </w:tcBorders>
          </w:tcPr>
          <w:p w:rsidR="006D317B" w:rsidRDefault="006D317B">
            <w:pPr>
              <w:pStyle w:val="Tableau"/>
              <w:spacing w:before="0" w:after="0"/>
              <w:jc w:val="center"/>
              <w:rPr>
                <w:lang w:val="de-DE"/>
              </w:rPr>
            </w:pPr>
            <w:r>
              <w:rPr>
                <w:lang w:val="de-DE"/>
              </w:rPr>
              <w:t>Maximum EIRP</w:t>
            </w:r>
          </w:p>
        </w:tc>
        <w:tc>
          <w:tcPr>
            <w:tcW w:w="991" w:type="dxa"/>
            <w:tcBorders>
              <w:bottom w:val="nil"/>
            </w:tcBorders>
          </w:tcPr>
          <w:p w:rsidR="006D317B" w:rsidRDefault="006D317B">
            <w:pPr>
              <w:pStyle w:val="Tableau"/>
              <w:spacing w:before="0" w:after="0"/>
              <w:jc w:val="center"/>
              <w:rPr>
                <w:lang w:val="de-DE"/>
              </w:rPr>
            </w:pPr>
            <w:r>
              <w:rPr>
                <w:lang w:val="de-DE"/>
              </w:rPr>
              <w:t>System Temp.</w:t>
            </w:r>
          </w:p>
        </w:tc>
        <w:tc>
          <w:tcPr>
            <w:tcW w:w="1419" w:type="dxa"/>
            <w:tcBorders>
              <w:bottom w:val="nil"/>
            </w:tcBorders>
          </w:tcPr>
          <w:p w:rsidR="006D317B" w:rsidRDefault="006D317B">
            <w:pPr>
              <w:pStyle w:val="Tableau"/>
              <w:spacing w:before="0" w:after="0"/>
              <w:jc w:val="center"/>
              <w:rPr>
                <w:lang w:val="de-DE"/>
              </w:rPr>
            </w:pPr>
            <w:r>
              <w:rPr>
                <w:lang w:val="de-DE"/>
              </w:rPr>
              <w:t>G/T</w:t>
            </w:r>
          </w:p>
        </w:tc>
      </w:tr>
      <w:tr w:rsidR="006D317B">
        <w:tblPrEx>
          <w:tblCellMar>
            <w:top w:w="0" w:type="dxa"/>
            <w:bottom w:w="0" w:type="dxa"/>
          </w:tblCellMar>
        </w:tblPrEx>
        <w:trPr>
          <w:cantSplit/>
          <w:jc w:val="center"/>
        </w:trPr>
        <w:tc>
          <w:tcPr>
            <w:tcW w:w="2001" w:type="dxa"/>
            <w:tcBorders>
              <w:bottom w:val="nil"/>
            </w:tcBorders>
          </w:tcPr>
          <w:p w:rsidR="006D317B" w:rsidRDefault="006D317B">
            <w:pPr>
              <w:pStyle w:val="Tableau"/>
              <w:spacing w:before="0" w:after="0"/>
            </w:pPr>
            <w:r>
              <w:t xml:space="preserve">3G Handset (ref. </w:t>
            </w:r>
            <w:r>
              <w:fldChar w:fldCharType="begin"/>
            </w:r>
            <w:r>
              <w:instrText xml:space="preserve"> REF _Ref15895448 \r \h </w:instrText>
            </w:r>
            <w:r>
              <w:fldChar w:fldCharType="separate"/>
            </w:r>
            <w:r>
              <w:t>[10]</w:t>
            </w:r>
            <w:r>
              <w:fldChar w:fldCharType="end"/>
            </w:r>
            <w:r>
              <w:t>)</w:t>
            </w:r>
          </w:p>
        </w:tc>
        <w:tc>
          <w:tcPr>
            <w:tcW w:w="1822" w:type="dxa"/>
            <w:tcBorders>
              <w:bottom w:val="nil"/>
            </w:tcBorders>
          </w:tcPr>
          <w:p w:rsidR="006D317B" w:rsidRDefault="006D317B">
            <w:pPr>
              <w:pStyle w:val="Tableau"/>
              <w:spacing w:before="0" w:after="0"/>
              <w:jc w:val="center"/>
            </w:pPr>
          </w:p>
        </w:tc>
        <w:tc>
          <w:tcPr>
            <w:tcW w:w="1422" w:type="dxa"/>
            <w:tcBorders>
              <w:bottom w:val="nil"/>
            </w:tcBorders>
          </w:tcPr>
          <w:p w:rsidR="006D317B" w:rsidRDefault="006D317B">
            <w:pPr>
              <w:pStyle w:val="Tableau"/>
              <w:spacing w:before="0" w:after="0"/>
              <w:jc w:val="center"/>
            </w:pPr>
          </w:p>
        </w:tc>
        <w:tc>
          <w:tcPr>
            <w:tcW w:w="991" w:type="dxa"/>
            <w:tcBorders>
              <w:bottom w:val="nil"/>
            </w:tcBorders>
          </w:tcPr>
          <w:p w:rsidR="006D317B" w:rsidRDefault="006D317B">
            <w:pPr>
              <w:pStyle w:val="Tableau"/>
              <w:spacing w:before="0" w:after="0"/>
              <w:jc w:val="center"/>
            </w:pPr>
          </w:p>
        </w:tc>
        <w:tc>
          <w:tcPr>
            <w:tcW w:w="991" w:type="dxa"/>
            <w:tcBorders>
              <w:bottom w:val="nil"/>
            </w:tcBorders>
          </w:tcPr>
          <w:p w:rsidR="006D317B" w:rsidRDefault="006D317B">
            <w:pPr>
              <w:pStyle w:val="Tableau"/>
              <w:spacing w:before="0" w:after="0"/>
              <w:jc w:val="center"/>
            </w:pPr>
          </w:p>
        </w:tc>
        <w:tc>
          <w:tcPr>
            <w:tcW w:w="1419" w:type="dxa"/>
            <w:tcBorders>
              <w:bottom w:val="nil"/>
            </w:tcBorders>
          </w:tcPr>
          <w:p w:rsidR="006D317B" w:rsidRDefault="006D317B">
            <w:pPr>
              <w:pStyle w:val="Tableau"/>
              <w:spacing w:before="0" w:after="0"/>
              <w:jc w:val="center"/>
            </w:pPr>
          </w:p>
        </w:tc>
      </w:tr>
      <w:tr w:rsidR="006D317B">
        <w:tblPrEx>
          <w:tblCellMar>
            <w:top w:w="0" w:type="dxa"/>
            <w:bottom w:w="0" w:type="dxa"/>
          </w:tblCellMar>
        </w:tblPrEx>
        <w:trPr>
          <w:cantSplit/>
          <w:jc w:val="center"/>
        </w:trPr>
        <w:tc>
          <w:tcPr>
            <w:tcW w:w="2001" w:type="dxa"/>
            <w:tcBorders>
              <w:top w:val="nil"/>
              <w:bottom w:val="nil"/>
            </w:tcBorders>
          </w:tcPr>
          <w:p w:rsidR="006D317B" w:rsidRDefault="006D317B">
            <w:pPr>
              <w:pStyle w:val="Tableau"/>
              <w:spacing w:before="0" w:after="0"/>
            </w:pPr>
            <w:bookmarkStart w:id="183" w:name="_Hlt62639335"/>
            <w:bookmarkEnd w:id="183"/>
            <w:r>
              <w:t>Class 1</w:t>
            </w:r>
          </w:p>
        </w:tc>
        <w:tc>
          <w:tcPr>
            <w:tcW w:w="1822" w:type="dxa"/>
            <w:tcBorders>
              <w:top w:val="nil"/>
              <w:bottom w:val="nil"/>
            </w:tcBorders>
          </w:tcPr>
          <w:p w:rsidR="006D317B" w:rsidRDefault="006D317B">
            <w:pPr>
              <w:pStyle w:val="Tableau"/>
              <w:spacing w:before="0" w:after="0"/>
              <w:jc w:val="center"/>
            </w:pPr>
            <w:r>
              <w:t>2W (33 dBm)</w:t>
            </w:r>
          </w:p>
        </w:tc>
        <w:tc>
          <w:tcPr>
            <w:tcW w:w="1422" w:type="dxa"/>
            <w:vMerge w:val="restart"/>
            <w:tcBorders>
              <w:top w:val="nil"/>
              <w:bottom w:val="nil"/>
            </w:tcBorders>
          </w:tcPr>
          <w:p w:rsidR="006D317B" w:rsidRDefault="006D317B">
            <w:pPr>
              <w:pStyle w:val="Tableau"/>
              <w:spacing w:before="0" w:after="0"/>
              <w:jc w:val="center"/>
            </w:pPr>
            <w:r>
              <w:t>0 dBi</w:t>
            </w:r>
          </w:p>
          <w:p w:rsidR="006D317B" w:rsidRDefault="006D317B">
            <w:pPr>
              <w:pStyle w:val="Tableau"/>
              <w:jc w:val="center"/>
            </w:pPr>
          </w:p>
        </w:tc>
        <w:tc>
          <w:tcPr>
            <w:tcW w:w="991" w:type="dxa"/>
            <w:tcBorders>
              <w:top w:val="nil"/>
              <w:bottom w:val="nil"/>
            </w:tcBorders>
          </w:tcPr>
          <w:p w:rsidR="006D317B" w:rsidRDefault="006D317B">
            <w:pPr>
              <w:pStyle w:val="Tableau"/>
              <w:spacing w:before="0" w:after="0"/>
              <w:jc w:val="center"/>
            </w:pPr>
            <w:r>
              <w:t>3 dBW</w:t>
            </w:r>
          </w:p>
        </w:tc>
        <w:tc>
          <w:tcPr>
            <w:tcW w:w="991" w:type="dxa"/>
            <w:vMerge w:val="restart"/>
            <w:tcBorders>
              <w:top w:val="nil"/>
              <w:bottom w:val="nil"/>
            </w:tcBorders>
          </w:tcPr>
          <w:p w:rsidR="006D317B" w:rsidRDefault="006D317B">
            <w:pPr>
              <w:pStyle w:val="Tableau"/>
              <w:spacing w:before="0" w:after="0"/>
              <w:jc w:val="center"/>
              <w:rPr>
                <w:lang w:val="de-DE"/>
              </w:rPr>
            </w:pPr>
            <w:r>
              <w:rPr>
                <w:lang w:val="de-DE"/>
              </w:rPr>
              <w:t>290 °K</w:t>
            </w:r>
          </w:p>
        </w:tc>
        <w:tc>
          <w:tcPr>
            <w:tcW w:w="1419" w:type="dxa"/>
            <w:vMerge w:val="restart"/>
            <w:tcBorders>
              <w:top w:val="nil"/>
              <w:bottom w:val="nil"/>
            </w:tcBorders>
          </w:tcPr>
          <w:p w:rsidR="006D317B" w:rsidRDefault="006D317B">
            <w:pPr>
              <w:pStyle w:val="Tableau"/>
              <w:spacing w:before="0" w:after="0"/>
              <w:jc w:val="center"/>
              <w:rPr>
                <w:lang w:val="de-DE"/>
              </w:rPr>
            </w:pPr>
            <w:r>
              <w:rPr>
                <w:lang w:val="de-DE"/>
              </w:rPr>
              <w:t>-24.6 dB/°K</w:t>
            </w:r>
          </w:p>
        </w:tc>
      </w:tr>
      <w:tr w:rsidR="006D317B">
        <w:tblPrEx>
          <w:tblCellMar>
            <w:top w:w="0" w:type="dxa"/>
            <w:bottom w:w="0" w:type="dxa"/>
          </w:tblCellMar>
        </w:tblPrEx>
        <w:trPr>
          <w:cantSplit/>
          <w:jc w:val="center"/>
        </w:trPr>
        <w:tc>
          <w:tcPr>
            <w:tcW w:w="2001" w:type="dxa"/>
            <w:tcBorders>
              <w:top w:val="nil"/>
              <w:bottom w:val="nil"/>
            </w:tcBorders>
          </w:tcPr>
          <w:p w:rsidR="006D317B" w:rsidRDefault="006D317B">
            <w:pPr>
              <w:pStyle w:val="Tableau"/>
              <w:spacing w:before="0" w:after="0"/>
            </w:pPr>
            <w:r>
              <w:t>Class 2</w:t>
            </w:r>
          </w:p>
        </w:tc>
        <w:tc>
          <w:tcPr>
            <w:tcW w:w="1822" w:type="dxa"/>
            <w:tcBorders>
              <w:top w:val="nil"/>
              <w:bottom w:val="nil"/>
            </w:tcBorders>
          </w:tcPr>
          <w:p w:rsidR="006D317B" w:rsidRDefault="006D317B">
            <w:pPr>
              <w:pStyle w:val="Tableau"/>
              <w:spacing w:before="0" w:after="0"/>
              <w:jc w:val="center"/>
            </w:pPr>
            <w:r>
              <w:t>500 mW  (27 dBm)</w:t>
            </w:r>
          </w:p>
        </w:tc>
        <w:tc>
          <w:tcPr>
            <w:tcW w:w="1422" w:type="dxa"/>
            <w:vMerge/>
            <w:tcBorders>
              <w:top w:val="nil"/>
              <w:bottom w:val="nil"/>
            </w:tcBorders>
          </w:tcPr>
          <w:p w:rsidR="006D317B" w:rsidRDefault="006D317B">
            <w:pPr>
              <w:pStyle w:val="Tableau"/>
              <w:jc w:val="center"/>
            </w:pPr>
          </w:p>
        </w:tc>
        <w:tc>
          <w:tcPr>
            <w:tcW w:w="991" w:type="dxa"/>
            <w:tcBorders>
              <w:top w:val="nil"/>
              <w:bottom w:val="nil"/>
            </w:tcBorders>
          </w:tcPr>
          <w:p w:rsidR="006D317B" w:rsidRDefault="006D317B">
            <w:pPr>
              <w:pStyle w:val="Tableau"/>
              <w:spacing w:before="0" w:after="0"/>
              <w:jc w:val="center"/>
            </w:pPr>
            <w:r>
              <w:t>-3 dBW</w:t>
            </w:r>
          </w:p>
        </w:tc>
        <w:tc>
          <w:tcPr>
            <w:tcW w:w="991" w:type="dxa"/>
            <w:vMerge/>
            <w:tcBorders>
              <w:top w:val="nil"/>
              <w:bottom w:val="nil"/>
            </w:tcBorders>
          </w:tcPr>
          <w:p w:rsidR="006D317B" w:rsidRDefault="006D317B">
            <w:pPr>
              <w:pStyle w:val="Tableau"/>
              <w:spacing w:before="0" w:after="0"/>
              <w:jc w:val="center"/>
            </w:pPr>
          </w:p>
        </w:tc>
        <w:tc>
          <w:tcPr>
            <w:tcW w:w="1419" w:type="dxa"/>
            <w:vMerge/>
            <w:tcBorders>
              <w:top w:val="nil"/>
              <w:bottom w:val="nil"/>
            </w:tcBorders>
          </w:tcPr>
          <w:p w:rsidR="006D317B" w:rsidRDefault="006D317B">
            <w:pPr>
              <w:pStyle w:val="Tableau"/>
              <w:spacing w:before="0" w:after="0"/>
              <w:jc w:val="center"/>
            </w:pPr>
          </w:p>
        </w:tc>
      </w:tr>
      <w:tr w:rsidR="006D317B">
        <w:tblPrEx>
          <w:tblCellMar>
            <w:top w:w="0" w:type="dxa"/>
            <w:bottom w:w="0" w:type="dxa"/>
          </w:tblCellMar>
        </w:tblPrEx>
        <w:trPr>
          <w:cantSplit/>
          <w:jc w:val="center"/>
        </w:trPr>
        <w:tc>
          <w:tcPr>
            <w:tcW w:w="2001" w:type="dxa"/>
            <w:tcBorders>
              <w:top w:val="nil"/>
            </w:tcBorders>
          </w:tcPr>
          <w:p w:rsidR="006D317B" w:rsidRDefault="006D317B">
            <w:pPr>
              <w:pStyle w:val="Tableau"/>
              <w:spacing w:before="0" w:after="0"/>
            </w:pPr>
            <w:r>
              <w:t>Class 3</w:t>
            </w:r>
          </w:p>
        </w:tc>
        <w:tc>
          <w:tcPr>
            <w:tcW w:w="1822" w:type="dxa"/>
            <w:tcBorders>
              <w:top w:val="nil"/>
            </w:tcBorders>
          </w:tcPr>
          <w:p w:rsidR="006D317B" w:rsidRDefault="006D317B">
            <w:pPr>
              <w:pStyle w:val="Tableau"/>
              <w:spacing w:before="0" w:after="0"/>
              <w:jc w:val="center"/>
            </w:pPr>
            <w:r>
              <w:t>250 mW (24 dBm)</w:t>
            </w:r>
          </w:p>
        </w:tc>
        <w:tc>
          <w:tcPr>
            <w:tcW w:w="1422" w:type="dxa"/>
            <w:vMerge/>
            <w:tcBorders>
              <w:top w:val="nil"/>
            </w:tcBorders>
          </w:tcPr>
          <w:p w:rsidR="006D317B" w:rsidRDefault="006D317B">
            <w:pPr>
              <w:pStyle w:val="Tableau"/>
              <w:spacing w:before="0" w:after="0"/>
              <w:jc w:val="center"/>
            </w:pPr>
          </w:p>
        </w:tc>
        <w:tc>
          <w:tcPr>
            <w:tcW w:w="991" w:type="dxa"/>
            <w:tcBorders>
              <w:top w:val="nil"/>
            </w:tcBorders>
          </w:tcPr>
          <w:p w:rsidR="006D317B" w:rsidRDefault="006D317B">
            <w:pPr>
              <w:pStyle w:val="Tableau"/>
              <w:spacing w:before="0" w:after="0"/>
              <w:jc w:val="center"/>
            </w:pPr>
            <w:r>
              <w:t>-6 dBW</w:t>
            </w:r>
          </w:p>
        </w:tc>
        <w:tc>
          <w:tcPr>
            <w:tcW w:w="991" w:type="dxa"/>
            <w:vMerge/>
            <w:tcBorders>
              <w:top w:val="nil"/>
            </w:tcBorders>
          </w:tcPr>
          <w:p w:rsidR="006D317B" w:rsidRDefault="006D317B">
            <w:pPr>
              <w:pStyle w:val="Tableau"/>
              <w:spacing w:before="0" w:after="0"/>
              <w:jc w:val="center"/>
            </w:pPr>
          </w:p>
        </w:tc>
        <w:tc>
          <w:tcPr>
            <w:tcW w:w="1419" w:type="dxa"/>
            <w:vMerge/>
            <w:tcBorders>
              <w:top w:val="nil"/>
            </w:tcBorders>
          </w:tcPr>
          <w:p w:rsidR="006D317B" w:rsidRDefault="006D317B">
            <w:pPr>
              <w:pStyle w:val="Tableau"/>
              <w:spacing w:before="0" w:after="0"/>
              <w:jc w:val="center"/>
            </w:pPr>
          </w:p>
        </w:tc>
      </w:tr>
      <w:tr w:rsidR="006D317B">
        <w:tblPrEx>
          <w:tblCellMar>
            <w:top w:w="0" w:type="dxa"/>
            <w:bottom w:w="0" w:type="dxa"/>
          </w:tblCellMar>
        </w:tblPrEx>
        <w:trPr>
          <w:cantSplit/>
          <w:jc w:val="center"/>
        </w:trPr>
        <w:tc>
          <w:tcPr>
            <w:tcW w:w="2001" w:type="dxa"/>
          </w:tcPr>
          <w:p w:rsidR="006D317B" w:rsidRDefault="006D317B">
            <w:pPr>
              <w:pStyle w:val="Tableau"/>
              <w:spacing w:before="0" w:after="0"/>
            </w:pPr>
            <w:r>
              <w:t>Portable</w:t>
            </w:r>
          </w:p>
        </w:tc>
        <w:tc>
          <w:tcPr>
            <w:tcW w:w="1822" w:type="dxa"/>
          </w:tcPr>
          <w:p w:rsidR="006D317B" w:rsidRDefault="006D317B">
            <w:pPr>
              <w:pStyle w:val="Tableau"/>
              <w:spacing w:before="0" w:after="0"/>
              <w:jc w:val="center"/>
            </w:pPr>
            <w:r>
              <w:t>2 W (33 dBm)</w:t>
            </w:r>
          </w:p>
        </w:tc>
        <w:tc>
          <w:tcPr>
            <w:tcW w:w="1422" w:type="dxa"/>
          </w:tcPr>
          <w:p w:rsidR="006D317B" w:rsidRDefault="006D317B">
            <w:pPr>
              <w:pStyle w:val="Tableau"/>
              <w:spacing w:before="0" w:after="0"/>
              <w:jc w:val="center"/>
              <w:rPr>
                <w:lang w:val="de-DE"/>
              </w:rPr>
            </w:pPr>
            <w:r>
              <w:rPr>
                <w:lang w:val="de-DE"/>
              </w:rPr>
              <w:t>2 dBi</w:t>
            </w:r>
          </w:p>
        </w:tc>
        <w:tc>
          <w:tcPr>
            <w:tcW w:w="991" w:type="dxa"/>
          </w:tcPr>
          <w:p w:rsidR="006D317B" w:rsidRDefault="006D317B">
            <w:pPr>
              <w:pStyle w:val="Tableau"/>
              <w:spacing w:before="0" w:after="0"/>
              <w:jc w:val="center"/>
              <w:rPr>
                <w:lang w:val="de-DE"/>
              </w:rPr>
            </w:pPr>
            <w:r>
              <w:rPr>
                <w:lang w:val="de-DE"/>
              </w:rPr>
              <w:t>5 dBW</w:t>
            </w:r>
          </w:p>
        </w:tc>
        <w:tc>
          <w:tcPr>
            <w:tcW w:w="991" w:type="dxa"/>
          </w:tcPr>
          <w:p w:rsidR="006D317B" w:rsidRDefault="006D317B">
            <w:pPr>
              <w:pStyle w:val="Tableau"/>
              <w:spacing w:before="0" w:after="0"/>
              <w:jc w:val="center"/>
              <w:rPr>
                <w:lang w:val="de-DE"/>
              </w:rPr>
            </w:pPr>
            <w:r>
              <w:rPr>
                <w:lang w:val="de-DE"/>
              </w:rPr>
              <w:t>200 °K</w:t>
            </w:r>
          </w:p>
        </w:tc>
        <w:tc>
          <w:tcPr>
            <w:tcW w:w="1419" w:type="dxa"/>
          </w:tcPr>
          <w:p w:rsidR="006D317B" w:rsidRDefault="006D317B">
            <w:pPr>
              <w:pStyle w:val="Tableau"/>
              <w:spacing w:before="0" w:after="0"/>
              <w:jc w:val="center"/>
            </w:pPr>
            <w:r>
              <w:t>-21 dB/°K</w:t>
            </w:r>
          </w:p>
        </w:tc>
      </w:tr>
      <w:tr w:rsidR="006D317B">
        <w:tblPrEx>
          <w:tblCellMar>
            <w:top w:w="0" w:type="dxa"/>
            <w:bottom w:w="0" w:type="dxa"/>
          </w:tblCellMar>
        </w:tblPrEx>
        <w:trPr>
          <w:cantSplit/>
          <w:jc w:val="center"/>
        </w:trPr>
        <w:tc>
          <w:tcPr>
            <w:tcW w:w="2001" w:type="dxa"/>
          </w:tcPr>
          <w:p w:rsidR="006D317B" w:rsidRDefault="006D317B">
            <w:pPr>
              <w:pStyle w:val="Tableau"/>
              <w:spacing w:before="0" w:after="0"/>
            </w:pPr>
            <w:r>
              <w:t>Vehicular</w:t>
            </w:r>
          </w:p>
        </w:tc>
        <w:tc>
          <w:tcPr>
            <w:tcW w:w="1822" w:type="dxa"/>
          </w:tcPr>
          <w:p w:rsidR="006D317B" w:rsidRDefault="006D317B">
            <w:pPr>
              <w:pStyle w:val="Tableau"/>
              <w:spacing w:before="0" w:after="0"/>
              <w:jc w:val="center"/>
            </w:pPr>
            <w:r>
              <w:t>8 W (39 dBm)</w:t>
            </w:r>
          </w:p>
        </w:tc>
        <w:tc>
          <w:tcPr>
            <w:tcW w:w="1422" w:type="dxa"/>
          </w:tcPr>
          <w:p w:rsidR="006D317B" w:rsidRDefault="006D317B">
            <w:pPr>
              <w:pStyle w:val="Tableau"/>
              <w:spacing w:before="0" w:after="0"/>
              <w:jc w:val="center"/>
            </w:pPr>
            <w:r>
              <w:t>4 dBi</w:t>
            </w:r>
          </w:p>
        </w:tc>
        <w:tc>
          <w:tcPr>
            <w:tcW w:w="991" w:type="dxa"/>
          </w:tcPr>
          <w:p w:rsidR="006D317B" w:rsidRDefault="006D317B">
            <w:pPr>
              <w:pStyle w:val="Tableau"/>
              <w:spacing w:before="0" w:after="0"/>
              <w:jc w:val="center"/>
              <w:rPr>
                <w:lang w:val="de-DE"/>
              </w:rPr>
            </w:pPr>
            <w:r>
              <w:rPr>
                <w:lang w:val="de-DE"/>
              </w:rPr>
              <w:t>13 dBW</w:t>
            </w:r>
          </w:p>
        </w:tc>
        <w:tc>
          <w:tcPr>
            <w:tcW w:w="991" w:type="dxa"/>
          </w:tcPr>
          <w:p w:rsidR="006D317B" w:rsidRDefault="006D317B">
            <w:pPr>
              <w:pStyle w:val="Tableau"/>
              <w:spacing w:before="0" w:after="0"/>
              <w:jc w:val="center"/>
              <w:rPr>
                <w:lang w:val="de-DE"/>
              </w:rPr>
            </w:pPr>
            <w:r>
              <w:rPr>
                <w:lang w:val="de-DE"/>
              </w:rPr>
              <w:t>250 °K</w:t>
            </w:r>
          </w:p>
        </w:tc>
        <w:tc>
          <w:tcPr>
            <w:tcW w:w="1419" w:type="dxa"/>
          </w:tcPr>
          <w:p w:rsidR="006D317B" w:rsidRDefault="006D317B">
            <w:pPr>
              <w:pStyle w:val="Tableau"/>
              <w:spacing w:before="0" w:after="0"/>
              <w:jc w:val="center"/>
              <w:rPr>
                <w:lang w:val="de-DE"/>
              </w:rPr>
            </w:pPr>
            <w:r>
              <w:rPr>
                <w:lang w:val="de-DE"/>
              </w:rPr>
              <w:t>-20 dB/°K</w:t>
            </w:r>
          </w:p>
        </w:tc>
      </w:tr>
      <w:tr w:rsidR="006D317B">
        <w:tblPrEx>
          <w:tblCellMar>
            <w:top w:w="0" w:type="dxa"/>
            <w:bottom w:w="0" w:type="dxa"/>
          </w:tblCellMar>
        </w:tblPrEx>
        <w:trPr>
          <w:cantSplit/>
          <w:jc w:val="center"/>
        </w:trPr>
        <w:tc>
          <w:tcPr>
            <w:tcW w:w="2001" w:type="dxa"/>
          </w:tcPr>
          <w:p w:rsidR="006D317B" w:rsidRDefault="006D317B">
            <w:pPr>
              <w:pStyle w:val="Tableau"/>
              <w:spacing w:before="0" w:after="0"/>
            </w:pPr>
            <w:r>
              <w:t>Transportable</w:t>
            </w:r>
          </w:p>
        </w:tc>
        <w:tc>
          <w:tcPr>
            <w:tcW w:w="1822" w:type="dxa"/>
          </w:tcPr>
          <w:p w:rsidR="006D317B" w:rsidRDefault="006D317B">
            <w:pPr>
              <w:pStyle w:val="Tableau"/>
              <w:spacing w:before="0" w:after="0"/>
              <w:jc w:val="center"/>
            </w:pPr>
            <w:r>
              <w:t>2 W (33 dBm)</w:t>
            </w:r>
          </w:p>
        </w:tc>
        <w:tc>
          <w:tcPr>
            <w:tcW w:w="1422" w:type="dxa"/>
          </w:tcPr>
          <w:p w:rsidR="006D317B" w:rsidRDefault="006D317B">
            <w:pPr>
              <w:pStyle w:val="Tableau"/>
              <w:spacing w:before="0" w:after="0"/>
              <w:jc w:val="center"/>
            </w:pPr>
            <w:r>
              <w:t>14 dBi</w:t>
            </w:r>
          </w:p>
        </w:tc>
        <w:tc>
          <w:tcPr>
            <w:tcW w:w="991" w:type="dxa"/>
          </w:tcPr>
          <w:p w:rsidR="006D317B" w:rsidRDefault="006D317B">
            <w:pPr>
              <w:pStyle w:val="Tableau"/>
              <w:spacing w:before="0" w:after="0"/>
              <w:jc w:val="center"/>
            </w:pPr>
            <w:r>
              <w:t>17 dBW</w:t>
            </w:r>
          </w:p>
        </w:tc>
        <w:tc>
          <w:tcPr>
            <w:tcW w:w="991" w:type="dxa"/>
          </w:tcPr>
          <w:p w:rsidR="006D317B" w:rsidRDefault="006D317B">
            <w:pPr>
              <w:pStyle w:val="Tableau"/>
              <w:spacing w:before="0" w:after="0"/>
              <w:jc w:val="center"/>
            </w:pPr>
            <w:r>
              <w:t>200 °K</w:t>
            </w:r>
          </w:p>
        </w:tc>
        <w:tc>
          <w:tcPr>
            <w:tcW w:w="1419" w:type="dxa"/>
          </w:tcPr>
          <w:p w:rsidR="006D317B" w:rsidRDefault="006D317B">
            <w:pPr>
              <w:pStyle w:val="Tableau"/>
              <w:spacing w:before="0" w:after="0"/>
              <w:jc w:val="center"/>
            </w:pPr>
            <w:r>
              <w:t>-9 dB/°K</w:t>
            </w:r>
          </w:p>
        </w:tc>
      </w:tr>
      <w:tr w:rsidR="006D317B">
        <w:tblPrEx>
          <w:tblCellMar>
            <w:top w:w="0" w:type="dxa"/>
            <w:bottom w:w="0" w:type="dxa"/>
          </w:tblCellMar>
        </w:tblPrEx>
        <w:trPr>
          <w:cantSplit/>
          <w:jc w:val="center"/>
        </w:trPr>
        <w:tc>
          <w:tcPr>
            <w:tcW w:w="2001" w:type="dxa"/>
          </w:tcPr>
          <w:p w:rsidR="006D317B" w:rsidRDefault="006D317B">
            <w:pPr>
              <w:pStyle w:val="Tableau"/>
              <w:spacing w:before="0" w:after="0"/>
            </w:pPr>
            <w:r>
              <w:t>Aeronautical</w:t>
            </w:r>
          </w:p>
        </w:tc>
        <w:tc>
          <w:tcPr>
            <w:tcW w:w="1822" w:type="dxa"/>
          </w:tcPr>
          <w:p w:rsidR="006D317B" w:rsidRDefault="006D317B">
            <w:pPr>
              <w:pStyle w:val="Tableau"/>
              <w:spacing w:before="0" w:after="0"/>
              <w:jc w:val="center"/>
            </w:pPr>
            <w:r>
              <w:t>2W (33 dBm)</w:t>
            </w:r>
          </w:p>
        </w:tc>
        <w:tc>
          <w:tcPr>
            <w:tcW w:w="1422" w:type="dxa"/>
          </w:tcPr>
          <w:p w:rsidR="006D317B" w:rsidRDefault="006D317B">
            <w:pPr>
              <w:pStyle w:val="Tableau"/>
              <w:spacing w:before="0" w:after="0"/>
              <w:jc w:val="center"/>
            </w:pPr>
            <w:r>
              <w:t>3 dBi</w:t>
            </w:r>
          </w:p>
        </w:tc>
        <w:tc>
          <w:tcPr>
            <w:tcW w:w="991" w:type="dxa"/>
          </w:tcPr>
          <w:p w:rsidR="006D317B" w:rsidRDefault="006D317B">
            <w:pPr>
              <w:pStyle w:val="Tableau"/>
              <w:spacing w:before="0" w:after="0"/>
              <w:jc w:val="center"/>
            </w:pPr>
            <w:r>
              <w:t>6 dBW</w:t>
            </w:r>
          </w:p>
        </w:tc>
        <w:tc>
          <w:tcPr>
            <w:tcW w:w="991" w:type="dxa"/>
          </w:tcPr>
          <w:p w:rsidR="006D317B" w:rsidRDefault="006D317B">
            <w:pPr>
              <w:pStyle w:val="Tableau"/>
              <w:spacing w:before="0" w:after="0"/>
              <w:jc w:val="center"/>
            </w:pPr>
          </w:p>
        </w:tc>
        <w:tc>
          <w:tcPr>
            <w:tcW w:w="1419" w:type="dxa"/>
          </w:tcPr>
          <w:p w:rsidR="006D317B" w:rsidRDefault="006D317B">
            <w:pPr>
              <w:pStyle w:val="Tableau"/>
              <w:spacing w:before="0" w:after="0"/>
              <w:jc w:val="center"/>
            </w:pPr>
          </w:p>
        </w:tc>
      </w:tr>
    </w:tbl>
    <w:p w:rsidR="006D317B" w:rsidRDefault="006D317B">
      <w:pPr>
        <w:pStyle w:val="Caption"/>
      </w:pPr>
      <w:r>
        <w:t xml:space="preserve">Table </w:t>
      </w:r>
      <w:fldSimple w:instr=" STYLEREF 1 \s ">
        <w:r>
          <w:rPr>
            <w:noProof/>
          </w:rPr>
          <w:t>4</w:t>
        </w:r>
      </w:fldSimple>
      <w:r>
        <w:noBreakHyphen/>
      </w:r>
      <w:fldSimple w:instr=" SEQ Table \* ARABIC \s 1 ">
        <w:r>
          <w:rPr>
            <w:noProof/>
          </w:rPr>
          <w:t>4</w:t>
        </w:r>
      </w:fldSimple>
      <w:r>
        <w:t xml:space="preserve"> –UE maximum transmit power, antenna gain and EIRP</w:t>
      </w:r>
      <w:bookmarkStart w:id="184" w:name="_Hlt23588460"/>
      <w:bookmarkEnd w:id="184"/>
    </w:p>
    <w:p w:rsidR="006D317B" w:rsidRDefault="006D317B">
      <w:pPr>
        <w:pStyle w:val="Heading2"/>
        <w:tabs>
          <w:tab w:val="clear" w:pos="1440"/>
        </w:tabs>
      </w:pPr>
      <w:r>
        <w:br w:type="page"/>
      </w:r>
      <w:bookmarkStart w:id="185" w:name="_Toc64354008"/>
      <w:bookmarkStart w:id="186" w:name="_Toc72569304"/>
      <w:r>
        <w:t>Intermediate Module Repeater</w:t>
      </w:r>
      <w:bookmarkEnd w:id="185"/>
      <w:bookmarkEnd w:id="186"/>
    </w:p>
    <w:p w:rsidR="006D317B" w:rsidRDefault="006D317B">
      <w:r>
        <w:t>Two kinds of architecture can be envisaged :</w:t>
      </w:r>
    </w:p>
    <w:p w:rsidR="006D317B" w:rsidRDefault="006D317B">
      <w:pPr>
        <w:pStyle w:val="puce"/>
        <w:numPr>
          <w:ilvl w:val="0"/>
          <w:numId w:val="1539"/>
        </w:numPr>
        <w:ind w:left="566"/>
      </w:pPr>
      <w:r>
        <w:t>"On channel" repeaters : use the same band for signal reception and retransmission. The gain is limited to around 80 dB to avoid self-oscillation and offer narrow coverage.</w:t>
      </w:r>
    </w:p>
    <w:p w:rsidR="006D317B" w:rsidRDefault="006D317B">
      <w:pPr>
        <w:pStyle w:val="puce"/>
        <w:numPr>
          <w:ilvl w:val="0"/>
          <w:numId w:val="1540"/>
        </w:numPr>
        <w:ind w:left="566"/>
      </w:pPr>
      <w:r>
        <w:t>"Non on-channel" repeaters : use different frequency bands for signal reception and retransmission. They enable to achieve wider coverage than on-channel repeaters, but require an additional frequency band for feeding (e.g. HDFSS band).</w:t>
      </w:r>
    </w:p>
    <w:p w:rsidR="006D317B" w:rsidRDefault="006D317B">
      <w:r>
        <w:t>Low-cost and low-power IMRs can be easily collocated to terrestrial UTRAN node B sites to provide the same coverage. They can also reuse some node B subsystems (e.g. sectored antennas) since frequency bands for both satellite and terrestrial components of IMT-2000 are adjacent.</w:t>
      </w:r>
    </w:p>
    <w:p w:rsidR="006D317B" w:rsidRDefault="006D317B">
      <w:r>
        <w:t>IMRs RF performance are summarised in the following table :</w:t>
      </w:r>
      <w:r>
        <w:rPr>
          <w:lang w:eastAsia="en-I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98"/>
        <w:gridCol w:w="3436"/>
      </w:tblGrid>
      <w:tr w:rsidR="006D317B">
        <w:tblPrEx>
          <w:tblCellMar>
            <w:top w:w="0" w:type="dxa"/>
            <w:bottom w:w="0" w:type="dxa"/>
          </w:tblCellMar>
        </w:tblPrEx>
        <w:trPr>
          <w:jc w:val="center"/>
        </w:trPr>
        <w:tc>
          <w:tcPr>
            <w:tcW w:w="4068" w:type="dxa"/>
          </w:tcPr>
          <w:p w:rsidR="006D317B" w:rsidRDefault="006D317B">
            <w:pPr>
              <w:pStyle w:val="Tableau"/>
              <w:spacing w:before="0" w:after="0"/>
            </w:pPr>
            <w:r>
              <w:t>Receive frequency (MHz)</w:t>
            </w:r>
          </w:p>
        </w:tc>
        <w:tc>
          <w:tcPr>
            <w:tcW w:w="3436" w:type="dxa"/>
          </w:tcPr>
          <w:p w:rsidR="006D317B" w:rsidRDefault="006D317B">
            <w:pPr>
              <w:pStyle w:val="Tableau"/>
              <w:spacing w:before="0" w:after="0"/>
              <w:jc w:val="center"/>
            </w:pPr>
            <w:r>
              <w:rPr>
                <w:lang w:eastAsia="en-IE"/>
              </w:rPr>
              <w:t>1 980-2 010</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Transmit frequency (MHz)</w:t>
            </w:r>
            <w:r>
              <w:rPr>
                <w:rStyle w:val="FootnoteReference"/>
              </w:rPr>
              <w:footnoteReference w:id="3"/>
            </w:r>
          </w:p>
        </w:tc>
        <w:tc>
          <w:tcPr>
            <w:tcW w:w="3436" w:type="dxa"/>
          </w:tcPr>
          <w:p w:rsidR="006D317B" w:rsidRDefault="006D317B">
            <w:pPr>
              <w:pStyle w:val="Tableau"/>
              <w:spacing w:before="0" w:after="0"/>
              <w:jc w:val="center"/>
            </w:pPr>
            <w:r>
              <w:t>2 170-2 200</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Feeder link frequency</w:t>
            </w:r>
          </w:p>
        </w:tc>
        <w:tc>
          <w:tcPr>
            <w:tcW w:w="3436" w:type="dxa"/>
          </w:tcPr>
          <w:p w:rsidR="006D317B" w:rsidRDefault="006D317B">
            <w:pPr>
              <w:pStyle w:val="Tableau"/>
              <w:spacing w:before="0" w:after="0"/>
              <w:jc w:val="center"/>
            </w:pPr>
            <w:r>
              <w:t xml:space="preserve">2 170-2 200; </w:t>
            </w:r>
            <w:r>
              <w:rPr>
                <w:lang w:eastAsia="en-IE"/>
              </w:rPr>
              <w:t>1 980-2 010</w:t>
            </w:r>
            <w:r>
              <w:t xml:space="preserve"> or </w:t>
            </w:r>
            <w:r>
              <w:br/>
              <w:t>FSS Band for non-on channel repeaters</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Receive polarisation</w:t>
            </w:r>
          </w:p>
        </w:tc>
        <w:tc>
          <w:tcPr>
            <w:tcW w:w="3436" w:type="dxa"/>
          </w:tcPr>
          <w:p w:rsidR="006D317B" w:rsidRDefault="006D317B">
            <w:pPr>
              <w:pStyle w:val="Tableau"/>
              <w:spacing w:before="0" w:after="0"/>
              <w:jc w:val="center"/>
            </w:pPr>
            <w:r>
              <w:t>RHCP or LHCP</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Transmit polarisation</w:t>
            </w:r>
          </w:p>
        </w:tc>
        <w:tc>
          <w:tcPr>
            <w:tcW w:w="3436" w:type="dxa"/>
          </w:tcPr>
          <w:p w:rsidR="006D317B" w:rsidRDefault="006D317B">
            <w:pPr>
              <w:pStyle w:val="Tableau"/>
              <w:spacing w:before="0" w:after="0"/>
              <w:jc w:val="center"/>
            </w:pPr>
            <w:r>
              <w:t>Vertical</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Minimum receive power level (dBm)</w:t>
            </w:r>
          </w:p>
        </w:tc>
        <w:tc>
          <w:tcPr>
            <w:tcW w:w="3436" w:type="dxa"/>
          </w:tcPr>
          <w:p w:rsidR="006D317B" w:rsidRDefault="006D317B">
            <w:pPr>
              <w:pStyle w:val="Tableau"/>
              <w:spacing w:before="0" w:after="0"/>
              <w:jc w:val="center"/>
            </w:pPr>
            <w:r>
              <w:t>-78</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Maximum receive power level (dBm)</w:t>
            </w:r>
          </w:p>
        </w:tc>
        <w:tc>
          <w:tcPr>
            <w:tcW w:w="3436" w:type="dxa"/>
          </w:tcPr>
          <w:p w:rsidR="006D317B" w:rsidRDefault="006D317B">
            <w:pPr>
              <w:pStyle w:val="Tableau"/>
              <w:spacing w:before="0" w:after="0"/>
              <w:jc w:val="center"/>
            </w:pPr>
            <w:r>
              <w:t>-72</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Overall EIRP (dBW)</w:t>
            </w:r>
          </w:p>
        </w:tc>
        <w:tc>
          <w:tcPr>
            <w:tcW w:w="3436" w:type="dxa"/>
          </w:tcPr>
          <w:p w:rsidR="006D317B" w:rsidRDefault="006D317B">
            <w:pPr>
              <w:pStyle w:val="Tableau"/>
              <w:spacing w:before="0" w:after="0"/>
              <w:jc w:val="center"/>
            </w:pPr>
            <w:r>
              <w:t>Same as 3GPP Node B</w:t>
            </w:r>
          </w:p>
        </w:tc>
      </w:tr>
      <w:tr w:rsidR="006D317B">
        <w:tblPrEx>
          <w:tblCellMar>
            <w:top w:w="0" w:type="dxa"/>
            <w:bottom w:w="0" w:type="dxa"/>
          </w:tblCellMar>
        </w:tblPrEx>
        <w:trPr>
          <w:jc w:val="center"/>
        </w:trPr>
        <w:tc>
          <w:tcPr>
            <w:tcW w:w="4068" w:type="dxa"/>
          </w:tcPr>
          <w:p w:rsidR="006D317B" w:rsidRDefault="006D317B">
            <w:pPr>
              <w:pStyle w:val="Tableau"/>
              <w:spacing w:before="0" w:after="0"/>
            </w:pPr>
            <w:r>
              <w:t>Coverage area (°)</w:t>
            </w:r>
          </w:p>
        </w:tc>
        <w:tc>
          <w:tcPr>
            <w:tcW w:w="3436" w:type="dxa"/>
          </w:tcPr>
          <w:p w:rsidR="006D317B" w:rsidRDefault="006D317B">
            <w:pPr>
              <w:pStyle w:val="Tableau"/>
              <w:spacing w:before="0" w:after="0"/>
              <w:jc w:val="center"/>
            </w:pPr>
            <w:r>
              <w:t>Up to 360° (e.g. 90° per sector)</w:t>
            </w:r>
          </w:p>
        </w:tc>
      </w:tr>
    </w:tbl>
    <w:p w:rsidR="006D317B" w:rsidRDefault="006D317B">
      <w:pPr>
        <w:pStyle w:val="Caption"/>
      </w:pPr>
      <w:r>
        <w:t xml:space="preserve">Table </w:t>
      </w:r>
      <w:fldSimple w:instr=" STYLEREF 1 \s ">
        <w:r>
          <w:rPr>
            <w:noProof/>
          </w:rPr>
          <w:t>4</w:t>
        </w:r>
      </w:fldSimple>
      <w:r>
        <w:noBreakHyphen/>
      </w:r>
      <w:fldSimple w:instr=" SEQ Table \* ARABIC \s 1 ">
        <w:r>
          <w:rPr>
            <w:noProof/>
          </w:rPr>
          <w:t>5</w:t>
        </w:r>
      </w:fldSimple>
      <w:r>
        <w:t xml:space="preserve"> –IMR – RF performance </w:t>
      </w: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Heading1"/>
      </w:pPr>
      <w:r>
        <w:br w:type="page"/>
      </w:r>
      <w:bookmarkStart w:id="187" w:name="_Toc72569305"/>
      <w:r>
        <w:t>W-CDMA Satellite Radio Interface</w:t>
      </w:r>
      <w:bookmarkEnd w:id="187"/>
    </w:p>
    <w:p w:rsidR="006D317B" w:rsidRDefault="006D317B">
      <w:bookmarkStart w:id="188" w:name="_Toc399759049"/>
      <w:bookmarkStart w:id="189" w:name="_Toc7590842"/>
      <w:bookmarkStart w:id="190" w:name="_Toc25051995"/>
      <w:r>
        <w:t xml:space="preserve">This section gives a description of the W-CDMA as applicable to the satellite environment. </w:t>
      </w:r>
    </w:p>
    <w:p w:rsidR="006D317B" w:rsidRDefault="006D317B">
      <w:pPr>
        <w:pStyle w:val="Heading2"/>
        <w:tabs>
          <w:tab w:val="clear" w:pos="1440"/>
        </w:tabs>
      </w:pPr>
      <w:bookmarkStart w:id="191" w:name="_Toc72569306"/>
      <w:r>
        <w:t>General description</w:t>
      </w:r>
      <w:bookmarkEnd w:id="191"/>
    </w:p>
    <w:p w:rsidR="006D317B" w:rsidRDefault="006D317B">
      <w:pPr>
        <w:pStyle w:val="Heading3"/>
        <w:tabs>
          <w:tab w:val="clear" w:pos="2160"/>
        </w:tabs>
      </w:pPr>
      <w:bookmarkStart w:id="192" w:name="_Toc72569307"/>
      <w:r>
        <w:t>W-CDMA key features</w:t>
      </w:r>
      <w:bookmarkEnd w:id="188"/>
      <w:bookmarkEnd w:id="189"/>
      <w:bookmarkEnd w:id="190"/>
      <w:bookmarkEnd w:id="192"/>
    </w:p>
    <w:p w:rsidR="006D317B" w:rsidRDefault="006D317B">
      <w:r>
        <w:t>Listed below are the key service and operational features of the W-CDMA radio-interface :</w:t>
      </w:r>
    </w:p>
    <w:p w:rsidR="006D317B" w:rsidRDefault="006D317B">
      <w:pPr>
        <w:pStyle w:val="puce"/>
        <w:ind w:left="426" w:hanging="219"/>
      </w:pPr>
      <w:r>
        <w:t xml:space="preserve">Support for low data rate services (e.g. 1.2 kbps) up to high-data-rate transmission (384 kbps) with wide-area coverage, </w:t>
      </w:r>
    </w:p>
    <w:p w:rsidR="006D317B" w:rsidRDefault="006D317B">
      <w:pPr>
        <w:pStyle w:val="puce"/>
        <w:ind w:left="426" w:hanging="219"/>
      </w:pPr>
      <w:r>
        <w:t>High service flexibility with support of multiple parallel variable-rate services on each connection,</w:t>
      </w:r>
    </w:p>
    <w:p w:rsidR="006D317B" w:rsidRDefault="006D317B">
      <w:pPr>
        <w:pStyle w:val="puce"/>
        <w:ind w:left="426" w:hanging="219"/>
      </w:pPr>
      <w:r>
        <w:t xml:space="preserve">Efficient packet access, </w:t>
      </w:r>
    </w:p>
    <w:p w:rsidR="006D317B" w:rsidRDefault="006D317B">
      <w:pPr>
        <w:pStyle w:val="puce"/>
        <w:ind w:left="426" w:hanging="219"/>
      </w:pPr>
      <w:r>
        <w:t>Built-in support for future capacity/coverage-enhancing technologies, such as adaptive antennas, advanced receiver structures, and transmitter diversity,</w:t>
      </w:r>
    </w:p>
    <w:p w:rsidR="006D317B" w:rsidRDefault="006D317B">
      <w:pPr>
        <w:pStyle w:val="puce"/>
        <w:ind w:left="426" w:hanging="219"/>
      </w:pPr>
      <w:r>
        <w:t>Support of inter-frequency handover for operation with hierarchical cell structures and handover to other systems, including handover to GSM.</w:t>
      </w:r>
    </w:p>
    <w:p w:rsidR="006D317B" w:rsidRDefault="006D317B">
      <w:pPr>
        <w:pStyle w:val="Heading3"/>
        <w:tabs>
          <w:tab w:val="clear" w:pos="2160"/>
        </w:tabs>
      </w:pPr>
      <w:bookmarkStart w:id="193" w:name="_Toc72569308"/>
      <w:bookmarkStart w:id="194" w:name="_Toc7590843"/>
      <w:bookmarkStart w:id="195" w:name="_Toc25051996"/>
      <w:r>
        <w:t>Key technical characteristics</w:t>
      </w:r>
      <w:bookmarkEnd w:id="193"/>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tblPr>
      <w:tblGrid>
        <w:gridCol w:w="2977"/>
        <w:gridCol w:w="3917"/>
      </w:tblGrid>
      <w:tr w:rsidR="006D317B">
        <w:tblPrEx>
          <w:tblCellMar>
            <w:top w:w="0" w:type="dxa"/>
            <w:bottom w:w="0" w:type="dxa"/>
          </w:tblCellMar>
        </w:tblPrEx>
        <w:trPr>
          <w:jc w:val="center"/>
        </w:trPr>
        <w:tc>
          <w:tcPr>
            <w:tcW w:w="3084" w:type="dxa"/>
            <w:tcBorders>
              <w:top w:val="single" w:sz="12" w:space="0" w:color="auto"/>
            </w:tcBorders>
          </w:tcPr>
          <w:p w:rsidR="006D317B" w:rsidRDefault="006D317B">
            <w:pPr>
              <w:pStyle w:val="Tableau"/>
              <w:spacing w:before="0" w:after="0"/>
            </w:pPr>
            <w:r>
              <w:t>Multiple-Access scheme</w:t>
            </w:r>
          </w:p>
        </w:tc>
        <w:tc>
          <w:tcPr>
            <w:tcW w:w="3917" w:type="dxa"/>
            <w:tcBorders>
              <w:top w:val="single" w:sz="12" w:space="0" w:color="auto"/>
            </w:tcBorders>
          </w:tcPr>
          <w:p w:rsidR="006D317B" w:rsidRDefault="006D317B">
            <w:pPr>
              <w:pStyle w:val="Tableau"/>
              <w:spacing w:before="0" w:after="0"/>
              <w:jc w:val="center"/>
            </w:pPr>
            <w:r>
              <w:t>DS-CDMA</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Duplex scheme</w:t>
            </w:r>
          </w:p>
        </w:tc>
        <w:tc>
          <w:tcPr>
            <w:tcW w:w="3917" w:type="dxa"/>
          </w:tcPr>
          <w:p w:rsidR="006D317B" w:rsidRDefault="006D317B">
            <w:pPr>
              <w:pStyle w:val="Tableau"/>
              <w:spacing w:before="0" w:after="0"/>
              <w:jc w:val="center"/>
            </w:pPr>
            <w:r>
              <w:t>FDD</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Chip rate</w:t>
            </w:r>
          </w:p>
        </w:tc>
        <w:tc>
          <w:tcPr>
            <w:tcW w:w="3917" w:type="dxa"/>
          </w:tcPr>
          <w:p w:rsidR="006D317B" w:rsidRDefault="006D317B">
            <w:pPr>
              <w:pStyle w:val="Tableau"/>
              <w:spacing w:before="0" w:after="0"/>
              <w:jc w:val="center"/>
            </w:pPr>
            <w:r>
              <w:t>3.840 Mcps</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 xml:space="preserve">Carrier spacing </w:t>
            </w:r>
          </w:p>
        </w:tc>
        <w:tc>
          <w:tcPr>
            <w:tcW w:w="3917" w:type="dxa"/>
          </w:tcPr>
          <w:p w:rsidR="006D317B" w:rsidRDefault="006D317B">
            <w:pPr>
              <w:pStyle w:val="Tableau"/>
              <w:spacing w:before="0" w:after="0"/>
              <w:jc w:val="center"/>
            </w:pPr>
            <w:r>
              <w:t>5 MHz (200 kHz carrier raster)</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Frame length</w:t>
            </w:r>
          </w:p>
        </w:tc>
        <w:tc>
          <w:tcPr>
            <w:tcW w:w="3917" w:type="dxa"/>
          </w:tcPr>
          <w:p w:rsidR="006D317B" w:rsidRDefault="006D317B">
            <w:pPr>
              <w:pStyle w:val="Tableau"/>
              <w:spacing w:before="0" w:after="0"/>
              <w:jc w:val="center"/>
            </w:pPr>
            <w:r>
              <w:t>10 ms</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Inter-spot synchronisation</w:t>
            </w:r>
          </w:p>
        </w:tc>
        <w:tc>
          <w:tcPr>
            <w:tcW w:w="3917" w:type="dxa"/>
          </w:tcPr>
          <w:p w:rsidR="006D317B" w:rsidRDefault="006D317B">
            <w:pPr>
              <w:pStyle w:val="Tableau"/>
              <w:spacing w:before="0" w:after="0"/>
              <w:jc w:val="center"/>
            </w:pPr>
            <w:r>
              <w:t>No accurate synchronisation needed</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Multi-rate/Variable-rate scheme</w:t>
            </w:r>
          </w:p>
        </w:tc>
        <w:tc>
          <w:tcPr>
            <w:tcW w:w="3917" w:type="dxa"/>
          </w:tcPr>
          <w:p w:rsidR="006D317B" w:rsidRDefault="006D317B">
            <w:pPr>
              <w:pStyle w:val="Tableau"/>
              <w:spacing w:before="0" w:after="0"/>
              <w:jc w:val="center"/>
            </w:pPr>
            <w:r>
              <w:t>Variable-spreading factor + Multi-code</w:t>
            </w:r>
          </w:p>
        </w:tc>
      </w:tr>
      <w:tr w:rsidR="006D317B">
        <w:tblPrEx>
          <w:tblCellMar>
            <w:top w:w="0" w:type="dxa"/>
            <w:bottom w:w="0" w:type="dxa"/>
          </w:tblCellMar>
        </w:tblPrEx>
        <w:trPr>
          <w:jc w:val="center"/>
        </w:trPr>
        <w:tc>
          <w:tcPr>
            <w:tcW w:w="3084" w:type="dxa"/>
          </w:tcPr>
          <w:p w:rsidR="006D317B" w:rsidRDefault="006D317B">
            <w:pPr>
              <w:pStyle w:val="Tableau"/>
              <w:spacing w:before="0" w:after="0"/>
            </w:pPr>
            <w:r>
              <w:t>Channel coding scheme</w:t>
            </w:r>
          </w:p>
        </w:tc>
        <w:tc>
          <w:tcPr>
            <w:tcW w:w="3917" w:type="dxa"/>
          </w:tcPr>
          <w:p w:rsidR="006D317B" w:rsidRDefault="006D317B">
            <w:pPr>
              <w:pStyle w:val="Tableau"/>
              <w:spacing w:before="0" w:after="0"/>
              <w:jc w:val="center"/>
            </w:pPr>
            <w:r>
              <w:t>Convolutional coding (rate ½ -</w:t>
            </w:r>
            <w:r>
              <w:rPr>
                <w:rFonts w:eastAsia="MS PGothic"/>
                <w:sz w:val="16"/>
                <w:vertAlign w:val="superscript"/>
                <w:lang w:eastAsia="ja-JP"/>
              </w:rPr>
              <w:t>1/</w:t>
            </w:r>
            <w:r>
              <w:rPr>
                <w:rFonts w:eastAsia="MS PGothic"/>
                <w:sz w:val="16"/>
                <w:vertAlign w:val="subscript"/>
                <w:lang w:eastAsia="ja-JP"/>
              </w:rPr>
              <w:t>3</w:t>
            </w:r>
            <w:r>
              <w:rPr>
                <w:rFonts w:eastAsia="MS PGothic"/>
                <w:sz w:val="16"/>
                <w:vertAlign w:val="superscript"/>
                <w:lang w:eastAsia="ja-JP"/>
              </w:rPr>
              <w:t xml:space="preserve"> </w:t>
            </w:r>
            <w:r>
              <w:t>)</w:t>
            </w:r>
            <w:r>
              <w:br/>
              <w:t xml:space="preserve">Turbo coding </w:t>
            </w: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p>
        </w:tc>
      </w:tr>
      <w:tr w:rsidR="006D317B">
        <w:tblPrEx>
          <w:tblCellMar>
            <w:top w:w="0" w:type="dxa"/>
            <w:bottom w:w="0" w:type="dxa"/>
          </w:tblCellMar>
        </w:tblPrEx>
        <w:trPr>
          <w:jc w:val="center"/>
        </w:trPr>
        <w:tc>
          <w:tcPr>
            <w:tcW w:w="3084" w:type="dxa"/>
            <w:tcBorders>
              <w:bottom w:val="single" w:sz="12" w:space="0" w:color="auto"/>
            </w:tcBorders>
          </w:tcPr>
          <w:p w:rsidR="006D317B" w:rsidRDefault="006D317B">
            <w:pPr>
              <w:pStyle w:val="Tableau"/>
              <w:spacing w:before="0" w:after="0"/>
            </w:pPr>
            <w:r>
              <w:t>Packet access</w:t>
            </w:r>
          </w:p>
        </w:tc>
        <w:tc>
          <w:tcPr>
            <w:tcW w:w="3917" w:type="dxa"/>
            <w:tcBorders>
              <w:bottom w:val="single" w:sz="12" w:space="0" w:color="auto"/>
            </w:tcBorders>
          </w:tcPr>
          <w:p w:rsidR="006D317B" w:rsidRDefault="006D317B">
            <w:pPr>
              <w:pStyle w:val="Tableau"/>
              <w:spacing w:before="0" w:after="0"/>
              <w:jc w:val="center"/>
            </w:pPr>
            <w:r>
              <w:t>Dual mode (common and dedicated channel)</w:t>
            </w:r>
          </w:p>
        </w:tc>
      </w:tr>
    </w:tbl>
    <w:p w:rsidR="006D317B" w:rsidRDefault="006D317B">
      <w:pPr>
        <w:pStyle w:val="Caption"/>
      </w:pPr>
      <w:r>
        <w:t xml:space="preserve">Table </w:t>
      </w:r>
      <w:fldSimple w:instr=" STYLEREF 1 \s ">
        <w:r>
          <w:rPr>
            <w:noProof/>
          </w:rPr>
          <w:t>5</w:t>
        </w:r>
      </w:fldSimple>
      <w:r>
        <w:noBreakHyphen/>
      </w:r>
      <w:fldSimple w:instr=" SEQ Table \* ARABIC \s 1 ">
        <w:r>
          <w:rPr>
            <w:noProof/>
          </w:rPr>
          <w:t>1</w:t>
        </w:r>
      </w:fldSimple>
      <w:r>
        <w:t xml:space="preserve"> – Key technical characteristics</w:t>
      </w:r>
    </w:p>
    <w:p w:rsidR="006D317B" w:rsidRDefault="006D317B">
      <w:pPr>
        <w:pStyle w:val="Heading3"/>
        <w:tabs>
          <w:tab w:val="clear" w:pos="2160"/>
        </w:tabs>
      </w:pPr>
      <w:r>
        <w:br w:type="page"/>
      </w:r>
      <w:bookmarkStart w:id="196" w:name="_Toc72569309"/>
      <w:r>
        <w:t>Radio Interface Protocol Architecture</w:t>
      </w:r>
      <w:bookmarkEnd w:id="196"/>
    </w:p>
    <w:p w:rsidR="006D317B" w:rsidRDefault="006D317B">
      <w:r>
        <w:t xml:space="preserve">Radio Interface protocol stack is extracted from 3GPP UTRAN (ref. </w:t>
      </w:r>
      <w:r>
        <w:fldChar w:fldCharType="begin"/>
      </w:r>
      <w:r>
        <w:instrText xml:space="preserve"> REF _Ref25391059 \r \h </w:instrText>
      </w:r>
      <w:r>
        <w:fldChar w:fldCharType="separate"/>
      </w:r>
      <w:r>
        <w:t>[18]</w:t>
      </w:r>
      <w:r>
        <w:fldChar w:fldCharType="end"/>
      </w:r>
      <w:r>
        <w:t>).</w:t>
      </w:r>
    </w:p>
    <w:bookmarkStart w:id="197" w:name="_Hlt25391252"/>
    <w:bookmarkStart w:id="198" w:name="_Hlt25390953"/>
    <w:bookmarkEnd w:id="194"/>
    <w:bookmarkEnd w:id="195"/>
    <w:bookmarkEnd w:id="197"/>
    <w:p w:rsidR="006D317B" w:rsidRDefault="006D317B">
      <w:pPr>
        <w:jc w:val="center"/>
      </w:pPr>
      <w:r>
        <w:object w:dxaOrig="10140" w:dyaOrig="9780">
          <v:shape id="_x0000_i1035" type="#_x0000_t75" style="width:431.25pt;height:415.5pt" o:ole="" fillcolor="window">
            <v:imagedata r:id="rId29" o:title=""/>
          </v:shape>
          <o:OLEObject Type="Embed" ProgID="Word.Picture.8" ShapeID="_x0000_i1035" DrawAspect="Content" ObjectID="_1468164592" r:id="rId30"/>
        </w:object>
      </w:r>
      <w:bookmarkEnd w:id="198"/>
    </w:p>
    <w:p w:rsidR="006D317B" w:rsidRDefault="006D317B">
      <w:pPr>
        <w:pStyle w:val="Caption"/>
      </w:pPr>
      <w:r>
        <w:t xml:space="preserve">Figure </w:t>
      </w:r>
      <w:fldSimple w:instr=" STYLEREF 1 \s ">
        <w:r>
          <w:rPr>
            <w:noProof/>
          </w:rPr>
          <w:t>5</w:t>
        </w:r>
      </w:fldSimple>
      <w:r>
        <w:noBreakHyphen/>
      </w:r>
      <w:fldSimple w:instr=" SEQ Figure \* ARABIC \s 1 ">
        <w:r>
          <w:rPr>
            <w:noProof/>
          </w:rPr>
          <w:t>1</w:t>
        </w:r>
      </w:fldSimple>
      <w:r>
        <w:t xml:space="preserve"> - Radio Interface Protocol Architecture</w:t>
      </w:r>
    </w:p>
    <w:p w:rsidR="006D317B" w:rsidRDefault="006D317B">
      <w:pPr>
        <w:pStyle w:val="Heading2"/>
        <w:tabs>
          <w:tab w:val="clear" w:pos="1440"/>
        </w:tabs>
      </w:pPr>
      <w:bookmarkStart w:id="199" w:name="_Toc7590844"/>
      <w:bookmarkStart w:id="200" w:name="_Toc25051997"/>
      <w:bookmarkStart w:id="201" w:name="_Toc72569310"/>
      <w:r>
        <w:t>Channel structure</w:t>
      </w:r>
      <w:bookmarkEnd w:id="199"/>
      <w:bookmarkEnd w:id="200"/>
      <w:bookmarkEnd w:id="201"/>
    </w:p>
    <w:p w:rsidR="006D317B" w:rsidRDefault="006D317B">
      <w:r>
        <w:t xml:space="preserve">The channel structure is the same as in 3GPP (ref. </w:t>
      </w:r>
      <w:r>
        <w:fldChar w:fldCharType="begin"/>
      </w:r>
      <w:r>
        <w:instrText xml:space="preserve"> REF _Ref25391059 \r \h </w:instrText>
      </w:r>
      <w:r>
        <w:fldChar w:fldCharType="separate"/>
      </w:r>
      <w:r>
        <w:t>[18]</w:t>
      </w:r>
      <w:r>
        <w:fldChar w:fldCharType="end"/>
      </w:r>
      <w:r>
        <w:t>). It is described here for clarification.</w:t>
      </w:r>
    </w:p>
    <w:p w:rsidR="006D317B" w:rsidRDefault="006D317B">
      <w:pPr>
        <w:pStyle w:val="Heading3"/>
        <w:tabs>
          <w:tab w:val="clear" w:pos="2160"/>
        </w:tabs>
      </w:pPr>
      <w:bookmarkStart w:id="202" w:name="_Toc7590845"/>
      <w:bookmarkStart w:id="203" w:name="_Toc25051998"/>
      <w:bookmarkStart w:id="204" w:name="_Toc72569311"/>
      <w:r>
        <w:t>Logical channels</w:t>
      </w:r>
      <w:bookmarkEnd w:id="202"/>
      <w:bookmarkEnd w:id="203"/>
      <w:bookmarkEnd w:id="204"/>
    </w:p>
    <w:p w:rsidR="006D317B" w:rsidRDefault="006D317B">
      <w:r>
        <w:t xml:space="preserve">The following logical channel types are defined (ref. </w:t>
      </w:r>
      <w:r>
        <w:fldChar w:fldCharType="begin"/>
      </w:r>
      <w:r>
        <w:instrText xml:space="preserve"> REF _Ref25391059 \r \h </w:instrText>
      </w:r>
      <w:r>
        <w:fldChar w:fldCharType="separate"/>
      </w:r>
      <w:r>
        <w:t>[18]</w:t>
      </w:r>
      <w:r>
        <w:fldChar w:fldCharType="end"/>
      </w:r>
      <w:r>
        <w:t>) :</w:t>
      </w:r>
    </w:p>
    <w:p w:rsidR="006D317B" w:rsidRDefault="006D317B">
      <w:pPr>
        <w:pStyle w:val="puce"/>
      </w:pPr>
      <w:r>
        <w:t>Common Channels</w:t>
      </w:r>
    </w:p>
    <w:p w:rsidR="006D317B" w:rsidRDefault="006D317B">
      <w:pPr>
        <w:pStyle w:val="puce"/>
        <w:ind w:left="926"/>
      </w:pPr>
      <w:r>
        <w:t>Broadcast Control Channel (BCCH)</w:t>
      </w:r>
    </w:p>
    <w:p w:rsidR="006D317B" w:rsidRDefault="006D317B">
      <w:pPr>
        <w:pStyle w:val="puce"/>
        <w:ind w:left="926"/>
      </w:pPr>
      <w:r>
        <w:t>Paging Control Channel (PCCH)</w:t>
      </w:r>
    </w:p>
    <w:p w:rsidR="006D317B" w:rsidRDefault="006D317B">
      <w:pPr>
        <w:pStyle w:val="puce"/>
        <w:ind w:left="926"/>
      </w:pPr>
      <w:r>
        <w:t>Random-Access Channel (RACH)</w:t>
      </w:r>
    </w:p>
    <w:p w:rsidR="006D317B" w:rsidRDefault="006D317B">
      <w:pPr>
        <w:pStyle w:val="puce"/>
        <w:ind w:left="926"/>
      </w:pPr>
      <w:r>
        <w:t>Common Control Channel (CCCH)</w:t>
      </w:r>
    </w:p>
    <w:p w:rsidR="006D317B" w:rsidRDefault="006D317B">
      <w:pPr>
        <w:pStyle w:val="puce"/>
        <w:ind w:left="926"/>
      </w:pPr>
      <w:r>
        <w:t>Common Traffic Channel (CTCH)</w:t>
      </w:r>
    </w:p>
    <w:p w:rsidR="006D317B" w:rsidRDefault="006D317B">
      <w:pPr>
        <w:pStyle w:val="puce"/>
      </w:pPr>
      <w:r>
        <w:t>Dedicated Channels</w:t>
      </w:r>
    </w:p>
    <w:p w:rsidR="006D317B" w:rsidRDefault="006D317B">
      <w:pPr>
        <w:pStyle w:val="puce"/>
        <w:ind w:left="926"/>
      </w:pPr>
      <w:r>
        <w:t>Dedicated Control Channel (DCCH)</w:t>
      </w:r>
    </w:p>
    <w:p w:rsidR="006D317B" w:rsidRDefault="006D317B">
      <w:pPr>
        <w:pStyle w:val="puce"/>
        <w:ind w:left="928"/>
      </w:pPr>
      <w:r>
        <w:t>Dedicated Traffic Channel (DTCH)</w:t>
      </w:r>
    </w:p>
    <w:p w:rsidR="006D317B" w:rsidRDefault="006D317B">
      <w:r>
        <w:t>These logical-channel types are described in more details below.</w:t>
      </w:r>
    </w:p>
    <w:p w:rsidR="006D317B" w:rsidRDefault="006D317B">
      <w:pPr>
        <w:pStyle w:val="Heading4"/>
        <w:tabs>
          <w:tab w:val="clear" w:pos="2520"/>
        </w:tabs>
      </w:pPr>
      <w:bookmarkStart w:id="205" w:name="_Toc7590846"/>
      <w:bookmarkStart w:id="206" w:name="_Toc25051999"/>
      <w:bookmarkStart w:id="207" w:name="_Toc72569312"/>
      <w:r>
        <w:t>Control channels</w:t>
      </w:r>
      <w:bookmarkEnd w:id="205"/>
      <w:bookmarkEnd w:id="206"/>
      <w:bookmarkEnd w:id="207"/>
    </w:p>
    <w:p w:rsidR="006D317B" w:rsidRDefault="006D317B">
      <w:pPr>
        <w:pStyle w:val="RecCCITT"/>
      </w:pPr>
      <w:bookmarkStart w:id="208" w:name="_Toc399759053"/>
      <w:r>
        <w:t>BCCH - Broadcast Control Channel (DL)</w:t>
      </w:r>
      <w:bookmarkEnd w:id="208"/>
    </w:p>
    <w:p w:rsidR="006D317B" w:rsidRDefault="006D317B">
      <w:r>
        <w:t>The Broadcast Control Channel (BCCH) is a downlink point-to-multipoint channel that is used to broadcast system- and spot-specific information. The BCCH is always transmitted over the entire spot.</w:t>
      </w:r>
    </w:p>
    <w:p w:rsidR="006D317B" w:rsidRDefault="006D317B">
      <w:pPr>
        <w:pStyle w:val="RecCCITT"/>
      </w:pPr>
      <w:bookmarkStart w:id="209" w:name="_Toc399759055"/>
      <w:r>
        <w:t>PCCH - Paging Control Channel (DL)</w:t>
      </w:r>
      <w:bookmarkEnd w:id="209"/>
    </w:p>
    <w:p w:rsidR="006D317B" w:rsidRDefault="006D317B">
      <w:r>
        <w:t xml:space="preserve">The Paging Control Channel (PCCH) is a downlink channel that is used to carry control information to a mobile station when the system does not know the location spot of the mobile station. The PCCH is always transmitted over the entire spot. </w:t>
      </w:r>
    </w:p>
    <w:p w:rsidR="006D317B" w:rsidRDefault="006D317B">
      <w:pPr>
        <w:pStyle w:val="RecCCITT"/>
      </w:pPr>
      <w:bookmarkStart w:id="210" w:name="_Toc399759056"/>
      <w:r>
        <w:t>RACH - Random Access Channel (UL)</w:t>
      </w:r>
      <w:bookmarkEnd w:id="210"/>
    </w:p>
    <w:p w:rsidR="006D317B" w:rsidRDefault="006D317B">
      <w:r>
        <w:t xml:space="preserve">The Random Access Channel (RACH) is an uplink channel that is used to carry control information from a mobile station. The RACH may also carry short user packets. The RACH is always received from the entire spot. </w:t>
      </w:r>
    </w:p>
    <w:p w:rsidR="006D317B" w:rsidRDefault="006D317B">
      <w:pPr>
        <w:pStyle w:val="RecCCITT"/>
      </w:pPr>
      <w:bookmarkStart w:id="211" w:name="_Toc424359781"/>
      <w:r>
        <w:t>CCCH - Common Control Channel</w:t>
      </w:r>
      <w:bookmarkEnd w:id="211"/>
    </w:p>
    <w:p w:rsidR="006D317B" w:rsidRDefault="006D317B">
      <w:r>
        <w:t>Bi-directional channel for transmitting control information between network and UEs. This channel is commonly used by the UEs having no RRC connection with the network and by the UEs using common transport channels when accessing a new spot after spot reselection.</w:t>
      </w:r>
    </w:p>
    <w:p w:rsidR="006D317B" w:rsidRDefault="006D317B">
      <w:pPr>
        <w:pStyle w:val="RecCCITT"/>
      </w:pPr>
      <w:r>
        <w:t>DCCH - Dedicated Control Channel</w:t>
      </w:r>
    </w:p>
    <w:p w:rsidR="006D317B" w:rsidRDefault="006D317B">
      <w:r>
        <w:t>A point-to-point bi-directional channel that transmits dedicated control information between a UE and the network. This channel is established through RRC connection set-up procedure.</w:t>
      </w:r>
    </w:p>
    <w:p w:rsidR="006D317B" w:rsidRDefault="006D317B">
      <w:pPr>
        <w:pStyle w:val="Heading4"/>
        <w:tabs>
          <w:tab w:val="clear" w:pos="2520"/>
        </w:tabs>
      </w:pPr>
      <w:bookmarkStart w:id="212" w:name="_Toc7590847"/>
      <w:bookmarkStart w:id="213" w:name="_Toc25052000"/>
      <w:bookmarkStart w:id="214" w:name="_Toc72569313"/>
      <w:r>
        <w:t>Traffic channels</w:t>
      </w:r>
      <w:bookmarkEnd w:id="212"/>
      <w:bookmarkEnd w:id="213"/>
      <w:bookmarkEnd w:id="214"/>
    </w:p>
    <w:p w:rsidR="006D317B" w:rsidRDefault="006D317B">
      <w:r>
        <w:t>Traffic channels are used for the transfer of user plane information only.</w:t>
      </w:r>
    </w:p>
    <w:p w:rsidR="006D317B" w:rsidRDefault="006D317B">
      <w:pPr>
        <w:pStyle w:val="RecCCITT"/>
      </w:pPr>
      <w:bookmarkStart w:id="215" w:name="_Toc424359785"/>
      <w:r>
        <w:t>DTCH - Dedicated Traffic Channel</w:t>
      </w:r>
      <w:bookmarkEnd w:id="215"/>
    </w:p>
    <w:p w:rsidR="006D317B" w:rsidRDefault="006D317B">
      <w:r>
        <w:t>A Dedicated Traffic Channel (DTCH) is a point-to-point channel, dedicated to one UE, for the transfer of user information. A DTCH can exist in both uplink and downlink.</w:t>
      </w:r>
    </w:p>
    <w:p w:rsidR="006D317B" w:rsidRDefault="006D317B">
      <w:pPr>
        <w:pStyle w:val="RecCCITT"/>
      </w:pPr>
      <w:r>
        <w:t>CTCH - Common Traffic Channel</w:t>
      </w:r>
    </w:p>
    <w:p w:rsidR="006D317B" w:rsidRDefault="006D317B">
      <w:r>
        <w:t>A point-to-multipoint unidirectional channel for transfer of dedicated user information for all or a group of specified UEs.</w:t>
      </w:r>
    </w:p>
    <w:p w:rsidR="006D317B" w:rsidRDefault="006D317B">
      <w:pPr>
        <w:pStyle w:val="Heading3"/>
        <w:tabs>
          <w:tab w:val="clear" w:pos="2160"/>
        </w:tabs>
      </w:pPr>
      <w:bookmarkStart w:id="216" w:name="_Toc7590848"/>
      <w:bookmarkStart w:id="217" w:name="_Toc25052001"/>
      <w:bookmarkStart w:id="218" w:name="_Toc72569314"/>
      <w:r>
        <w:t>Transport channels</w:t>
      </w:r>
      <w:bookmarkEnd w:id="216"/>
      <w:bookmarkEnd w:id="217"/>
      <w:bookmarkEnd w:id="218"/>
    </w:p>
    <w:p w:rsidR="006D317B" w:rsidRDefault="006D317B">
      <w:r>
        <w:t>Transport channels are classified into two groups :</w:t>
      </w:r>
    </w:p>
    <w:p w:rsidR="006D317B" w:rsidRDefault="006D317B">
      <w:pPr>
        <w:pStyle w:val="puce"/>
        <w:ind w:left="644"/>
      </w:pPr>
      <w:r>
        <w:rPr>
          <w:u w:val="single"/>
        </w:rPr>
        <w:t>common transport channels</w:t>
      </w:r>
      <w:r>
        <w:t>, where there is a need for inband identification of the UEs when particular UEs are addressed,</w:t>
      </w:r>
    </w:p>
    <w:p w:rsidR="006D317B" w:rsidRDefault="006D317B">
      <w:pPr>
        <w:pStyle w:val="puce"/>
        <w:ind w:left="644"/>
      </w:pPr>
      <w:r>
        <w:rPr>
          <w:u w:val="single"/>
        </w:rPr>
        <w:t>dedicated transport channels</w:t>
      </w:r>
      <w:r>
        <w:t>, where the UEs are identified by the physical channel, i.e. code and frequency.</w:t>
      </w:r>
    </w:p>
    <w:p w:rsidR="006D317B" w:rsidRDefault="006D317B">
      <w:r>
        <w:t xml:space="preserve">To each transport channel, there is an associated Transport Format (for transport channels with a fixed or slow changing rate) or an associated Transport Format Set (for transport channels with fast changing rate). A Transport Format is defined as a combination of encoding, interleaving, bit rate and mapping onto physical channels. A Transport Format Set is a set of Transport Formats. </w:t>
      </w:r>
    </w:p>
    <w:p w:rsidR="006D317B" w:rsidRDefault="006D317B">
      <w:pPr>
        <w:pStyle w:val="Heading4"/>
        <w:tabs>
          <w:tab w:val="clear" w:pos="2520"/>
        </w:tabs>
      </w:pPr>
      <w:bookmarkStart w:id="219" w:name="_Toc7590849"/>
      <w:bookmarkStart w:id="220" w:name="_Toc25052002"/>
      <w:bookmarkStart w:id="221" w:name="_Toc72569315"/>
      <w:r>
        <w:t>Common Transpo</w:t>
      </w:r>
      <w:bookmarkStart w:id="222" w:name="_Hlt25145688"/>
      <w:bookmarkEnd w:id="222"/>
      <w:r>
        <w:t>rt channels</w:t>
      </w:r>
      <w:bookmarkEnd w:id="219"/>
      <w:bookmarkEnd w:id="220"/>
      <w:bookmarkEnd w:id="221"/>
    </w:p>
    <w:p w:rsidR="006D317B" w:rsidRDefault="006D317B">
      <w:r>
        <w:t>Common transport channels are :</w:t>
      </w:r>
    </w:p>
    <w:p w:rsidR="006D317B" w:rsidRDefault="006D317B">
      <w:pPr>
        <w:pStyle w:val="RecCCITT"/>
      </w:pPr>
      <w:r>
        <w:t>BCH - Broadcast Channel</w:t>
      </w:r>
    </w:p>
    <w:p w:rsidR="006D317B" w:rsidRDefault="006D317B">
      <w:r>
        <w:t>A downlink channel used for broadcast of system information into an entire spot.</w:t>
      </w:r>
    </w:p>
    <w:p w:rsidR="006D317B" w:rsidRDefault="006D317B">
      <w:pPr>
        <w:pStyle w:val="RecCCITT"/>
      </w:pPr>
      <w:r>
        <w:t>PCH - Paging Channel</w:t>
      </w:r>
    </w:p>
    <w:p w:rsidR="006D317B" w:rsidRDefault="006D317B">
      <w:r>
        <w:t>A downlink channel used for broadcast of control information into an entire spot allowing efficient UE sleep mode procedures. Currently identified information types are paging and notification. Another use could be USRAN notification of change of BCCH information.</w:t>
      </w:r>
    </w:p>
    <w:p w:rsidR="006D317B" w:rsidRDefault="006D317B">
      <w:pPr>
        <w:pStyle w:val="RecCCITT"/>
      </w:pPr>
      <w:r>
        <w:t>FACH - Forward Access Channel</w:t>
      </w:r>
    </w:p>
    <w:p w:rsidR="006D317B" w:rsidRDefault="006D317B">
      <w:r>
        <w:t>Common downlink channel without closed-loop power control used for transmission of relatively small amount of data.</w:t>
      </w:r>
    </w:p>
    <w:p w:rsidR="006D317B" w:rsidRDefault="006D317B">
      <w:pPr>
        <w:pStyle w:val="RecCCITT"/>
      </w:pPr>
      <w:r>
        <w:t>RACH - Random Access Channel</w:t>
      </w:r>
    </w:p>
    <w:p w:rsidR="006D317B" w:rsidRDefault="006D317B">
      <w:r>
        <w:t>A contention based uplink channel used for transmission of relatively small amounts of data, e.g. for initial access or non-real-time dedicated control or traffic data.</w:t>
      </w:r>
    </w:p>
    <w:p w:rsidR="006D317B" w:rsidRDefault="006D317B">
      <w:pPr>
        <w:pStyle w:val="RecCCITT"/>
      </w:pPr>
      <w:r>
        <w:t>CPCH - Common Packet Channel</w:t>
      </w:r>
    </w:p>
    <w:p w:rsidR="006D317B" w:rsidRDefault="006D317B">
      <w:r>
        <w:t>A contention based channel used for transmission of bursty data traffic. This channel only exists in the uplink direction. The common packet channel is shared by the UEs in a spot and therefore, it is a common resource. The CPCH is fast power controlled.</w:t>
      </w:r>
    </w:p>
    <w:p w:rsidR="006D317B" w:rsidRDefault="006D317B">
      <w:pPr>
        <w:pStyle w:val="RecCCITT"/>
      </w:pPr>
      <w:r>
        <w:t>DSCH - Downlink Shared Channel</w:t>
      </w:r>
    </w:p>
    <w:p w:rsidR="006D317B" w:rsidRDefault="006D317B">
      <w:r>
        <w:t>A downlink channel shared by several UEs carrying dedicated control or traffic data.</w:t>
      </w:r>
    </w:p>
    <w:p w:rsidR="006D317B" w:rsidRDefault="006D317B">
      <w:pPr>
        <w:pStyle w:val="Heading4"/>
        <w:tabs>
          <w:tab w:val="clear" w:pos="2520"/>
        </w:tabs>
      </w:pPr>
      <w:bookmarkStart w:id="223" w:name="_Toc7590850"/>
      <w:bookmarkStart w:id="224" w:name="_Toc25052003"/>
      <w:bookmarkStart w:id="225" w:name="_Toc72569316"/>
      <w:r>
        <w:t>Dedicated Transport channels</w:t>
      </w:r>
      <w:bookmarkEnd w:id="223"/>
      <w:bookmarkEnd w:id="224"/>
      <w:bookmarkEnd w:id="225"/>
    </w:p>
    <w:p w:rsidR="006D317B" w:rsidRDefault="006D317B">
      <w:pPr>
        <w:pStyle w:val="RecCCITT"/>
      </w:pPr>
      <w:r>
        <w:t>DCH - Dedicated Channel</w:t>
      </w:r>
    </w:p>
    <w:p w:rsidR="006D317B" w:rsidRDefault="006D317B">
      <w:r>
        <w:t>A channel dedicated to one UE used in uplink or downlink.</w:t>
      </w:r>
    </w:p>
    <w:p w:rsidR="006D317B" w:rsidRDefault="006D317B">
      <w:pPr>
        <w:pStyle w:val="Heading3"/>
        <w:tabs>
          <w:tab w:val="clear" w:pos="2160"/>
        </w:tabs>
      </w:pPr>
      <w:bookmarkStart w:id="226" w:name="_Toc7590851"/>
      <w:bookmarkStart w:id="227" w:name="_Toc25052004"/>
      <w:bookmarkStart w:id="228" w:name="_Toc72569317"/>
      <w:r>
        <w:t>Logical to Transport channels mapping</w:t>
      </w:r>
      <w:bookmarkEnd w:id="226"/>
      <w:bookmarkEnd w:id="227"/>
      <w:bookmarkEnd w:id="228"/>
    </w:p>
    <w:p w:rsidR="006D317B" w:rsidRDefault="006D317B">
      <w:r>
        <w:t xml:space="preserve">The mappings as seen from the UE and UTRAN sides are shown in </w:t>
      </w:r>
      <w:r>
        <w:fldChar w:fldCharType="begin"/>
      </w:r>
      <w:r>
        <w:instrText xml:space="preserve"> REF _Ref5016396 \h </w:instrText>
      </w:r>
      <w:r>
        <w:fldChar w:fldCharType="separate"/>
      </w:r>
      <w:bookmarkStart w:id="229" w:name="_Hlt30244839"/>
      <w:r>
        <w:t xml:space="preserve">Figure </w:t>
      </w:r>
      <w:r>
        <w:rPr>
          <w:noProof/>
        </w:rPr>
        <w:t>5</w:t>
      </w:r>
      <w:r>
        <w:noBreakHyphen/>
      </w:r>
      <w:r>
        <w:rPr>
          <w:noProof/>
        </w:rPr>
        <w:t>2</w:t>
      </w:r>
      <w:bookmarkEnd w:id="229"/>
      <w:r>
        <w:fldChar w:fldCharType="end"/>
      </w:r>
      <w:r>
        <w:t xml:space="preserve"> and </w:t>
      </w:r>
      <w:r>
        <w:fldChar w:fldCharType="begin"/>
      </w:r>
      <w:r>
        <w:instrText xml:space="preserve"> REF _Ref5016409 \h </w:instrText>
      </w:r>
      <w:r>
        <w:fldChar w:fldCharType="separate"/>
      </w:r>
      <w:r>
        <w:t xml:space="preserve">Figure </w:t>
      </w:r>
      <w:r>
        <w:rPr>
          <w:noProof/>
        </w:rPr>
        <w:t>5</w:t>
      </w:r>
      <w:r>
        <w:noBreakHyphen/>
      </w:r>
      <w:r>
        <w:rPr>
          <w:noProof/>
        </w:rPr>
        <w:t>3</w:t>
      </w:r>
      <w:r>
        <w:fldChar w:fldCharType="end"/>
      </w:r>
      <w:r>
        <w:t xml:space="preserve"> respectively.</w:t>
      </w:r>
    </w:p>
    <w:p w:rsidR="006D317B" w:rsidRDefault="006D317B">
      <w:pPr>
        <w:jc w:val="center"/>
      </w:pPr>
      <w:r>
        <w:object w:dxaOrig="9326" w:dyaOrig="3610">
          <v:shape id="_x0000_i1036" type="#_x0000_t75" style="width:466.5pt;height:180.75pt" o:ole="" fillcolor="window">
            <v:imagedata r:id="rId31" o:title=""/>
          </v:shape>
          <o:OLEObject Type="Embed" ProgID="Word.Picture.8" ShapeID="_x0000_i1036" DrawAspect="Content" ObjectID="_1468164593" r:id="rId32"/>
        </w:object>
      </w:r>
    </w:p>
    <w:p w:rsidR="006D317B" w:rsidRDefault="006D317B">
      <w:pPr>
        <w:pStyle w:val="Caption"/>
      </w:pPr>
      <w:bookmarkStart w:id="230" w:name="_Hlt27393285"/>
      <w:bookmarkStart w:id="231" w:name="_Ref5016396"/>
      <w:bookmarkEnd w:id="230"/>
      <w:r>
        <w:t xml:space="preserve">Figure </w:t>
      </w:r>
      <w:fldSimple w:instr=" STYLEREF 1 \s ">
        <w:r>
          <w:rPr>
            <w:noProof/>
          </w:rPr>
          <w:t>5</w:t>
        </w:r>
      </w:fldSimple>
      <w:r>
        <w:noBreakHyphen/>
      </w:r>
      <w:fldSimple w:instr=" SEQ Figure \* ARABIC \s 1 ">
        <w:r>
          <w:rPr>
            <w:noProof/>
          </w:rPr>
          <w:t>2</w:t>
        </w:r>
      </w:fldSimple>
      <w:bookmarkEnd w:id="231"/>
      <w:r>
        <w:t xml:space="preserve"> - Logical channels mapped onto transport channels, seen from the UE side</w:t>
      </w:r>
    </w:p>
    <w:p w:rsidR="006D317B" w:rsidRDefault="006D317B">
      <w:pPr>
        <w:jc w:val="center"/>
      </w:pPr>
      <w:r>
        <w:object w:dxaOrig="9194" w:dyaOrig="3931">
          <v:shape id="_x0000_i1037" type="#_x0000_t75" style="width:459.75pt;height:196.5pt" o:ole="" fillcolor="window">
            <v:imagedata r:id="rId33" o:title=""/>
          </v:shape>
          <o:OLEObject Type="Embed" ProgID="Word.Picture.8" ShapeID="_x0000_i1037" DrawAspect="Content" ObjectID="_1468164594" r:id="rId34"/>
        </w:object>
      </w:r>
    </w:p>
    <w:p w:rsidR="006D317B" w:rsidRDefault="006D317B">
      <w:pPr>
        <w:pStyle w:val="Caption"/>
      </w:pPr>
      <w:bookmarkStart w:id="232" w:name="_Ref5016409"/>
      <w:r>
        <w:t xml:space="preserve">Figure </w:t>
      </w:r>
      <w:fldSimple w:instr=" STYLEREF 1 \s ">
        <w:r>
          <w:rPr>
            <w:noProof/>
          </w:rPr>
          <w:t>5</w:t>
        </w:r>
      </w:fldSimple>
      <w:r>
        <w:noBreakHyphen/>
      </w:r>
      <w:fldSimple w:instr=" SEQ Figure \* ARABIC \s 1 ">
        <w:r>
          <w:rPr>
            <w:noProof/>
          </w:rPr>
          <w:t>3</w:t>
        </w:r>
      </w:fldSimple>
      <w:bookmarkEnd w:id="232"/>
      <w:r>
        <w:t xml:space="preserve"> - Logical channels mapped onto transport channels, seen from the UTRAN side</w:t>
      </w:r>
    </w:p>
    <w:p w:rsidR="006D317B" w:rsidRDefault="006D317B">
      <w:pPr>
        <w:pStyle w:val="Heading3"/>
        <w:tabs>
          <w:tab w:val="clear" w:pos="2160"/>
        </w:tabs>
      </w:pPr>
      <w:bookmarkStart w:id="233" w:name="_Toc7590852"/>
      <w:bookmarkStart w:id="234" w:name="_Toc25052005"/>
      <w:bookmarkStart w:id="235" w:name="_Toc72569318"/>
      <w:r>
        <w:t>Mapping and association of physical channels</w:t>
      </w:r>
      <w:bookmarkEnd w:id="233"/>
      <w:bookmarkEnd w:id="234"/>
      <w:bookmarkEnd w:id="235"/>
    </w:p>
    <w:p w:rsidR="006D317B" w:rsidRDefault="006D317B">
      <w:pPr>
        <w:pStyle w:val="Heading4"/>
        <w:tabs>
          <w:tab w:val="clear" w:pos="2520"/>
        </w:tabs>
      </w:pPr>
      <w:bookmarkStart w:id="236" w:name="_Toc7590853"/>
      <w:bookmarkStart w:id="237" w:name="_Toc25052006"/>
      <w:bookmarkStart w:id="238" w:name="_Toc72569319"/>
      <w:r>
        <w:t>Mapping of Transport channels onto Physical channels</w:t>
      </w:r>
      <w:bookmarkEnd w:id="236"/>
      <w:bookmarkEnd w:id="237"/>
      <w:bookmarkEnd w:id="238"/>
    </w:p>
    <w:p w:rsidR="006D317B" w:rsidRDefault="006D317B">
      <w:pPr>
        <w:jc w:val="center"/>
      </w:pPr>
      <w:r>
        <w:object w:dxaOrig="7635" w:dyaOrig="6285">
          <v:shape id="_x0000_i1038" type="#_x0000_t75" style="width:447pt;height:367.5pt" o:ole="" fillcolor="window">
            <v:imagedata r:id="rId35" o:title=""/>
          </v:shape>
          <o:OLEObject Type="Embed" ProgID="Word.Picture.8" ShapeID="_x0000_i1038" DrawAspect="Content" ObjectID="_1468164595" r:id="rId36"/>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4</w:t>
        </w:r>
      </w:fldSimple>
      <w:r>
        <w:t xml:space="preserve"> - Mapping of Transport channels onto Physical channels</w:t>
      </w:r>
    </w:p>
    <w:p w:rsidR="006D317B" w:rsidRDefault="006D317B">
      <w:pPr>
        <w:pStyle w:val="Heading4"/>
        <w:tabs>
          <w:tab w:val="clear" w:pos="2520"/>
        </w:tabs>
      </w:pPr>
      <w:bookmarkStart w:id="239" w:name="_Toc7590854"/>
      <w:bookmarkStart w:id="240" w:name="_Toc25052007"/>
      <w:bookmarkStart w:id="241" w:name="_Toc72569320"/>
      <w:r>
        <w:t>Association of physical signals</w:t>
      </w:r>
      <w:bookmarkEnd w:id="239"/>
      <w:bookmarkEnd w:id="240"/>
      <w:bookmarkEnd w:id="241"/>
    </w:p>
    <w:p w:rsidR="006D317B" w:rsidRDefault="006D317B">
      <w:pPr>
        <w:jc w:val="center"/>
      </w:pPr>
      <w:r>
        <w:object w:dxaOrig="7440" w:dyaOrig="2640">
          <v:shape id="_x0000_i1039" type="#_x0000_t75" style="width:435pt;height:154.5pt" o:ole="" fillcolor="window">
            <v:imagedata r:id="rId37" o:title=""/>
          </v:shape>
          <o:OLEObject Type="Embed" ProgID="Word.Picture.8" ShapeID="_x0000_i1039" DrawAspect="Content" ObjectID="_1468164596" r:id="rId38"/>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5</w:t>
        </w:r>
      </w:fldSimple>
      <w:r>
        <w:t xml:space="preserve"> - Physical channel and physical signal association</w:t>
      </w:r>
    </w:p>
    <w:p w:rsidR="006D317B" w:rsidRDefault="006D317B">
      <w:pPr>
        <w:pStyle w:val="Heading2"/>
        <w:tabs>
          <w:tab w:val="clear" w:pos="1440"/>
        </w:tabs>
      </w:pPr>
      <w:bookmarkStart w:id="242" w:name="_Toc7590855"/>
      <w:bookmarkStart w:id="243" w:name="_Toc25052008"/>
      <w:bookmarkStart w:id="244" w:name="_Toc72569321"/>
      <w:r>
        <w:t>Physical channel structure</w:t>
      </w:r>
      <w:bookmarkEnd w:id="242"/>
      <w:bookmarkEnd w:id="243"/>
      <w:bookmarkEnd w:id="244"/>
    </w:p>
    <w:p w:rsidR="006D317B" w:rsidRDefault="006D317B">
      <w:pPr>
        <w:pStyle w:val="Heading3"/>
        <w:tabs>
          <w:tab w:val="clear" w:pos="2160"/>
        </w:tabs>
        <w:spacing w:before="60" w:after="120"/>
        <w:ind w:left="1361" w:hanging="794"/>
      </w:pPr>
      <w:bookmarkStart w:id="245" w:name="_Toc72569322"/>
      <w:r>
        <w:t>Downlink physical channels</w:t>
      </w:r>
      <w:bookmarkEnd w:id="245"/>
    </w:p>
    <w:p w:rsidR="006D317B" w:rsidRDefault="006D317B">
      <w:pPr>
        <w:pStyle w:val="Heading4"/>
        <w:tabs>
          <w:tab w:val="clear" w:pos="2520"/>
        </w:tabs>
        <w:spacing w:before="60" w:after="120"/>
        <w:ind w:left="1361" w:hanging="794"/>
      </w:pPr>
      <w:bookmarkStart w:id="246" w:name="_Toc72569323"/>
      <w:bookmarkStart w:id="247" w:name="_Toc7590856"/>
      <w:bookmarkStart w:id="248" w:name="_Toc25052009"/>
      <w:r>
        <w:t>Dedicated physical channels</w:t>
      </w:r>
      <w:bookmarkEnd w:id="246"/>
    </w:p>
    <w:p w:rsidR="006D317B" w:rsidRDefault="006D317B">
      <w:r>
        <w:t>There are two types of dedicated physical channels, the Dedicated Physical Data Channel (DPDCH) and the Dedicated Physical Control Channel (DPCCH).</w:t>
      </w:r>
    </w:p>
    <w:p w:rsidR="006D317B" w:rsidRDefault="006D317B">
      <w:r>
        <w:t>DPDCH is used to carry dedicated data generated at layer 2 and above, i.e. the dedicated transport channels.</w:t>
      </w:r>
    </w:p>
    <w:p w:rsidR="006D317B" w:rsidRDefault="006D317B">
      <w:r>
        <w:t xml:space="preserve">DPCCH is used to carry control information generated at layer 1. Control information consists of known pilot bits to support channel estimation for coherent detection, transmit power-control (TPC) commands, transport format combination indicator (TFCI). </w:t>
      </w:r>
    </w:p>
    <w:p w:rsidR="006D317B" w:rsidRDefault="006D317B">
      <w:r>
        <w:t>The transport format combination indicator informs the receiver about the instantaneous rate of the different services multiplexed on the dedicated physical data channels. It is also possible, in the absence of TFCI, to use   Blind Detection.</w:t>
      </w:r>
    </w:p>
    <w:p w:rsidR="006D317B" w:rsidRDefault="006D317B">
      <w:r>
        <w:t>For the downlink, DPDCH and DPCCH are time multiplexed within each radio frame and transmitted with QPSK modulation.</w:t>
      </w:r>
    </w:p>
    <w:p w:rsidR="006D317B" w:rsidRDefault="006D317B">
      <w:pPr>
        <w:pStyle w:val="Heading5"/>
        <w:spacing w:before="60" w:after="120"/>
      </w:pPr>
      <w:bookmarkStart w:id="249" w:name="_Toc7590858"/>
      <w:bookmarkStart w:id="250" w:name="_Toc25052011"/>
      <w:bookmarkStart w:id="251" w:name="_Toc72569324"/>
      <w:r>
        <w:t>Frame structure</w:t>
      </w:r>
      <w:bookmarkEnd w:id="249"/>
      <w:bookmarkEnd w:id="250"/>
      <w:bookmarkEnd w:id="251"/>
    </w:p>
    <w:p w:rsidR="006D317B" w:rsidRDefault="006D317B">
      <w:r>
        <w:t xml:space="preserve">Each frame of length 10 ms is split into </w:t>
      </w:r>
      <w:bookmarkStart w:id="252" w:name="_Hlt50809202"/>
      <w:bookmarkEnd w:id="252"/>
      <w:r>
        <w:t>15 slots, each of length T</w:t>
      </w:r>
      <w:r>
        <w:rPr>
          <w:vertAlign w:val="subscript"/>
        </w:rPr>
        <w:t xml:space="preserve">slot </w:t>
      </w:r>
      <w:r>
        <w:t xml:space="preserve">= 0.666 ms (2560 chips). Within each slot, DPDCH and DPCCH are time multiplexed. Power control periods don't match fast fading correction due to satellite propagation time. Nevertheless, slot structure is kept unchanged in order to reduce modification requirements of terrestrial UE and  Node B modems. Configuration and use of TPC bits in satellite environment is detailed in Section </w:t>
      </w:r>
      <w:r>
        <w:fldChar w:fldCharType="begin"/>
      </w:r>
      <w:r>
        <w:instrText xml:space="preserve"> REF _Ref26088552 \r \h </w:instrText>
      </w:r>
      <w:r>
        <w:fldChar w:fldCharType="separate"/>
      </w:r>
      <w:r>
        <w:t>5.5.4</w:t>
      </w:r>
      <w:r>
        <w:fldChar w:fldCharType="end"/>
      </w:r>
      <w:r>
        <w:t>.</w:t>
      </w:r>
    </w:p>
    <w:p w:rsidR="006D317B" w:rsidRDefault="006D317B">
      <w:pPr>
        <w:jc w:val="center"/>
      </w:pPr>
      <w:r>
        <w:object w:dxaOrig="7305" w:dyaOrig="3106">
          <v:shape id="_x0000_i1040" type="#_x0000_t75" style="width:365.25pt;height:155.25pt" o:ole="" fillcolor="window">
            <v:imagedata r:id="rId39" o:title=""/>
          </v:shape>
          <o:OLEObject Type="Embed" ProgID="Word.Picture.8" ShapeID="_x0000_i1040" DrawAspect="Content" ObjectID="_1468164597" r:id="rId40"/>
        </w:object>
      </w:r>
    </w:p>
    <w:p w:rsidR="006D317B" w:rsidRDefault="006D317B">
      <w:pPr>
        <w:pStyle w:val="Caption"/>
      </w:pPr>
      <w:bookmarkStart w:id="253" w:name="_Ref5093306"/>
      <w:r>
        <w:t xml:space="preserve">Figure </w:t>
      </w:r>
      <w:fldSimple w:instr=" STYLEREF 1 \s ">
        <w:r>
          <w:rPr>
            <w:noProof/>
          </w:rPr>
          <w:t>5</w:t>
        </w:r>
      </w:fldSimple>
      <w:r>
        <w:noBreakHyphen/>
      </w:r>
      <w:fldSimple w:instr=" SEQ Figure \* ARABIC \s 1 ">
        <w:r>
          <w:rPr>
            <w:noProof/>
          </w:rPr>
          <w:t>6</w:t>
        </w:r>
      </w:fldSimple>
      <w:bookmarkEnd w:id="253"/>
      <w:r>
        <w:t xml:space="preserve"> – Frame structure of downlink dedicated physical channels</w:t>
      </w:r>
    </w:p>
    <w:p w:rsidR="006D317B" w:rsidRDefault="006D317B">
      <w:r>
        <w:t xml:space="preserve">The parameter k in </w:t>
      </w:r>
      <w:r>
        <w:fldChar w:fldCharType="begin"/>
      </w:r>
      <w:r>
        <w:instrText xml:space="preserve"> REF _Ref5093306 \h </w:instrText>
      </w:r>
      <w:r>
        <w:fldChar w:fldCharType="separate"/>
      </w:r>
      <w:r>
        <w:t xml:space="preserve">Figure </w:t>
      </w:r>
      <w:r>
        <w:rPr>
          <w:noProof/>
        </w:rPr>
        <w:t>5</w:t>
      </w:r>
      <w:r>
        <w:noBreakHyphen/>
      </w:r>
      <w:r>
        <w:rPr>
          <w:noProof/>
        </w:rPr>
        <w:t>6</w:t>
      </w:r>
      <w:r>
        <w:fldChar w:fldCharType="end"/>
      </w:r>
      <w:r>
        <w:t xml:space="preserve"> determines the total number of bits per downlink DPCH slot. It is related to the spreading factor SF of the physical channel as SF = 512/2</w:t>
      </w:r>
      <w:r>
        <w:rPr>
          <w:vertAlign w:val="superscript"/>
        </w:rPr>
        <w:t>k</w:t>
      </w:r>
      <w:r>
        <w:t xml:space="preserve">. The spreading factor may thus range </w:t>
      </w:r>
      <w:r>
        <w:rPr>
          <w:color w:val="000000"/>
        </w:rPr>
        <w:t>from 512</w:t>
      </w:r>
      <w:r>
        <w:t xml:space="preserve"> down to 4.</w:t>
      </w:r>
    </w:p>
    <w:p w:rsidR="006D317B" w:rsidRDefault="006D317B">
      <w:pPr>
        <w:rPr>
          <w:highlight w:val="yellow"/>
        </w:rPr>
      </w:pPr>
      <w:r>
        <w:t>The exact number of bits of the different downlink DPCH fields (N</w:t>
      </w:r>
      <w:r>
        <w:rPr>
          <w:vertAlign w:val="subscript"/>
        </w:rPr>
        <w:t>pilot</w:t>
      </w:r>
      <w:r>
        <w:t>, N</w:t>
      </w:r>
      <w:r>
        <w:rPr>
          <w:vertAlign w:val="subscript"/>
        </w:rPr>
        <w:t>TPC</w:t>
      </w:r>
      <w:r>
        <w:t>, N</w:t>
      </w:r>
      <w:r>
        <w:rPr>
          <w:vertAlign w:val="subscript"/>
        </w:rPr>
        <w:t>TFCI</w:t>
      </w:r>
      <w:r>
        <w:t>, N</w:t>
      </w:r>
      <w:r>
        <w:rPr>
          <w:vertAlign w:val="subscript"/>
        </w:rPr>
        <w:t>data1</w:t>
      </w:r>
      <w:r>
        <w:t xml:space="preserve"> and N</w:t>
      </w:r>
      <w:r>
        <w:rPr>
          <w:vertAlign w:val="subscript"/>
        </w:rPr>
        <w:t>data2</w:t>
      </w:r>
      <w:r>
        <w:t xml:space="preserve">) is depending on the slot format. What slot format to use is configured by higher layers and can also be dynamically reconfigured by higher layers. </w:t>
      </w:r>
    </w:p>
    <w:p w:rsidR="006D317B" w:rsidRDefault="006D317B">
      <w:r>
        <w:t>The slot format table from UTRAN is not modified for the satellite environment. Only the subset of this table adapted to satellite environment is used.</w:t>
      </w:r>
    </w:p>
    <w:p w:rsidR="006D317B" w:rsidRDefault="006D317B">
      <w:r>
        <w:rPr>
          <w:color w:val="000000"/>
        </w:rPr>
        <w:t xml:space="preserve">There are basically two types of downlink Dedicated Physical Channels; those that include TFCI (e.g. for several simultaneous services) and those that do not include TFCI (e.g. for fixed-rate services). </w:t>
      </w:r>
      <w:r>
        <w:t>It is up to the network to  decide if a TFCI should be transmitted and it is mandatory for all UEs to support the use of TFCI in the downlink.</w:t>
      </w:r>
    </w:p>
    <w:p w:rsidR="006D317B" w:rsidRDefault="006D317B">
      <w:r>
        <w:t>72 consecutive downlink frames constitute one W-CDMA super frame of length 720 ms.</w:t>
      </w:r>
    </w:p>
    <w:p w:rsidR="006D317B" w:rsidRDefault="006D317B">
      <w:r>
        <w:t>Slot formats are extracted from 3GPP :</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tblPr>
      <w:tblGrid>
        <w:gridCol w:w="742"/>
        <w:gridCol w:w="770"/>
        <w:gridCol w:w="851"/>
        <w:gridCol w:w="425"/>
        <w:gridCol w:w="630"/>
        <w:gridCol w:w="540"/>
        <w:gridCol w:w="540"/>
        <w:gridCol w:w="630"/>
        <w:gridCol w:w="540"/>
        <w:gridCol w:w="540"/>
        <w:gridCol w:w="1134"/>
      </w:tblGrid>
      <w:tr w:rsidR="006D317B">
        <w:tblPrEx>
          <w:tblCellMar>
            <w:top w:w="0" w:type="dxa"/>
            <w:bottom w:w="0" w:type="dxa"/>
          </w:tblCellMar>
        </w:tblPrEx>
        <w:trPr>
          <w:cantSplit/>
          <w:trHeight w:val="680"/>
          <w:jc w:val="center"/>
        </w:trPr>
        <w:tc>
          <w:tcPr>
            <w:tcW w:w="770" w:type="dxa"/>
            <w:vMerge w:val="restart"/>
            <w:tcBorders>
              <w:top w:val="single" w:sz="12" w:space="0" w:color="auto"/>
              <w:left w:val="single" w:sz="12" w:space="0" w:color="auto"/>
            </w:tcBorders>
          </w:tcPr>
          <w:p w:rsidR="006D317B" w:rsidRDefault="006D317B">
            <w:pPr>
              <w:pStyle w:val="TAH"/>
              <w:keepNext w:val="0"/>
              <w:keepLines w:val="0"/>
              <w:rPr>
                <w:rFonts w:eastAsia="???????W5 (Prop)"/>
              </w:rPr>
            </w:pPr>
            <w:r>
              <w:rPr>
                <w:rFonts w:eastAsia="???????W5 (Prop)"/>
              </w:rPr>
              <w:t>Slot Format #i</w:t>
            </w:r>
          </w:p>
        </w:tc>
        <w:tc>
          <w:tcPr>
            <w:tcW w:w="770" w:type="dxa"/>
            <w:vMerge w:val="restart"/>
            <w:tcBorders>
              <w:top w:val="single" w:sz="12" w:space="0" w:color="auto"/>
            </w:tcBorders>
          </w:tcPr>
          <w:p w:rsidR="006D317B" w:rsidRDefault="006D317B">
            <w:pPr>
              <w:pStyle w:val="TAH"/>
              <w:keepNext w:val="0"/>
              <w:keepLines w:val="0"/>
              <w:rPr>
                <w:rFonts w:eastAsia="???????W5 (Prop)"/>
              </w:rPr>
            </w:pPr>
            <w:r>
              <w:rPr>
                <w:rFonts w:eastAsia="???????W5 (Prop)"/>
              </w:rPr>
              <w:t>Channel Bit Rate (kbps)</w:t>
            </w:r>
          </w:p>
        </w:tc>
        <w:tc>
          <w:tcPr>
            <w:tcW w:w="851" w:type="dxa"/>
            <w:vMerge w:val="restart"/>
            <w:tcBorders>
              <w:top w:val="single" w:sz="12" w:space="0" w:color="auto"/>
            </w:tcBorders>
          </w:tcPr>
          <w:p w:rsidR="006D317B" w:rsidRDefault="006D317B">
            <w:pPr>
              <w:pStyle w:val="TAH"/>
              <w:keepNext w:val="0"/>
              <w:keepLines w:val="0"/>
              <w:rPr>
                <w:rFonts w:eastAsia="???????W5 (Prop)"/>
              </w:rPr>
            </w:pPr>
            <w:r>
              <w:rPr>
                <w:rFonts w:eastAsia="???????W5 (Prop)"/>
              </w:rPr>
              <w:t>Channel Symbol Rate (ksps)</w:t>
            </w:r>
          </w:p>
        </w:tc>
        <w:tc>
          <w:tcPr>
            <w:tcW w:w="425" w:type="dxa"/>
            <w:vMerge w:val="restart"/>
            <w:tcBorders>
              <w:top w:val="single" w:sz="12" w:space="0" w:color="auto"/>
            </w:tcBorders>
          </w:tcPr>
          <w:p w:rsidR="006D317B" w:rsidRDefault="006D317B">
            <w:pPr>
              <w:pStyle w:val="TAH"/>
              <w:keepNext w:val="0"/>
              <w:keepLines w:val="0"/>
              <w:rPr>
                <w:rFonts w:eastAsia="???????W5 (Prop)"/>
                <w:lang w:val="nl-NL"/>
              </w:rPr>
            </w:pPr>
            <w:r>
              <w:rPr>
                <w:rFonts w:eastAsia="???????W5 (Prop)"/>
                <w:lang w:val="nl-NL"/>
              </w:rPr>
              <w:t>SF</w:t>
            </w:r>
          </w:p>
        </w:tc>
        <w:tc>
          <w:tcPr>
            <w:tcW w:w="630" w:type="dxa"/>
            <w:vMerge w:val="restart"/>
            <w:tcBorders>
              <w:top w:val="single" w:sz="12" w:space="0" w:color="auto"/>
            </w:tcBorders>
          </w:tcPr>
          <w:p w:rsidR="006D317B" w:rsidRDefault="006D317B">
            <w:pPr>
              <w:pStyle w:val="TAH"/>
              <w:keepNext w:val="0"/>
              <w:keepLines w:val="0"/>
              <w:rPr>
                <w:rFonts w:eastAsia="???????W5 (Prop)"/>
                <w:lang w:val="nl-NL"/>
              </w:rPr>
            </w:pPr>
            <w:r>
              <w:rPr>
                <w:rFonts w:eastAsia="???????W5 (Prop)"/>
                <w:lang w:val="nl-NL"/>
              </w:rPr>
              <w:t>Bits/ Slot</w:t>
            </w:r>
          </w:p>
        </w:tc>
        <w:tc>
          <w:tcPr>
            <w:tcW w:w="1080" w:type="dxa"/>
            <w:gridSpan w:val="2"/>
            <w:tcBorders>
              <w:top w:val="single" w:sz="12" w:space="0" w:color="auto"/>
            </w:tcBorders>
          </w:tcPr>
          <w:p w:rsidR="006D317B" w:rsidRDefault="006D317B">
            <w:pPr>
              <w:pStyle w:val="TAH"/>
              <w:keepNext w:val="0"/>
              <w:keepLines w:val="0"/>
              <w:rPr>
                <w:rFonts w:eastAsia="???????W5 (Prop)"/>
                <w:lang w:val="nl-NL"/>
              </w:rPr>
            </w:pPr>
            <w:r>
              <w:rPr>
                <w:rFonts w:eastAsia="???????W5 (Prop)"/>
                <w:lang w:val="nl-NL"/>
              </w:rPr>
              <w:t>DPDCH Bits/Slot</w:t>
            </w:r>
          </w:p>
        </w:tc>
        <w:tc>
          <w:tcPr>
            <w:tcW w:w="1710" w:type="dxa"/>
            <w:gridSpan w:val="3"/>
            <w:tcBorders>
              <w:top w:val="single" w:sz="12" w:space="0" w:color="auto"/>
              <w:right w:val="nil"/>
            </w:tcBorders>
          </w:tcPr>
          <w:p w:rsidR="006D317B" w:rsidRDefault="006D317B">
            <w:pPr>
              <w:pStyle w:val="TAH"/>
              <w:keepNext w:val="0"/>
              <w:keepLines w:val="0"/>
              <w:rPr>
                <w:lang w:val="nl-NL"/>
              </w:rPr>
            </w:pPr>
            <w:r>
              <w:rPr>
                <w:rFonts w:eastAsia="???????W5 (Prop)"/>
                <w:lang w:val="nl-NL"/>
              </w:rPr>
              <w:t>DPCCH</w:t>
            </w:r>
          </w:p>
          <w:p w:rsidR="006D317B" w:rsidRDefault="006D317B">
            <w:pPr>
              <w:pStyle w:val="TAH"/>
              <w:keepNext w:val="0"/>
              <w:keepLines w:val="0"/>
              <w:rPr>
                <w:lang w:val="nl-NL"/>
              </w:rPr>
            </w:pPr>
            <w:r>
              <w:rPr>
                <w:rFonts w:eastAsia="???????W5 (Prop)"/>
                <w:lang w:val="nl-NL"/>
              </w:rPr>
              <w:t>Bits/Slot</w:t>
            </w:r>
          </w:p>
        </w:tc>
        <w:tc>
          <w:tcPr>
            <w:tcW w:w="1134" w:type="dxa"/>
            <w:vMerge w:val="restart"/>
            <w:tcBorders>
              <w:top w:val="single" w:sz="12" w:space="0" w:color="auto"/>
              <w:right w:val="single" w:sz="12" w:space="0" w:color="auto"/>
            </w:tcBorders>
          </w:tcPr>
          <w:p w:rsidR="006D317B" w:rsidRDefault="006D317B">
            <w:pPr>
              <w:pStyle w:val="TAH"/>
              <w:keepNext w:val="0"/>
              <w:keepLines w:val="0"/>
            </w:pPr>
            <w:r>
              <w:t>Transmitted slots per radio frame</w:t>
            </w:r>
          </w:p>
          <w:p w:rsidR="006D317B" w:rsidRDefault="006D317B">
            <w:pPr>
              <w:pStyle w:val="TAH"/>
              <w:keepNext w:val="0"/>
              <w:keepLines w:val="0"/>
              <w:rPr>
                <w:rFonts w:eastAsia="???????W5 (Prop)"/>
              </w:rPr>
            </w:pPr>
            <w:r>
              <w:rPr>
                <w:rFonts w:eastAsia="???????W5 (Prop)"/>
              </w:rPr>
              <w:t>N</w:t>
            </w:r>
            <w:r>
              <w:rPr>
                <w:rFonts w:eastAsia="???????W5 (Prop)"/>
                <w:vertAlign w:val="subscript"/>
              </w:rPr>
              <w:t>Tr</w:t>
            </w:r>
          </w:p>
        </w:tc>
      </w:tr>
      <w:tr w:rsidR="006D317B">
        <w:tblPrEx>
          <w:tblCellMar>
            <w:top w:w="0" w:type="dxa"/>
            <w:bottom w:w="0" w:type="dxa"/>
          </w:tblCellMar>
        </w:tblPrEx>
        <w:trPr>
          <w:cantSplit/>
          <w:trHeight w:hRule="exact" w:val="325"/>
          <w:jc w:val="center"/>
        </w:trPr>
        <w:tc>
          <w:tcPr>
            <w:tcW w:w="770" w:type="dxa"/>
            <w:vMerge/>
            <w:tcBorders>
              <w:left w:val="single" w:sz="12" w:space="0" w:color="auto"/>
              <w:bottom w:val="single" w:sz="12" w:space="0" w:color="auto"/>
            </w:tcBorders>
          </w:tcPr>
          <w:p w:rsidR="006D317B" w:rsidRDefault="006D317B">
            <w:pPr>
              <w:pStyle w:val="TH"/>
              <w:keepNext w:val="0"/>
              <w:keepLines w:val="0"/>
              <w:spacing w:before="0" w:after="0"/>
              <w:rPr>
                <w:color w:val="000000"/>
              </w:rPr>
            </w:pPr>
          </w:p>
        </w:tc>
        <w:tc>
          <w:tcPr>
            <w:tcW w:w="770" w:type="dxa"/>
            <w:vMerge/>
            <w:tcBorders>
              <w:bottom w:val="single" w:sz="12" w:space="0" w:color="auto"/>
            </w:tcBorders>
          </w:tcPr>
          <w:p w:rsidR="006D317B" w:rsidRDefault="006D317B">
            <w:pPr>
              <w:pStyle w:val="TH"/>
              <w:keepNext w:val="0"/>
              <w:keepLines w:val="0"/>
              <w:spacing w:before="0" w:after="0"/>
              <w:rPr>
                <w:color w:val="000000"/>
              </w:rPr>
            </w:pPr>
          </w:p>
        </w:tc>
        <w:tc>
          <w:tcPr>
            <w:tcW w:w="851" w:type="dxa"/>
            <w:vMerge/>
            <w:tcBorders>
              <w:bottom w:val="single" w:sz="12" w:space="0" w:color="auto"/>
            </w:tcBorders>
          </w:tcPr>
          <w:p w:rsidR="006D317B" w:rsidRDefault="006D317B">
            <w:pPr>
              <w:pStyle w:val="TH"/>
              <w:keepNext w:val="0"/>
              <w:keepLines w:val="0"/>
              <w:spacing w:before="0" w:after="0"/>
              <w:rPr>
                <w:color w:val="000000"/>
              </w:rPr>
            </w:pPr>
          </w:p>
        </w:tc>
        <w:tc>
          <w:tcPr>
            <w:tcW w:w="425" w:type="dxa"/>
            <w:vMerge/>
            <w:tcBorders>
              <w:bottom w:val="single" w:sz="12" w:space="0" w:color="auto"/>
            </w:tcBorders>
          </w:tcPr>
          <w:p w:rsidR="006D317B" w:rsidRDefault="006D317B">
            <w:pPr>
              <w:pStyle w:val="TH"/>
              <w:keepNext w:val="0"/>
              <w:keepLines w:val="0"/>
              <w:spacing w:before="0" w:after="0"/>
              <w:rPr>
                <w:color w:val="000000"/>
              </w:rPr>
            </w:pPr>
          </w:p>
        </w:tc>
        <w:tc>
          <w:tcPr>
            <w:tcW w:w="630" w:type="dxa"/>
            <w:vMerge/>
            <w:tcBorders>
              <w:bottom w:val="single" w:sz="12" w:space="0" w:color="auto"/>
            </w:tcBorders>
          </w:tcPr>
          <w:p w:rsidR="006D317B" w:rsidRDefault="006D317B">
            <w:pPr>
              <w:pStyle w:val="TAH"/>
              <w:keepNext w:val="0"/>
              <w:keepLines w:val="0"/>
              <w:rPr>
                <w:rFonts w:eastAsia="???????W5 (Prop)"/>
              </w:rPr>
            </w:pPr>
          </w:p>
        </w:tc>
        <w:tc>
          <w:tcPr>
            <w:tcW w:w="540" w:type="dxa"/>
            <w:tcBorders>
              <w:bottom w:val="single" w:sz="12" w:space="0" w:color="auto"/>
            </w:tcBorders>
          </w:tcPr>
          <w:p w:rsidR="006D317B" w:rsidRDefault="006D317B">
            <w:pPr>
              <w:pStyle w:val="TAH"/>
              <w:keepNext w:val="0"/>
              <w:keepLines w:val="0"/>
            </w:pPr>
            <w:r>
              <w:rPr>
                <w:rFonts w:eastAsia="???????W5 (Prop)"/>
              </w:rPr>
              <w:t>N</w:t>
            </w:r>
            <w:r>
              <w:rPr>
                <w:rFonts w:eastAsia="???????W5 (Prop)"/>
                <w:vertAlign w:val="subscript"/>
              </w:rPr>
              <w:t>Data1</w:t>
            </w:r>
          </w:p>
        </w:tc>
        <w:tc>
          <w:tcPr>
            <w:tcW w:w="540" w:type="dxa"/>
            <w:tcBorders>
              <w:bottom w:val="single" w:sz="12" w:space="0" w:color="auto"/>
            </w:tcBorders>
          </w:tcPr>
          <w:p w:rsidR="006D317B" w:rsidRDefault="006D317B">
            <w:pPr>
              <w:pStyle w:val="TAH"/>
              <w:keepNext w:val="0"/>
              <w:keepLines w:val="0"/>
            </w:pPr>
            <w:r>
              <w:rPr>
                <w:rFonts w:eastAsia="???????W5 (Prop)"/>
              </w:rPr>
              <w:t>N</w:t>
            </w:r>
            <w:r>
              <w:rPr>
                <w:rFonts w:eastAsia="???????W5 (Prop)"/>
                <w:vertAlign w:val="subscript"/>
              </w:rPr>
              <w:t>Data2</w:t>
            </w:r>
          </w:p>
        </w:tc>
        <w:tc>
          <w:tcPr>
            <w:tcW w:w="630" w:type="dxa"/>
            <w:tcBorders>
              <w:bottom w:val="single" w:sz="12" w:space="0" w:color="auto"/>
            </w:tcBorders>
          </w:tcPr>
          <w:p w:rsidR="006D317B" w:rsidRDefault="006D317B">
            <w:pPr>
              <w:pStyle w:val="TAH"/>
              <w:keepNext w:val="0"/>
              <w:keepLines w:val="0"/>
            </w:pPr>
            <w:r>
              <w:rPr>
                <w:rFonts w:eastAsia="???????W5 (Prop)"/>
              </w:rPr>
              <w:t>N</w:t>
            </w:r>
            <w:r>
              <w:rPr>
                <w:rFonts w:eastAsia="???????W5 (Prop)"/>
                <w:vertAlign w:val="subscript"/>
              </w:rPr>
              <w:t>TPC</w:t>
            </w:r>
          </w:p>
        </w:tc>
        <w:tc>
          <w:tcPr>
            <w:tcW w:w="540" w:type="dxa"/>
            <w:tcBorders>
              <w:bottom w:val="single" w:sz="12" w:space="0" w:color="auto"/>
            </w:tcBorders>
          </w:tcPr>
          <w:p w:rsidR="006D317B" w:rsidRDefault="006D317B">
            <w:pPr>
              <w:pStyle w:val="TAH"/>
              <w:keepNext w:val="0"/>
              <w:keepLines w:val="0"/>
            </w:pPr>
            <w:r>
              <w:rPr>
                <w:rFonts w:eastAsia="???????W5 (Prop)"/>
              </w:rPr>
              <w:t>N</w:t>
            </w:r>
            <w:r>
              <w:rPr>
                <w:rFonts w:eastAsia="???????W5 (Prop)"/>
                <w:vertAlign w:val="subscript"/>
              </w:rPr>
              <w:t>TFCI</w:t>
            </w:r>
          </w:p>
        </w:tc>
        <w:tc>
          <w:tcPr>
            <w:tcW w:w="540" w:type="dxa"/>
            <w:tcBorders>
              <w:bottom w:val="single" w:sz="12" w:space="0" w:color="auto"/>
            </w:tcBorders>
          </w:tcPr>
          <w:p w:rsidR="006D317B" w:rsidRDefault="006D317B">
            <w:pPr>
              <w:pStyle w:val="TAH"/>
              <w:keepNext w:val="0"/>
              <w:keepLines w:val="0"/>
            </w:pPr>
            <w:r>
              <w:rPr>
                <w:rFonts w:eastAsia="???????W5 (Prop)"/>
              </w:rPr>
              <w:t>N</w:t>
            </w:r>
            <w:r>
              <w:rPr>
                <w:rFonts w:eastAsia="???????W5 (Prop)"/>
                <w:vertAlign w:val="subscript"/>
              </w:rPr>
              <w:t>Pilot</w:t>
            </w:r>
          </w:p>
        </w:tc>
        <w:tc>
          <w:tcPr>
            <w:tcW w:w="1134" w:type="dxa"/>
            <w:vMerge/>
            <w:tcBorders>
              <w:bottom w:val="single" w:sz="12" w:space="0" w:color="auto"/>
              <w:right w:val="single" w:sz="12" w:space="0" w:color="auto"/>
            </w:tcBorders>
          </w:tcPr>
          <w:p w:rsidR="006D317B" w:rsidRDefault="006D317B">
            <w:pPr>
              <w:jc w:val="center"/>
              <w:rPr>
                <w:color w:val="000000"/>
              </w:rPr>
            </w:pP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W5 (Prop)"/>
              </w:rPr>
            </w:pPr>
            <w:r>
              <w:rPr>
                <w:rFonts w:eastAsia="???????W5 (Prop)"/>
              </w:rPr>
              <w:t>0</w:t>
            </w:r>
          </w:p>
        </w:tc>
        <w:tc>
          <w:tcPr>
            <w:tcW w:w="770" w:type="dxa"/>
          </w:tcPr>
          <w:p w:rsidR="006D317B" w:rsidRDefault="006D317B">
            <w:pPr>
              <w:pStyle w:val="TAC"/>
              <w:keepNext w:val="0"/>
              <w:keepLines w:val="0"/>
              <w:rPr>
                <w:rFonts w:eastAsia="???????W5 (Prop)"/>
              </w:rPr>
            </w:pPr>
            <w:r>
              <w:rPr>
                <w:rFonts w:eastAsia="???????W5 (Prop)"/>
              </w:rPr>
              <w:t>15</w:t>
            </w:r>
          </w:p>
        </w:tc>
        <w:tc>
          <w:tcPr>
            <w:tcW w:w="851" w:type="dxa"/>
          </w:tcPr>
          <w:p w:rsidR="006D317B" w:rsidRDefault="006D317B">
            <w:pPr>
              <w:pStyle w:val="TAC"/>
              <w:keepNext w:val="0"/>
              <w:keepLines w:val="0"/>
              <w:rPr>
                <w:rFonts w:eastAsia="???????W5 (Prop)"/>
              </w:rPr>
            </w:pPr>
            <w:r>
              <w:rPr>
                <w:rFonts w:eastAsia="???????W5 (Prop)"/>
              </w:rPr>
              <w:t>7.5</w:t>
            </w:r>
          </w:p>
        </w:tc>
        <w:tc>
          <w:tcPr>
            <w:tcW w:w="425" w:type="dxa"/>
          </w:tcPr>
          <w:p w:rsidR="006D317B" w:rsidRDefault="006D317B">
            <w:pPr>
              <w:pStyle w:val="TAC"/>
              <w:keepNext w:val="0"/>
              <w:keepLines w:val="0"/>
              <w:rPr>
                <w:rFonts w:eastAsia="???????W5 (Prop)"/>
              </w:rPr>
            </w:pPr>
            <w:r>
              <w:rPr>
                <w:rFonts w:eastAsia="???????W5 (Prop)"/>
              </w:rPr>
              <w:t>512</w:t>
            </w:r>
          </w:p>
        </w:tc>
        <w:tc>
          <w:tcPr>
            <w:tcW w:w="630" w:type="dxa"/>
          </w:tcPr>
          <w:p w:rsidR="006D317B" w:rsidRDefault="006D317B">
            <w:pPr>
              <w:pStyle w:val="TAC"/>
              <w:keepNext w:val="0"/>
              <w:keepLines w:val="0"/>
              <w:rPr>
                <w:rFonts w:eastAsia="???????W5 (Prop)"/>
              </w:rPr>
            </w:pPr>
            <w:r>
              <w:rPr>
                <w:rFonts w:eastAsia="???????W5 (Prop)"/>
              </w:rPr>
              <w:t>10</w:t>
            </w:r>
          </w:p>
        </w:tc>
        <w:tc>
          <w:tcPr>
            <w:tcW w:w="540" w:type="dxa"/>
          </w:tcPr>
          <w:p w:rsidR="006D317B" w:rsidRDefault="006D317B">
            <w:pPr>
              <w:pStyle w:val="TAC"/>
              <w:keepNext w:val="0"/>
              <w:keepLines w:val="0"/>
              <w:rPr>
                <w:rFonts w:eastAsia="???????W5 (Prop)"/>
              </w:rPr>
            </w:pPr>
            <w:r>
              <w:rPr>
                <w:rFonts w:eastAsia="???????W5 (Prop)"/>
              </w:rPr>
              <w:t>0</w:t>
            </w:r>
          </w:p>
        </w:tc>
        <w:tc>
          <w:tcPr>
            <w:tcW w:w="540" w:type="dxa"/>
          </w:tcPr>
          <w:p w:rsidR="006D317B" w:rsidRDefault="006D317B">
            <w:pPr>
              <w:pStyle w:val="TAC"/>
              <w:keepNext w:val="0"/>
              <w:keepLines w:val="0"/>
            </w:pPr>
            <w:r>
              <w:rPr>
                <w:rFonts w:eastAsia="???????W5 (Prop)"/>
              </w:rPr>
              <w:t>4</w:t>
            </w:r>
          </w:p>
        </w:tc>
        <w:tc>
          <w:tcPr>
            <w:tcW w:w="63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rPr>
                <w:rFonts w:eastAsia="???????W5 (Prop)"/>
              </w:rPr>
            </w:pPr>
            <w:r>
              <w:rPr>
                <w:rFonts w:eastAsia="???????W5 (Prop)"/>
              </w:rPr>
              <w:t>0</w:t>
            </w:r>
          </w:p>
        </w:tc>
        <w:tc>
          <w:tcPr>
            <w:tcW w:w="540" w:type="dxa"/>
          </w:tcPr>
          <w:p w:rsidR="006D317B" w:rsidRDefault="006D317B">
            <w:pPr>
              <w:pStyle w:val="TAC"/>
              <w:keepNext w:val="0"/>
              <w:keepLines w:val="0"/>
              <w:rPr>
                <w:rFonts w:eastAsia="???????W5 (Prop)"/>
              </w:rPr>
            </w:pPr>
            <w:r>
              <w:rPr>
                <w:rFonts w:eastAsia="???????W5 (Prop)"/>
              </w:rPr>
              <w:t>4</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W5 (Prop)"/>
              </w:rPr>
            </w:pPr>
            <w:r>
              <w:rPr>
                <w:rFonts w:eastAsia="???????W5 (Prop)"/>
              </w:rPr>
              <w:t>1</w:t>
            </w:r>
          </w:p>
        </w:tc>
        <w:tc>
          <w:tcPr>
            <w:tcW w:w="770" w:type="dxa"/>
          </w:tcPr>
          <w:p w:rsidR="006D317B" w:rsidRDefault="006D317B">
            <w:pPr>
              <w:pStyle w:val="TAC"/>
              <w:keepNext w:val="0"/>
              <w:keepLines w:val="0"/>
              <w:rPr>
                <w:rFonts w:eastAsia="???????W5 (Prop)"/>
              </w:rPr>
            </w:pPr>
            <w:r>
              <w:rPr>
                <w:rFonts w:eastAsia="???????W5 (Prop)"/>
              </w:rPr>
              <w:t>15</w:t>
            </w:r>
          </w:p>
        </w:tc>
        <w:tc>
          <w:tcPr>
            <w:tcW w:w="851" w:type="dxa"/>
          </w:tcPr>
          <w:p w:rsidR="006D317B" w:rsidRDefault="006D317B">
            <w:pPr>
              <w:pStyle w:val="TAC"/>
              <w:keepNext w:val="0"/>
              <w:keepLines w:val="0"/>
              <w:rPr>
                <w:rFonts w:eastAsia="???????W5 (Prop)"/>
              </w:rPr>
            </w:pPr>
            <w:r>
              <w:rPr>
                <w:rFonts w:eastAsia="???????W5 (Prop)"/>
              </w:rPr>
              <w:t>7.5</w:t>
            </w:r>
          </w:p>
        </w:tc>
        <w:tc>
          <w:tcPr>
            <w:tcW w:w="425" w:type="dxa"/>
          </w:tcPr>
          <w:p w:rsidR="006D317B" w:rsidRDefault="006D317B">
            <w:pPr>
              <w:pStyle w:val="TAC"/>
              <w:keepNext w:val="0"/>
              <w:keepLines w:val="0"/>
              <w:rPr>
                <w:rFonts w:eastAsia="???????W5 (Prop)"/>
              </w:rPr>
            </w:pPr>
            <w:r>
              <w:rPr>
                <w:rFonts w:eastAsia="???????W5 (Prop)"/>
              </w:rPr>
              <w:t>512</w:t>
            </w:r>
          </w:p>
        </w:tc>
        <w:tc>
          <w:tcPr>
            <w:tcW w:w="630" w:type="dxa"/>
          </w:tcPr>
          <w:p w:rsidR="006D317B" w:rsidRDefault="006D317B">
            <w:pPr>
              <w:pStyle w:val="TAC"/>
              <w:keepNext w:val="0"/>
              <w:keepLines w:val="0"/>
              <w:rPr>
                <w:rFonts w:eastAsia="???????W5 (Prop)"/>
              </w:rPr>
            </w:pPr>
            <w:r>
              <w:rPr>
                <w:rFonts w:eastAsia="???????W5 (Prop)"/>
              </w:rPr>
              <w:t>10</w:t>
            </w:r>
          </w:p>
        </w:tc>
        <w:tc>
          <w:tcPr>
            <w:tcW w:w="540" w:type="dxa"/>
          </w:tcPr>
          <w:p w:rsidR="006D317B" w:rsidRDefault="006D317B">
            <w:pPr>
              <w:pStyle w:val="TAC"/>
              <w:keepNext w:val="0"/>
              <w:keepLines w:val="0"/>
              <w:rPr>
                <w:rFonts w:eastAsia="???????W5 (Prop)"/>
              </w:rPr>
            </w:pPr>
            <w:r>
              <w:rPr>
                <w:rFonts w:eastAsia="???????W5 (Prop)"/>
              </w:rPr>
              <w:t>0</w:t>
            </w:r>
          </w:p>
        </w:tc>
        <w:tc>
          <w:tcPr>
            <w:tcW w:w="540" w:type="dxa"/>
          </w:tcPr>
          <w:p w:rsidR="006D317B" w:rsidRDefault="006D317B">
            <w:pPr>
              <w:pStyle w:val="TAC"/>
              <w:keepNext w:val="0"/>
              <w:keepLines w:val="0"/>
            </w:pPr>
            <w:r>
              <w:t>2</w:t>
            </w:r>
          </w:p>
        </w:tc>
        <w:tc>
          <w:tcPr>
            <w:tcW w:w="63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rPr>
                <w:rFonts w:eastAsia="???????W5 (Prop)"/>
              </w:rPr>
            </w:pPr>
            <w:r>
              <w:rPr>
                <w:rFonts w:eastAsia="???????W5 (Prop)"/>
              </w:rPr>
              <w:t>4</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W5 (Prop)"/>
              </w:rPr>
            </w:pPr>
            <w:r>
              <w:rPr>
                <w:rFonts w:eastAsia="???????W5 (Prop)"/>
              </w:rPr>
              <w:t>2</w:t>
            </w:r>
          </w:p>
        </w:tc>
        <w:tc>
          <w:tcPr>
            <w:tcW w:w="770" w:type="dxa"/>
          </w:tcPr>
          <w:p w:rsidR="006D317B" w:rsidRDefault="006D317B">
            <w:pPr>
              <w:pStyle w:val="TAC"/>
              <w:keepNext w:val="0"/>
              <w:keepLines w:val="0"/>
              <w:rPr>
                <w:rFonts w:eastAsia="???????W5 (Prop)"/>
              </w:rPr>
            </w:pPr>
            <w:r>
              <w:rPr>
                <w:rFonts w:eastAsia="???????W5 (Prop)"/>
              </w:rPr>
              <w:t>30</w:t>
            </w:r>
          </w:p>
        </w:tc>
        <w:tc>
          <w:tcPr>
            <w:tcW w:w="851" w:type="dxa"/>
          </w:tcPr>
          <w:p w:rsidR="006D317B" w:rsidRDefault="006D317B">
            <w:pPr>
              <w:pStyle w:val="TAC"/>
              <w:keepNext w:val="0"/>
              <w:keepLines w:val="0"/>
              <w:rPr>
                <w:rFonts w:eastAsia="???????W5 (Prop)"/>
              </w:rPr>
            </w:pPr>
            <w:r>
              <w:rPr>
                <w:rFonts w:eastAsia="???????W5 (Prop)"/>
              </w:rPr>
              <w:t>15</w:t>
            </w:r>
          </w:p>
        </w:tc>
        <w:tc>
          <w:tcPr>
            <w:tcW w:w="425" w:type="dxa"/>
          </w:tcPr>
          <w:p w:rsidR="006D317B" w:rsidRDefault="006D317B">
            <w:pPr>
              <w:pStyle w:val="TAC"/>
              <w:keepNext w:val="0"/>
              <w:keepLines w:val="0"/>
              <w:rPr>
                <w:rFonts w:eastAsia="???????W5 (Prop)"/>
              </w:rPr>
            </w:pPr>
            <w:r>
              <w:rPr>
                <w:rFonts w:eastAsia="???????W5 (Prop)"/>
              </w:rPr>
              <w:t>256</w:t>
            </w:r>
          </w:p>
        </w:tc>
        <w:tc>
          <w:tcPr>
            <w:tcW w:w="630" w:type="dxa"/>
          </w:tcPr>
          <w:p w:rsidR="006D317B" w:rsidRDefault="006D317B">
            <w:pPr>
              <w:pStyle w:val="TAC"/>
              <w:keepNext w:val="0"/>
              <w:keepLines w:val="0"/>
              <w:rPr>
                <w:rFonts w:eastAsia="???????W5 (Prop)"/>
              </w:rPr>
            </w:pPr>
            <w:r>
              <w:rPr>
                <w:rFonts w:eastAsia="???????W5 (Prop)"/>
              </w:rPr>
              <w:t>20</w:t>
            </w:r>
          </w:p>
        </w:tc>
        <w:tc>
          <w:tcPr>
            <w:tcW w:w="54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pPr>
            <w:r>
              <w:rPr>
                <w:rFonts w:eastAsia="???????W5 (Prop)"/>
              </w:rPr>
              <w:t>14</w:t>
            </w:r>
          </w:p>
        </w:tc>
        <w:tc>
          <w:tcPr>
            <w:tcW w:w="63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rPr>
                <w:rFonts w:eastAsia="???????W5 (Prop)"/>
              </w:rPr>
            </w:pPr>
            <w:r>
              <w:rPr>
                <w:rFonts w:eastAsia="???????W5 (Prop)"/>
              </w:rPr>
              <w:t>0</w:t>
            </w:r>
          </w:p>
        </w:tc>
        <w:tc>
          <w:tcPr>
            <w:tcW w:w="540" w:type="dxa"/>
          </w:tcPr>
          <w:p w:rsidR="006D317B" w:rsidRDefault="006D317B">
            <w:pPr>
              <w:pStyle w:val="TAC"/>
              <w:keepNext w:val="0"/>
              <w:keepLines w:val="0"/>
              <w:rPr>
                <w:rFonts w:eastAsia="???????W5 (Prop)"/>
              </w:rPr>
            </w:pPr>
            <w:r>
              <w:rPr>
                <w:rFonts w:eastAsia="???????W5 (Prop)"/>
              </w:rPr>
              <w:t>2</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W5 (Prop)"/>
              </w:rPr>
            </w:pPr>
            <w:r>
              <w:rPr>
                <w:rFonts w:eastAsia="???????W5 (Prop)"/>
              </w:rPr>
              <w:t>3</w:t>
            </w:r>
          </w:p>
        </w:tc>
        <w:tc>
          <w:tcPr>
            <w:tcW w:w="770" w:type="dxa"/>
          </w:tcPr>
          <w:p w:rsidR="006D317B" w:rsidRDefault="006D317B">
            <w:pPr>
              <w:pStyle w:val="TAC"/>
              <w:keepNext w:val="0"/>
              <w:keepLines w:val="0"/>
              <w:rPr>
                <w:rFonts w:eastAsia="???????W5 (Prop)"/>
              </w:rPr>
            </w:pPr>
            <w:r>
              <w:rPr>
                <w:rFonts w:eastAsia="???????W5 (Prop)"/>
              </w:rPr>
              <w:t>30</w:t>
            </w:r>
          </w:p>
        </w:tc>
        <w:tc>
          <w:tcPr>
            <w:tcW w:w="851" w:type="dxa"/>
          </w:tcPr>
          <w:p w:rsidR="006D317B" w:rsidRDefault="006D317B">
            <w:pPr>
              <w:pStyle w:val="TAC"/>
              <w:keepNext w:val="0"/>
              <w:keepLines w:val="0"/>
              <w:rPr>
                <w:rFonts w:eastAsia="???????W5 (Prop)"/>
              </w:rPr>
            </w:pPr>
            <w:r>
              <w:rPr>
                <w:rFonts w:eastAsia="???????W5 (Prop)"/>
              </w:rPr>
              <w:t>15</w:t>
            </w:r>
          </w:p>
        </w:tc>
        <w:tc>
          <w:tcPr>
            <w:tcW w:w="425" w:type="dxa"/>
          </w:tcPr>
          <w:p w:rsidR="006D317B" w:rsidRDefault="006D317B">
            <w:pPr>
              <w:pStyle w:val="TAC"/>
              <w:keepNext w:val="0"/>
              <w:keepLines w:val="0"/>
              <w:rPr>
                <w:rFonts w:eastAsia="???????W5 (Prop)"/>
              </w:rPr>
            </w:pPr>
            <w:r>
              <w:rPr>
                <w:rFonts w:eastAsia="???????W5 (Prop)"/>
              </w:rPr>
              <w:t>256</w:t>
            </w:r>
          </w:p>
        </w:tc>
        <w:tc>
          <w:tcPr>
            <w:tcW w:w="630" w:type="dxa"/>
          </w:tcPr>
          <w:p w:rsidR="006D317B" w:rsidRDefault="006D317B">
            <w:pPr>
              <w:pStyle w:val="TAC"/>
              <w:keepNext w:val="0"/>
              <w:keepLines w:val="0"/>
              <w:rPr>
                <w:rFonts w:eastAsia="???????W5 (Prop)"/>
              </w:rPr>
            </w:pPr>
            <w:r>
              <w:rPr>
                <w:rFonts w:eastAsia="???????W5 (Prop)"/>
              </w:rPr>
              <w:t>20</w:t>
            </w:r>
          </w:p>
        </w:tc>
        <w:tc>
          <w:tcPr>
            <w:tcW w:w="54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pPr>
            <w:r>
              <w:rPr>
                <w:rFonts w:eastAsia="???????W5 (Prop)"/>
              </w:rPr>
              <w:t>12</w:t>
            </w:r>
          </w:p>
        </w:tc>
        <w:tc>
          <w:tcPr>
            <w:tcW w:w="630" w:type="dxa"/>
          </w:tcPr>
          <w:p w:rsidR="006D317B" w:rsidRDefault="006D317B">
            <w:pPr>
              <w:pStyle w:val="TAC"/>
              <w:keepNext w:val="0"/>
              <w:keepLines w:val="0"/>
            </w:pPr>
            <w:r>
              <w:rPr>
                <w:rFonts w:eastAsia="???????W5 (Prop)"/>
              </w:rPr>
              <w:t>2</w:t>
            </w:r>
          </w:p>
        </w:tc>
        <w:tc>
          <w:tcPr>
            <w:tcW w:w="540" w:type="dxa"/>
          </w:tcPr>
          <w:p w:rsidR="006D317B" w:rsidRDefault="006D317B">
            <w:pPr>
              <w:pStyle w:val="TAC"/>
              <w:keepNext w:val="0"/>
              <w:keepLines w:val="0"/>
            </w:pPr>
            <w:r>
              <w:rPr>
                <w:rFonts w:eastAsia="???????W5 (Prop)"/>
              </w:rPr>
              <w:t>2</w:t>
            </w:r>
          </w:p>
        </w:tc>
        <w:tc>
          <w:tcPr>
            <w:tcW w:w="540" w:type="dxa"/>
          </w:tcPr>
          <w:p w:rsidR="006D317B" w:rsidRDefault="006D317B">
            <w:pPr>
              <w:pStyle w:val="TAC"/>
              <w:keepNext w:val="0"/>
              <w:keepLines w:val="0"/>
              <w:rPr>
                <w:rFonts w:eastAsia="???????W5 (Prop)"/>
              </w:rPr>
            </w:pPr>
            <w:r>
              <w:rPr>
                <w:rFonts w:eastAsia="???????W5 (Prop)"/>
              </w:rPr>
              <w:t>2</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W5 (Prop)"/>
              </w:rPr>
            </w:pPr>
            <w:r>
              <w:rPr>
                <w:rFonts w:eastAsia="???????W5 (Prop)"/>
              </w:rPr>
              <w:t>4</w:t>
            </w:r>
          </w:p>
        </w:tc>
        <w:tc>
          <w:tcPr>
            <w:tcW w:w="770" w:type="dxa"/>
          </w:tcPr>
          <w:p w:rsidR="006D317B" w:rsidRDefault="006D317B">
            <w:pPr>
              <w:pStyle w:val="TAC"/>
              <w:keepNext w:val="0"/>
              <w:keepLines w:val="0"/>
              <w:rPr>
                <w:rFonts w:eastAsia="???????W5 (Prop)"/>
              </w:rPr>
            </w:pPr>
            <w:r>
              <w:rPr>
                <w:rFonts w:eastAsia="???????W5 (Prop)"/>
              </w:rPr>
              <w:t>30</w:t>
            </w:r>
          </w:p>
        </w:tc>
        <w:tc>
          <w:tcPr>
            <w:tcW w:w="851" w:type="dxa"/>
          </w:tcPr>
          <w:p w:rsidR="006D317B" w:rsidRDefault="006D317B">
            <w:pPr>
              <w:pStyle w:val="TAC"/>
              <w:keepNext w:val="0"/>
              <w:keepLines w:val="0"/>
              <w:rPr>
                <w:rFonts w:eastAsia="???????W5 (Prop)"/>
              </w:rPr>
            </w:pPr>
            <w:r>
              <w:rPr>
                <w:rFonts w:eastAsia="???????W5 (Prop)"/>
              </w:rPr>
              <w:t>15</w:t>
            </w:r>
          </w:p>
        </w:tc>
        <w:tc>
          <w:tcPr>
            <w:tcW w:w="425" w:type="dxa"/>
          </w:tcPr>
          <w:p w:rsidR="006D317B" w:rsidRDefault="006D317B">
            <w:pPr>
              <w:pStyle w:val="TAC"/>
              <w:keepNext w:val="0"/>
              <w:keepLines w:val="0"/>
              <w:rPr>
                <w:rFonts w:eastAsia="???????W5 (Prop)"/>
              </w:rPr>
            </w:pPr>
            <w:r>
              <w:rPr>
                <w:rFonts w:eastAsia="???????W5 (Prop)"/>
              </w:rPr>
              <w:t>256</w:t>
            </w:r>
          </w:p>
        </w:tc>
        <w:tc>
          <w:tcPr>
            <w:tcW w:w="630" w:type="dxa"/>
          </w:tcPr>
          <w:p w:rsidR="006D317B" w:rsidRDefault="006D317B">
            <w:pPr>
              <w:pStyle w:val="TAC"/>
              <w:keepNext w:val="0"/>
              <w:keepLines w:val="0"/>
              <w:rPr>
                <w:rFonts w:eastAsia="???????W5 (Prop)"/>
              </w:rPr>
            </w:pPr>
            <w:r>
              <w:rPr>
                <w:rFonts w:eastAsia="???????W5 (Prop)"/>
              </w:rPr>
              <w:t>20</w:t>
            </w:r>
          </w:p>
        </w:tc>
        <w:tc>
          <w:tcPr>
            <w:tcW w:w="54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pPr>
            <w:r>
              <w:rPr>
                <w:rFonts w:eastAsia="???????W5 (Prop)"/>
              </w:rPr>
              <w:t>12</w:t>
            </w:r>
          </w:p>
        </w:tc>
        <w:tc>
          <w:tcPr>
            <w:tcW w:w="630" w:type="dxa"/>
          </w:tcPr>
          <w:p w:rsidR="006D317B" w:rsidRDefault="006D317B">
            <w:pPr>
              <w:pStyle w:val="TAC"/>
              <w:keepNext w:val="0"/>
              <w:keepLines w:val="0"/>
              <w:rPr>
                <w:rFonts w:eastAsia="???????W5 (Prop)"/>
              </w:rPr>
            </w:pPr>
            <w:r>
              <w:rPr>
                <w:rFonts w:eastAsia="???????W5 (Prop)"/>
              </w:rPr>
              <w:t>2</w:t>
            </w:r>
          </w:p>
        </w:tc>
        <w:tc>
          <w:tcPr>
            <w:tcW w:w="540" w:type="dxa"/>
          </w:tcPr>
          <w:p w:rsidR="006D317B" w:rsidRDefault="006D317B">
            <w:pPr>
              <w:pStyle w:val="TAC"/>
              <w:keepNext w:val="0"/>
              <w:keepLines w:val="0"/>
              <w:rPr>
                <w:rFonts w:eastAsia="???????W5 (Prop)"/>
              </w:rPr>
            </w:pPr>
            <w:r>
              <w:rPr>
                <w:rFonts w:eastAsia="???????W5 (Prop)"/>
              </w:rPr>
              <w:t>0</w:t>
            </w:r>
          </w:p>
        </w:tc>
        <w:tc>
          <w:tcPr>
            <w:tcW w:w="540" w:type="dxa"/>
          </w:tcPr>
          <w:p w:rsidR="006D317B" w:rsidRDefault="006D317B">
            <w:pPr>
              <w:pStyle w:val="TAC"/>
              <w:keepNext w:val="0"/>
              <w:keepLines w:val="0"/>
              <w:rPr>
                <w:rFonts w:eastAsia="???????W5 (Prop)"/>
              </w:rPr>
            </w:pPr>
            <w:r>
              <w:rPr>
                <w:rFonts w:eastAsia="???????W5 (Prop)"/>
              </w:rPr>
              <w:t>4</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5</w:t>
            </w:r>
          </w:p>
        </w:tc>
        <w:tc>
          <w:tcPr>
            <w:tcW w:w="770" w:type="dxa"/>
          </w:tcPr>
          <w:p w:rsidR="006D317B" w:rsidRDefault="006D317B">
            <w:pPr>
              <w:pStyle w:val="TAC"/>
              <w:keepNext w:val="0"/>
              <w:keepLines w:val="0"/>
              <w:rPr>
                <w:rFonts w:eastAsia="平成角ゴシックW5 (Prop)"/>
              </w:rPr>
            </w:pPr>
            <w:r>
              <w:rPr>
                <w:rFonts w:eastAsia="平成角ゴシックW5 (Prop)"/>
              </w:rPr>
              <w:t>30</w:t>
            </w:r>
          </w:p>
        </w:tc>
        <w:tc>
          <w:tcPr>
            <w:tcW w:w="851" w:type="dxa"/>
          </w:tcPr>
          <w:p w:rsidR="006D317B" w:rsidRDefault="006D317B">
            <w:pPr>
              <w:pStyle w:val="TAC"/>
              <w:keepNext w:val="0"/>
              <w:keepLines w:val="0"/>
              <w:rPr>
                <w:rFonts w:eastAsia="平成角ゴシックW5 (Prop)"/>
              </w:rPr>
            </w:pPr>
            <w:r>
              <w:rPr>
                <w:rFonts w:eastAsia="平成角ゴシックW5 (Prop)"/>
              </w:rPr>
              <w:t>15</w:t>
            </w:r>
          </w:p>
        </w:tc>
        <w:tc>
          <w:tcPr>
            <w:tcW w:w="425" w:type="dxa"/>
          </w:tcPr>
          <w:p w:rsidR="006D317B" w:rsidRDefault="006D317B">
            <w:pPr>
              <w:pStyle w:val="TAC"/>
              <w:keepNext w:val="0"/>
              <w:keepLines w:val="0"/>
              <w:rPr>
                <w:rFonts w:eastAsia="平成角ゴシックW5 (Prop)"/>
              </w:rPr>
            </w:pPr>
            <w:r>
              <w:rPr>
                <w:rFonts w:eastAsia="平成角ゴシックW5 (Prop)"/>
              </w:rPr>
              <w:t>256</w:t>
            </w:r>
          </w:p>
        </w:tc>
        <w:tc>
          <w:tcPr>
            <w:tcW w:w="630" w:type="dxa"/>
          </w:tcPr>
          <w:p w:rsidR="006D317B" w:rsidRDefault="006D317B">
            <w:pPr>
              <w:pStyle w:val="TAC"/>
              <w:keepNext w:val="0"/>
              <w:keepLines w:val="0"/>
              <w:rPr>
                <w:rFonts w:eastAsia="平成角ゴシックW5 (Prop)"/>
              </w:rPr>
            </w:pPr>
            <w:r>
              <w:rPr>
                <w:rFonts w:eastAsia="平成角ゴシックW5 (Prop)"/>
              </w:rPr>
              <w:t>20</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10</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4</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6</w:t>
            </w:r>
          </w:p>
        </w:tc>
        <w:tc>
          <w:tcPr>
            <w:tcW w:w="770" w:type="dxa"/>
          </w:tcPr>
          <w:p w:rsidR="006D317B" w:rsidRDefault="006D317B">
            <w:pPr>
              <w:pStyle w:val="TAC"/>
              <w:keepNext w:val="0"/>
              <w:keepLines w:val="0"/>
              <w:rPr>
                <w:rFonts w:eastAsia="平成角ゴシックW5 (Prop)"/>
              </w:rPr>
            </w:pPr>
            <w:r>
              <w:rPr>
                <w:rFonts w:eastAsia="平成角ゴシックW5 (Prop)"/>
              </w:rPr>
              <w:t>30</w:t>
            </w:r>
          </w:p>
        </w:tc>
        <w:tc>
          <w:tcPr>
            <w:tcW w:w="851" w:type="dxa"/>
          </w:tcPr>
          <w:p w:rsidR="006D317B" w:rsidRDefault="006D317B">
            <w:pPr>
              <w:pStyle w:val="TAC"/>
              <w:keepNext w:val="0"/>
              <w:keepLines w:val="0"/>
              <w:rPr>
                <w:rFonts w:eastAsia="平成角ゴシックW5 (Prop)"/>
              </w:rPr>
            </w:pPr>
            <w:r>
              <w:rPr>
                <w:rFonts w:eastAsia="平成角ゴシックW5 (Prop)"/>
              </w:rPr>
              <w:t>15</w:t>
            </w:r>
          </w:p>
        </w:tc>
        <w:tc>
          <w:tcPr>
            <w:tcW w:w="425" w:type="dxa"/>
          </w:tcPr>
          <w:p w:rsidR="006D317B" w:rsidRDefault="006D317B">
            <w:pPr>
              <w:pStyle w:val="TAC"/>
              <w:keepNext w:val="0"/>
              <w:keepLines w:val="0"/>
              <w:rPr>
                <w:rFonts w:eastAsia="平成角ゴシックW5 (Prop)"/>
              </w:rPr>
            </w:pPr>
            <w:r>
              <w:rPr>
                <w:rFonts w:eastAsia="平成角ゴシックW5 (Prop)"/>
              </w:rPr>
              <w:t>256</w:t>
            </w:r>
          </w:p>
        </w:tc>
        <w:tc>
          <w:tcPr>
            <w:tcW w:w="630" w:type="dxa"/>
          </w:tcPr>
          <w:p w:rsidR="006D317B" w:rsidRDefault="006D317B">
            <w:pPr>
              <w:pStyle w:val="TAC"/>
              <w:keepNext w:val="0"/>
              <w:keepLines w:val="0"/>
              <w:rPr>
                <w:rFonts w:eastAsia="平成角ゴシックW5 (Prop)"/>
              </w:rPr>
            </w:pPr>
            <w:r>
              <w:rPr>
                <w:rFonts w:eastAsia="平成角ゴシックW5 (Prop)"/>
              </w:rPr>
              <w:t>20</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0</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7</w:t>
            </w:r>
          </w:p>
        </w:tc>
        <w:tc>
          <w:tcPr>
            <w:tcW w:w="770" w:type="dxa"/>
          </w:tcPr>
          <w:p w:rsidR="006D317B" w:rsidRDefault="006D317B">
            <w:pPr>
              <w:pStyle w:val="TAC"/>
              <w:keepNext w:val="0"/>
              <w:keepLines w:val="0"/>
              <w:rPr>
                <w:rFonts w:eastAsia="平成角ゴシックW5 (Prop)"/>
              </w:rPr>
            </w:pPr>
            <w:r>
              <w:rPr>
                <w:rFonts w:eastAsia="平成角ゴシックW5 (Prop)"/>
              </w:rPr>
              <w:t>30</w:t>
            </w:r>
          </w:p>
        </w:tc>
        <w:tc>
          <w:tcPr>
            <w:tcW w:w="851" w:type="dxa"/>
          </w:tcPr>
          <w:p w:rsidR="006D317B" w:rsidRDefault="006D317B">
            <w:pPr>
              <w:pStyle w:val="TAC"/>
              <w:keepNext w:val="0"/>
              <w:keepLines w:val="0"/>
              <w:rPr>
                <w:rFonts w:eastAsia="平成角ゴシックW5 (Prop)"/>
              </w:rPr>
            </w:pPr>
            <w:r>
              <w:rPr>
                <w:rFonts w:eastAsia="平成角ゴシックW5 (Prop)"/>
              </w:rPr>
              <w:t>15</w:t>
            </w:r>
          </w:p>
        </w:tc>
        <w:tc>
          <w:tcPr>
            <w:tcW w:w="425" w:type="dxa"/>
          </w:tcPr>
          <w:p w:rsidR="006D317B" w:rsidRDefault="006D317B">
            <w:pPr>
              <w:pStyle w:val="TAC"/>
              <w:keepNext w:val="0"/>
              <w:keepLines w:val="0"/>
              <w:rPr>
                <w:rFonts w:eastAsia="平成角ゴシックW5 (Prop)"/>
              </w:rPr>
            </w:pPr>
            <w:r>
              <w:rPr>
                <w:rFonts w:eastAsia="平成角ゴシックW5 (Prop)"/>
              </w:rPr>
              <w:t>256</w:t>
            </w:r>
          </w:p>
        </w:tc>
        <w:tc>
          <w:tcPr>
            <w:tcW w:w="630" w:type="dxa"/>
          </w:tcPr>
          <w:p w:rsidR="006D317B" w:rsidRDefault="006D317B">
            <w:pPr>
              <w:pStyle w:val="TAC"/>
              <w:keepNext w:val="0"/>
              <w:keepLines w:val="0"/>
              <w:rPr>
                <w:rFonts w:eastAsia="平成角ゴシックW5 (Prop)"/>
              </w:rPr>
            </w:pPr>
            <w:r>
              <w:rPr>
                <w:rFonts w:eastAsia="平成角ゴシックW5 (Prop)"/>
              </w:rPr>
              <w:t>20</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6</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8</w:t>
            </w:r>
          </w:p>
        </w:tc>
        <w:tc>
          <w:tcPr>
            <w:tcW w:w="770" w:type="dxa"/>
          </w:tcPr>
          <w:p w:rsidR="006D317B" w:rsidRDefault="006D317B">
            <w:pPr>
              <w:pStyle w:val="TAC"/>
              <w:keepNext w:val="0"/>
              <w:keepLines w:val="0"/>
              <w:rPr>
                <w:rFonts w:eastAsia="平成角ゴシックW5 (Prop)"/>
              </w:rPr>
            </w:pPr>
            <w:r>
              <w:rPr>
                <w:rFonts w:eastAsia="平成角ゴシックW5 (Prop)"/>
              </w:rPr>
              <w:t>60</w:t>
            </w:r>
          </w:p>
        </w:tc>
        <w:tc>
          <w:tcPr>
            <w:tcW w:w="851" w:type="dxa"/>
          </w:tcPr>
          <w:p w:rsidR="006D317B" w:rsidRDefault="006D317B">
            <w:pPr>
              <w:pStyle w:val="TAC"/>
              <w:keepNext w:val="0"/>
              <w:keepLines w:val="0"/>
              <w:rPr>
                <w:rFonts w:eastAsia="平成角ゴシックW5 (Prop)"/>
              </w:rPr>
            </w:pPr>
            <w:r>
              <w:rPr>
                <w:rFonts w:eastAsia="平成角ゴシックW5 (Prop)"/>
              </w:rPr>
              <w:t>30</w:t>
            </w:r>
          </w:p>
        </w:tc>
        <w:tc>
          <w:tcPr>
            <w:tcW w:w="425" w:type="dxa"/>
          </w:tcPr>
          <w:p w:rsidR="006D317B" w:rsidRDefault="006D317B">
            <w:pPr>
              <w:pStyle w:val="TAC"/>
              <w:keepNext w:val="0"/>
              <w:keepLines w:val="0"/>
              <w:rPr>
                <w:rFonts w:eastAsia="平成角ゴシックW5 (Prop)"/>
              </w:rPr>
            </w:pPr>
            <w:r>
              <w:rPr>
                <w:rFonts w:eastAsia="平成角ゴシックW5 (Prop)"/>
              </w:rPr>
              <w:t>128</w:t>
            </w:r>
          </w:p>
        </w:tc>
        <w:tc>
          <w:tcPr>
            <w:tcW w:w="630" w:type="dxa"/>
          </w:tcPr>
          <w:p w:rsidR="006D317B" w:rsidRDefault="006D317B">
            <w:pPr>
              <w:pStyle w:val="TAC"/>
              <w:keepNext w:val="0"/>
              <w:keepLines w:val="0"/>
              <w:rPr>
                <w:rFonts w:eastAsia="平成角ゴシックW5 (Prop)"/>
              </w:rPr>
            </w:pPr>
            <w:r>
              <w:rPr>
                <w:rFonts w:eastAsia="平成角ゴシックW5 (Prop)"/>
              </w:rPr>
              <w:t>40</w:t>
            </w:r>
          </w:p>
        </w:tc>
        <w:tc>
          <w:tcPr>
            <w:tcW w:w="540" w:type="dxa"/>
          </w:tcPr>
          <w:p w:rsidR="006D317B" w:rsidRDefault="006D317B">
            <w:pPr>
              <w:pStyle w:val="TAC"/>
              <w:keepNext w:val="0"/>
              <w:keepLines w:val="0"/>
              <w:rPr>
                <w:rFonts w:eastAsia="平成角ゴシックW5 (Prop)"/>
              </w:rPr>
            </w:pPr>
            <w:r>
              <w:rPr>
                <w:rFonts w:eastAsia="平成角ゴシックW5 (Prop)"/>
              </w:rPr>
              <w:t>6</w:t>
            </w:r>
          </w:p>
        </w:tc>
        <w:tc>
          <w:tcPr>
            <w:tcW w:w="540" w:type="dxa"/>
          </w:tcPr>
          <w:p w:rsidR="006D317B" w:rsidRDefault="006D317B">
            <w:pPr>
              <w:pStyle w:val="TAC"/>
              <w:keepNext w:val="0"/>
              <w:keepLines w:val="0"/>
              <w:rPr>
                <w:rFonts w:eastAsia="平成角ゴシックW5 (Prop)"/>
              </w:rPr>
            </w:pPr>
            <w:r>
              <w:rPr>
                <w:rFonts w:eastAsia="平成角ゴシックW5 (Prop)"/>
              </w:rPr>
              <w:t>28</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0</w:t>
            </w:r>
          </w:p>
        </w:tc>
        <w:tc>
          <w:tcPr>
            <w:tcW w:w="540" w:type="dxa"/>
          </w:tcPr>
          <w:p w:rsidR="006D317B" w:rsidRDefault="006D317B">
            <w:pPr>
              <w:pStyle w:val="TAC"/>
              <w:keepNext w:val="0"/>
              <w:keepLines w:val="0"/>
              <w:rPr>
                <w:rFonts w:eastAsia="平成角ゴシックW5 (Prop)"/>
              </w:rPr>
            </w:pPr>
            <w:r>
              <w:rPr>
                <w:rFonts w:eastAsia="平成角ゴシックW5 (Prop)"/>
              </w:rPr>
              <w:t>4</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9</w:t>
            </w:r>
          </w:p>
        </w:tc>
        <w:tc>
          <w:tcPr>
            <w:tcW w:w="770" w:type="dxa"/>
          </w:tcPr>
          <w:p w:rsidR="006D317B" w:rsidRDefault="006D317B">
            <w:pPr>
              <w:pStyle w:val="TAC"/>
              <w:keepNext w:val="0"/>
              <w:keepLines w:val="0"/>
              <w:rPr>
                <w:rFonts w:eastAsia="平成角ゴシックW5 (Prop)"/>
              </w:rPr>
            </w:pPr>
            <w:r>
              <w:rPr>
                <w:rFonts w:eastAsia="平成角ゴシックW5 (Prop)"/>
              </w:rPr>
              <w:t>60</w:t>
            </w:r>
          </w:p>
        </w:tc>
        <w:tc>
          <w:tcPr>
            <w:tcW w:w="851" w:type="dxa"/>
          </w:tcPr>
          <w:p w:rsidR="006D317B" w:rsidRDefault="006D317B">
            <w:pPr>
              <w:pStyle w:val="TAC"/>
              <w:keepNext w:val="0"/>
              <w:keepLines w:val="0"/>
              <w:rPr>
                <w:rFonts w:eastAsia="平成角ゴシックW5 (Prop)"/>
              </w:rPr>
            </w:pPr>
            <w:r>
              <w:rPr>
                <w:rFonts w:eastAsia="平成角ゴシックW5 (Prop)"/>
              </w:rPr>
              <w:t>30</w:t>
            </w:r>
          </w:p>
        </w:tc>
        <w:tc>
          <w:tcPr>
            <w:tcW w:w="425" w:type="dxa"/>
          </w:tcPr>
          <w:p w:rsidR="006D317B" w:rsidRDefault="006D317B">
            <w:pPr>
              <w:pStyle w:val="TAC"/>
              <w:keepNext w:val="0"/>
              <w:keepLines w:val="0"/>
              <w:rPr>
                <w:rFonts w:eastAsia="平成角ゴシックW5 (Prop)"/>
              </w:rPr>
            </w:pPr>
            <w:r>
              <w:rPr>
                <w:rFonts w:eastAsia="平成角ゴシックW5 (Prop)"/>
              </w:rPr>
              <w:t>128</w:t>
            </w:r>
          </w:p>
        </w:tc>
        <w:tc>
          <w:tcPr>
            <w:tcW w:w="630" w:type="dxa"/>
          </w:tcPr>
          <w:p w:rsidR="006D317B" w:rsidRDefault="006D317B">
            <w:pPr>
              <w:pStyle w:val="TAC"/>
              <w:keepNext w:val="0"/>
              <w:keepLines w:val="0"/>
              <w:rPr>
                <w:rFonts w:eastAsia="平成角ゴシックW5 (Prop)"/>
              </w:rPr>
            </w:pPr>
            <w:r>
              <w:rPr>
                <w:rFonts w:eastAsia="平成角ゴシックW5 (Prop)"/>
              </w:rPr>
              <w:t>40</w:t>
            </w:r>
          </w:p>
        </w:tc>
        <w:tc>
          <w:tcPr>
            <w:tcW w:w="540" w:type="dxa"/>
          </w:tcPr>
          <w:p w:rsidR="006D317B" w:rsidRDefault="006D317B">
            <w:pPr>
              <w:pStyle w:val="TAC"/>
              <w:keepNext w:val="0"/>
              <w:keepLines w:val="0"/>
              <w:rPr>
                <w:rFonts w:eastAsia="平成角ゴシックW5 (Prop)"/>
              </w:rPr>
            </w:pPr>
            <w:r>
              <w:rPr>
                <w:rFonts w:eastAsia="平成角ゴシックW5 (Prop)"/>
              </w:rPr>
              <w:t>6</w:t>
            </w:r>
          </w:p>
        </w:tc>
        <w:tc>
          <w:tcPr>
            <w:tcW w:w="540" w:type="dxa"/>
          </w:tcPr>
          <w:p w:rsidR="006D317B" w:rsidRDefault="006D317B">
            <w:pPr>
              <w:pStyle w:val="TAC"/>
              <w:keepNext w:val="0"/>
              <w:keepLines w:val="0"/>
              <w:rPr>
                <w:rFonts w:eastAsia="平成角ゴシックW5 (Prop)"/>
              </w:rPr>
            </w:pPr>
            <w:r>
              <w:rPr>
                <w:rFonts w:eastAsia="平成角ゴシックW5 (Prop)"/>
              </w:rPr>
              <w:t>26</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4</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10</w:t>
            </w:r>
          </w:p>
        </w:tc>
        <w:tc>
          <w:tcPr>
            <w:tcW w:w="770" w:type="dxa"/>
          </w:tcPr>
          <w:p w:rsidR="006D317B" w:rsidRDefault="006D317B">
            <w:pPr>
              <w:pStyle w:val="TAC"/>
              <w:keepNext w:val="0"/>
              <w:keepLines w:val="0"/>
              <w:rPr>
                <w:rFonts w:eastAsia="平成角ゴシックW5 (Prop)"/>
              </w:rPr>
            </w:pPr>
            <w:r>
              <w:rPr>
                <w:rFonts w:eastAsia="平成角ゴシックW5 (Prop)"/>
              </w:rPr>
              <w:t>60</w:t>
            </w:r>
          </w:p>
        </w:tc>
        <w:tc>
          <w:tcPr>
            <w:tcW w:w="851" w:type="dxa"/>
          </w:tcPr>
          <w:p w:rsidR="006D317B" w:rsidRDefault="006D317B">
            <w:pPr>
              <w:pStyle w:val="TAC"/>
              <w:keepNext w:val="0"/>
              <w:keepLines w:val="0"/>
              <w:rPr>
                <w:rFonts w:eastAsia="平成角ゴシックW5 (Prop)"/>
              </w:rPr>
            </w:pPr>
            <w:r>
              <w:rPr>
                <w:rFonts w:eastAsia="平成角ゴシックW5 (Prop)"/>
              </w:rPr>
              <w:t>30</w:t>
            </w:r>
          </w:p>
        </w:tc>
        <w:tc>
          <w:tcPr>
            <w:tcW w:w="425" w:type="dxa"/>
          </w:tcPr>
          <w:p w:rsidR="006D317B" w:rsidRDefault="006D317B">
            <w:pPr>
              <w:pStyle w:val="TAC"/>
              <w:keepNext w:val="0"/>
              <w:keepLines w:val="0"/>
              <w:rPr>
                <w:rFonts w:eastAsia="平成角ゴシックW5 (Prop)"/>
              </w:rPr>
            </w:pPr>
            <w:r>
              <w:rPr>
                <w:rFonts w:eastAsia="平成角ゴシックW5 (Prop)"/>
              </w:rPr>
              <w:t>128</w:t>
            </w:r>
          </w:p>
        </w:tc>
        <w:tc>
          <w:tcPr>
            <w:tcW w:w="630" w:type="dxa"/>
          </w:tcPr>
          <w:p w:rsidR="006D317B" w:rsidRDefault="006D317B">
            <w:pPr>
              <w:pStyle w:val="TAC"/>
              <w:keepNext w:val="0"/>
              <w:keepLines w:val="0"/>
              <w:rPr>
                <w:rFonts w:eastAsia="平成角ゴシックW5 (Prop)"/>
              </w:rPr>
            </w:pPr>
            <w:r>
              <w:rPr>
                <w:rFonts w:eastAsia="平成角ゴシックW5 (Prop)"/>
              </w:rPr>
              <w:t>40</w:t>
            </w:r>
          </w:p>
        </w:tc>
        <w:tc>
          <w:tcPr>
            <w:tcW w:w="540" w:type="dxa"/>
          </w:tcPr>
          <w:p w:rsidR="006D317B" w:rsidRDefault="006D317B">
            <w:pPr>
              <w:pStyle w:val="TAC"/>
              <w:keepNext w:val="0"/>
              <w:keepLines w:val="0"/>
              <w:rPr>
                <w:rFonts w:eastAsia="平成角ゴシックW5 (Prop)"/>
              </w:rPr>
            </w:pPr>
            <w:r>
              <w:rPr>
                <w:rFonts w:eastAsia="平成角ゴシックW5 (Prop)"/>
              </w:rPr>
              <w:t>6</w:t>
            </w:r>
          </w:p>
        </w:tc>
        <w:tc>
          <w:tcPr>
            <w:tcW w:w="540" w:type="dxa"/>
          </w:tcPr>
          <w:p w:rsidR="006D317B" w:rsidRDefault="006D317B">
            <w:pPr>
              <w:pStyle w:val="TAC"/>
              <w:keepNext w:val="0"/>
              <w:keepLines w:val="0"/>
              <w:rPr>
                <w:rFonts w:eastAsia="平成角ゴシックW5 (Prop)"/>
              </w:rPr>
            </w:pPr>
            <w:r>
              <w:rPr>
                <w:rFonts w:eastAsia="平成角ゴシックW5 (Prop)"/>
              </w:rPr>
              <w:t>24</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0</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11</w:t>
            </w:r>
          </w:p>
        </w:tc>
        <w:tc>
          <w:tcPr>
            <w:tcW w:w="770" w:type="dxa"/>
          </w:tcPr>
          <w:p w:rsidR="006D317B" w:rsidRDefault="006D317B">
            <w:pPr>
              <w:pStyle w:val="TAC"/>
              <w:keepNext w:val="0"/>
              <w:keepLines w:val="0"/>
              <w:rPr>
                <w:rFonts w:eastAsia="平成角ゴシックW5 (Prop)"/>
              </w:rPr>
            </w:pPr>
            <w:r>
              <w:rPr>
                <w:rFonts w:eastAsia="平成角ゴシックW5 (Prop)"/>
              </w:rPr>
              <w:t>60</w:t>
            </w:r>
          </w:p>
        </w:tc>
        <w:tc>
          <w:tcPr>
            <w:tcW w:w="851" w:type="dxa"/>
          </w:tcPr>
          <w:p w:rsidR="006D317B" w:rsidRDefault="006D317B">
            <w:pPr>
              <w:pStyle w:val="TAC"/>
              <w:keepNext w:val="0"/>
              <w:keepLines w:val="0"/>
              <w:rPr>
                <w:rFonts w:eastAsia="平成角ゴシックW5 (Prop)"/>
              </w:rPr>
            </w:pPr>
            <w:r>
              <w:rPr>
                <w:rFonts w:eastAsia="平成角ゴシックW5 (Prop)"/>
              </w:rPr>
              <w:t>30</w:t>
            </w:r>
          </w:p>
        </w:tc>
        <w:tc>
          <w:tcPr>
            <w:tcW w:w="425" w:type="dxa"/>
          </w:tcPr>
          <w:p w:rsidR="006D317B" w:rsidRDefault="006D317B">
            <w:pPr>
              <w:pStyle w:val="TAC"/>
              <w:keepNext w:val="0"/>
              <w:keepLines w:val="0"/>
              <w:rPr>
                <w:rFonts w:eastAsia="平成角ゴシックW5 (Prop)"/>
              </w:rPr>
            </w:pPr>
            <w:r>
              <w:rPr>
                <w:rFonts w:eastAsia="平成角ゴシックW5 (Prop)"/>
              </w:rPr>
              <w:t>128</w:t>
            </w:r>
          </w:p>
        </w:tc>
        <w:tc>
          <w:tcPr>
            <w:tcW w:w="630" w:type="dxa"/>
          </w:tcPr>
          <w:p w:rsidR="006D317B" w:rsidRDefault="006D317B">
            <w:pPr>
              <w:pStyle w:val="TAC"/>
              <w:keepNext w:val="0"/>
              <w:keepLines w:val="0"/>
              <w:rPr>
                <w:rFonts w:eastAsia="平成角ゴシックW5 (Prop)"/>
              </w:rPr>
            </w:pPr>
            <w:r>
              <w:rPr>
                <w:rFonts w:eastAsia="平成角ゴシックW5 (Prop)"/>
              </w:rPr>
              <w:t>40</w:t>
            </w:r>
          </w:p>
        </w:tc>
        <w:tc>
          <w:tcPr>
            <w:tcW w:w="540" w:type="dxa"/>
          </w:tcPr>
          <w:p w:rsidR="006D317B" w:rsidRDefault="006D317B">
            <w:pPr>
              <w:pStyle w:val="TAC"/>
              <w:keepNext w:val="0"/>
              <w:keepLines w:val="0"/>
              <w:rPr>
                <w:rFonts w:eastAsia="平成角ゴシックW5 (Prop)"/>
              </w:rPr>
            </w:pPr>
            <w:r>
              <w:rPr>
                <w:rFonts w:eastAsia="平成角ゴシックW5 (Prop)"/>
              </w:rPr>
              <w:t>6</w:t>
            </w:r>
          </w:p>
        </w:tc>
        <w:tc>
          <w:tcPr>
            <w:tcW w:w="540" w:type="dxa"/>
          </w:tcPr>
          <w:p w:rsidR="006D317B" w:rsidRDefault="006D317B">
            <w:pPr>
              <w:pStyle w:val="TAC"/>
              <w:keepNext w:val="0"/>
              <w:keepLines w:val="0"/>
              <w:rPr>
                <w:rFonts w:eastAsia="平成角ゴシックW5 (Prop)"/>
              </w:rPr>
            </w:pPr>
            <w:r>
              <w:rPr>
                <w:rFonts w:eastAsia="平成角ゴシックW5 (Prop)"/>
              </w:rPr>
              <w:t>22</w:t>
            </w:r>
          </w:p>
        </w:tc>
        <w:tc>
          <w:tcPr>
            <w:tcW w:w="63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2</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12</w:t>
            </w:r>
          </w:p>
        </w:tc>
        <w:tc>
          <w:tcPr>
            <w:tcW w:w="770" w:type="dxa"/>
          </w:tcPr>
          <w:p w:rsidR="006D317B" w:rsidRDefault="006D317B">
            <w:pPr>
              <w:pStyle w:val="TAC"/>
              <w:keepNext w:val="0"/>
              <w:keepLines w:val="0"/>
              <w:rPr>
                <w:rFonts w:eastAsia="平成角ゴシックW5 (Prop)"/>
              </w:rPr>
            </w:pPr>
            <w:r>
              <w:rPr>
                <w:rFonts w:eastAsia="平成角ゴシックW5 (Prop)"/>
              </w:rPr>
              <w:t>120</w:t>
            </w:r>
          </w:p>
        </w:tc>
        <w:tc>
          <w:tcPr>
            <w:tcW w:w="851" w:type="dxa"/>
          </w:tcPr>
          <w:p w:rsidR="006D317B" w:rsidRDefault="006D317B">
            <w:pPr>
              <w:pStyle w:val="TAC"/>
              <w:keepNext w:val="0"/>
              <w:keepLines w:val="0"/>
              <w:rPr>
                <w:rFonts w:eastAsia="平成角ゴシックW5 (Prop)"/>
              </w:rPr>
            </w:pPr>
            <w:r>
              <w:rPr>
                <w:rFonts w:eastAsia="平成角ゴシックW5 (Prop)"/>
              </w:rPr>
              <w:t>60</w:t>
            </w:r>
          </w:p>
        </w:tc>
        <w:tc>
          <w:tcPr>
            <w:tcW w:w="425" w:type="dxa"/>
          </w:tcPr>
          <w:p w:rsidR="006D317B" w:rsidRDefault="006D317B">
            <w:pPr>
              <w:pStyle w:val="TAC"/>
              <w:keepNext w:val="0"/>
              <w:keepLines w:val="0"/>
              <w:rPr>
                <w:rFonts w:eastAsia="平成角ゴシックW5 (Prop)"/>
              </w:rPr>
            </w:pPr>
            <w:r>
              <w:rPr>
                <w:rFonts w:eastAsia="平成角ゴシックW5 (Prop)"/>
              </w:rPr>
              <w:t>64</w:t>
            </w:r>
          </w:p>
        </w:tc>
        <w:tc>
          <w:tcPr>
            <w:tcW w:w="630" w:type="dxa"/>
          </w:tcPr>
          <w:p w:rsidR="006D317B" w:rsidRDefault="006D317B">
            <w:pPr>
              <w:pStyle w:val="TAC"/>
              <w:keepNext w:val="0"/>
              <w:keepLines w:val="0"/>
              <w:rPr>
                <w:rFonts w:eastAsia="平成角ゴシックW5 (Prop)"/>
              </w:rPr>
            </w:pPr>
            <w:r>
              <w:rPr>
                <w:rFonts w:eastAsia="平成角ゴシックW5 (Prop)"/>
              </w:rPr>
              <w:t>80</w:t>
            </w:r>
          </w:p>
        </w:tc>
        <w:tc>
          <w:tcPr>
            <w:tcW w:w="540" w:type="dxa"/>
          </w:tcPr>
          <w:p w:rsidR="006D317B" w:rsidRDefault="006D317B">
            <w:pPr>
              <w:pStyle w:val="TAC"/>
              <w:keepNext w:val="0"/>
              <w:keepLines w:val="0"/>
              <w:rPr>
                <w:rFonts w:eastAsia="平成角ゴシックW5 (Prop)"/>
              </w:rPr>
            </w:pPr>
            <w:r>
              <w:rPr>
                <w:rFonts w:eastAsia="平成角ゴシックW5 (Prop)"/>
              </w:rPr>
              <w:t>12</w:t>
            </w:r>
          </w:p>
        </w:tc>
        <w:tc>
          <w:tcPr>
            <w:tcW w:w="540" w:type="dxa"/>
          </w:tcPr>
          <w:p w:rsidR="006D317B" w:rsidRDefault="006D317B">
            <w:pPr>
              <w:pStyle w:val="TAC"/>
              <w:keepNext w:val="0"/>
              <w:keepLines w:val="0"/>
              <w:rPr>
                <w:rFonts w:eastAsia="平成角ゴシックW5 (Prop)"/>
              </w:rPr>
            </w:pPr>
            <w:r>
              <w:rPr>
                <w:rFonts w:eastAsia="平成角ゴシックW5 (Prop)"/>
              </w:rPr>
              <w:t>48</w:t>
            </w:r>
          </w:p>
        </w:tc>
        <w:tc>
          <w:tcPr>
            <w:tcW w:w="630" w:type="dxa"/>
          </w:tcPr>
          <w:p w:rsidR="006D317B" w:rsidRDefault="006D317B">
            <w:pPr>
              <w:pStyle w:val="TAC"/>
              <w:keepNext w:val="0"/>
              <w:keepLines w:val="0"/>
              <w:rPr>
                <w:rFonts w:eastAsia="平成角ゴシックW5 (Prop)"/>
              </w:rPr>
            </w:pPr>
            <w:r>
              <w:rPr>
                <w:rFonts w:eastAsia="平成角ゴシックW5 (Prop)"/>
              </w:rPr>
              <w:t>4</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13</w:t>
            </w:r>
          </w:p>
        </w:tc>
        <w:tc>
          <w:tcPr>
            <w:tcW w:w="770" w:type="dxa"/>
          </w:tcPr>
          <w:p w:rsidR="006D317B" w:rsidRDefault="006D317B">
            <w:pPr>
              <w:pStyle w:val="TAC"/>
              <w:keepNext w:val="0"/>
              <w:keepLines w:val="0"/>
              <w:rPr>
                <w:rFonts w:eastAsia="平成角ゴシックW5 (Prop)"/>
              </w:rPr>
            </w:pPr>
            <w:r>
              <w:rPr>
                <w:rFonts w:eastAsia="平成角ゴシックW5 (Prop)"/>
              </w:rPr>
              <w:t>240</w:t>
            </w:r>
          </w:p>
        </w:tc>
        <w:tc>
          <w:tcPr>
            <w:tcW w:w="851" w:type="dxa"/>
          </w:tcPr>
          <w:p w:rsidR="006D317B" w:rsidRDefault="006D317B">
            <w:pPr>
              <w:pStyle w:val="TAC"/>
              <w:keepNext w:val="0"/>
              <w:keepLines w:val="0"/>
              <w:rPr>
                <w:rFonts w:eastAsia="平成角ゴシックW5 (Prop)"/>
              </w:rPr>
            </w:pPr>
            <w:r>
              <w:rPr>
                <w:rFonts w:eastAsia="平成角ゴシックW5 (Prop)"/>
              </w:rPr>
              <w:t>120</w:t>
            </w:r>
          </w:p>
        </w:tc>
        <w:tc>
          <w:tcPr>
            <w:tcW w:w="425" w:type="dxa"/>
          </w:tcPr>
          <w:p w:rsidR="006D317B" w:rsidRDefault="006D317B">
            <w:pPr>
              <w:pStyle w:val="TAC"/>
              <w:keepNext w:val="0"/>
              <w:keepLines w:val="0"/>
              <w:rPr>
                <w:rFonts w:eastAsia="平成角ゴシックW5 (Prop)"/>
              </w:rPr>
            </w:pPr>
            <w:r>
              <w:rPr>
                <w:rFonts w:eastAsia="平成角ゴシックW5 (Prop)"/>
              </w:rPr>
              <w:t>32</w:t>
            </w:r>
          </w:p>
        </w:tc>
        <w:tc>
          <w:tcPr>
            <w:tcW w:w="630" w:type="dxa"/>
          </w:tcPr>
          <w:p w:rsidR="006D317B" w:rsidRDefault="006D317B">
            <w:pPr>
              <w:pStyle w:val="TAC"/>
              <w:keepNext w:val="0"/>
              <w:keepLines w:val="0"/>
              <w:rPr>
                <w:rFonts w:eastAsia="平成角ゴシックW5 (Prop)"/>
              </w:rPr>
            </w:pPr>
            <w:r>
              <w:rPr>
                <w:rFonts w:eastAsia="平成角ゴシックW5 (Prop)"/>
              </w:rPr>
              <w:t>160</w:t>
            </w:r>
          </w:p>
        </w:tc>
        <w:tc>
          <w:tcPr>
            <w:tcW w:w="540" w:type="dxa"/>
          </w:tcPr>
          <w:p w:rsidR="006D317B" w:rsidRDefault="006D317B">
            <w:pPr>
              <w:pStyle w:val="TAC"/>
              <w:keepNext w:val="0"/>
              <w:keepLines w:val="0"/>
              <w:rPr>
                <w:rFonts w:eastAsia="平成角ゴシックW5 (Prop)"/>
              </w:rPr>
            </w:pPr>
            <w:r>
              <w:rPr>
                <w:rFonts w:eastAsia="平成角ゴシックW5 (Prop)"/>
              </w:rPr>
              <w:t>28</w:t>
            </w:r>
          </w:p>
        </w:tc>
        <w:tc>
          <w:tcPr>
            <w:tcW w:w="540" w:type="dxa"/>
          </w:tcPr>
          <w:p w:rsidR="006D317B" w:rsidRDefault="006D317B">
            <w:pPr>
              <w:pStyle w:val="TAC"/>
              <w:keepNext w:val="0"/>
              <w:keepLines w:val="0"/>
              <w:rPr>
                <w:rFonts w:eastAsia="平成角ゴシックW5 (Prop)"/>
              </w:rPr>
            </w:pPr>
            <w:r>
              <w:rPr>
                <w:rFonts w:eastAsia="平成角ゴシックW5 (Prop)"/>
              </w:rPr>
              <w:t>112</w:t>
            </w:r>
          </w:p>
        </w:tc>
        <w:tc>
          <w:tcPr>
            <w:tcW w:w="630" w:type="dxa"/>
          </w:tcPr>
          <w:p w:rsidR="006D317B" w:rsidRDefault="006D317B">
            <w:pPr>
              <w:pStyle w:val="TAC"/>
              <w:keepNext w:val="0"/>
              <w:keepLines w:val="0"/>
              <w:rPr>
                <w:rFonts w:eastAsia="平成角ゴシックW5 (Prop)"/>
              </w:rPr>
            </w:pPr>
            <w:r>
              <w:rPr>
                <w:rFonts w:eastAsia="平成角ゴシックW5 (Prop)"/>
              </w:rPr>
              <w:t>4</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14</w:t>
            </w:r>
          </w:p>
        </w:tc>
        <w:tc>
          <w:tcPr>
            <w:tcW w:w="770" w:type="dxa"/>
          </w:tcPr>
          <w:p w:rsidR="006D317B" w:rsidRDefault="006D317B">
            <w:pPr>
              <w:pStyle w:val="TAC"/>
              <w:keepNext w:val="0"/>
              <w:keepLines w:val="0"/>
              <w:rPr>
                <w:rFonts w:eastAsia="平成角ゴシックW5 (Prop)"/>
              </w:rPr>
            </w:pPr>
            <w:r>
              <w:rPr>
                <w:rFonts w:eastAsia="平成角ゴシックW5 (Prop)"/>
              </w:rPr>
              <w:t>480</w:t>
            </w:r>
          </w:p>
        </w:tc>
        <w:tc>
          <w:tcPr>
            <w:tcW w:w="851" w:type="dxa"/>
          </w:tcPr>
          <w:p w:rsidR="006D317B" w:rsidRDefault="006D317B">
            <w:pPr>
              <w:pStyle w:val="TAC"/>
              <w:keepNext w:val="0"/>
              <w:keepLines w:val="0"/>
              <w:rPr>
                <w:rFonts w:eastAsia="平成角ゴシックW5 (Prop)"/>
              </w:rPr>
            </w:pPr>
            <w:r>
              <w:rPr>
                <w:rFonts w:eastAsia="平成角ゴシックW5 (Prop)"/>
              </w:rPr>
              <w:t>240</w:t>
            </w:r>
          </w:p>
        </w:tc>
        <w:tc>
          <w:tcPr>
            <w:tcW w:w="425" w:type="dxa"/>
          </w:tcPr>
          <w:p w:rsidR="006D317B" w:rsidRDefault="006D317B">
            <w:pPr>
              <w:pStyle w:val="TAC"/>
              <w:keepNext w:val="0"/>
              <w:keepLines w:val="0"/>
              <w:rPr>
                <w:rFonts w:eastAsia="平成角ゴシックW5 (Prop)"/>
              </w:rPr>
            </w:pPr>
            <w:r>
              <w:rPr>
                <w:rFonts w:eastAsia="平成角ゴシックW5 (Prop)"/>
              </w:rPr>
              <w:t>16</w:t>
            </w:r>
          </w:p>
        </w:tc>
        <w:tc>
          <w:tcPr>
            <w:tcW w:w="630" w:type="dxa"/>
          </w:tcPr>
          <w:p w:rsidR="006D317B" w:rsidRDefault="006D317B">
            <w:pPr>
              <w:pStyle w:val="TAC"/>
              <w:keepNext w:val="0"/>
              <w:keepLines w:val="0"/>
              <w:rPr>
                <w:rFonts w:eastAsia="平成角ゴシックW5 (Prop)"/>
              </w:rPr>
            </w:pPr>
            <w:r>
              <w:rPr>
                <w:rFonts w:eastAsia="平成角ゴシックW5 (Prop)"/>
              </w:rPr>
              <w:t>320</w:t>
            </w:r>
          </w:p>
        </w:tc>
        <w:tc>
          <w:tcPr>
            <w:tcW w:w="540" w:type="dxa"/>
          </w:tcPr>
          <w:p w:rsidR="006D317B" w:rsidRDefault="006D317B">
            <w:pPr>
              <w:pStyle w:val="TAC"/>
              <w:keepNext w:val="0"/>
              <w:keepLines w:val="0"/>
              <w:rPr>
                <w:rFonts w:eastAsia="平成角ゴシックW5 (Prop)"/>
              </w:rPr>
            </w:pPr>
            <w:r>
              <w:rPr>
                <w:rFonts w:eastAsia="平成角ゴシックW5 (Prop)"/>
              </w:rPr>
              <w:t>56</w:t>
            </w:r>
          </w:p>
        </w:tc>
        <w:tc>
          <w:tcPr>
            <w:tcW w:w="540" w:type="dxa"/>
          </w:tcPr>
          <w:p w:rsidR="006D317B" w:rsidRDefault="006D317B">
            <w:pPr>
              <w:pStyle w:val="TAC"/>
              <w:keepNext w:val="0"/>
              <w:keepLines w:val="0"/>
              <w:rPr>
                <w:rFonts w:eastAsia="平成角ゴシックW5 (Prop)"/>
              </w:rPr>
            </w:pPr>
            <w:r>
              <w:rPr>
                <w:rFonts w:eastAsia="平成角ゴシックW5 (Prop)"/>
              </w:rPr>
              <w:t>232</w:t>
            </w:r>
          </w:p>
        </w:tc>
        <w:tc>
          <w:tcPr>
            <w:tcW w:w="630" w:type="dxa"/>
          </w:tcPr>
          <w:p w:rsidR="006D317B" w:rsidRDefault="006D317B">
            <w:pPr>
              <w:pStyle w:val="TAC"/>
              <w:keepNext w:val="0"/>
              <w:keepLines w:val="0"/>
              <w:rPr>
                <w:rFonts w:eastAsia="平成角ゴシックW5 (Prop)"/>
              </w:rPr>
            </w:pPr>
            <w:r>
              <w:rPr>
                <w:rFonts w:eastAsia="平成角ゴシックW5 (Prop)"/>
              </w:rPr>
              <w:t>8</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540" w:type="dxa"/>
          </w:tcPr>
          <w:p w:rsidR="006D317B" w:rsidRDefault="006D317B">
            <w:pPr>
              <w:pStyle w:val="TAC"/>
              <w:keepNext w:val="0"/>
              <w:keepLines w:val="0"/>
              <w:rPr>
                <w:rFonts w:eastAsia="平成角ゴシックW5 (Prop)"/>
              </w:rPr>
            </w:pPr>
            <w:r>
              <w:rPr>
                <w:rFonts w:eastAsia="平成角ゴシックW5 (Prop)"/>
              </w:rPr>
              <w:t>16</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tcBorders>
          </w:tcPr>
          <w:p w:rsidR="006D317B" w:rsidRDefault="006D317B">
            <w:pPr>
              <w:pStyle w:val="TAC"/>
              <w:keepNext w:val="0"/>
              <w:keepLines w:val="0"/>
              <w:rPr>
                <w:rFonts w:eastAsia="平成角ゴシックW5 (Prop)"/>
              </w:rPr>
            </w:pPr>
            <w:r>
              <w:rPr>
                <w:rFonts w:eastAsia="平成角ゴシックW5 (Prop)"/>
              </w:rPr>
              <w:t>15</w:t>
            </w:r>
          </w:p>
        </w:tc>
        <w:tc>
          <w:tcPr>
            <w:tcW w:w="770" w:type="dxa"/>
          </w:tcPr>
          <w:p w:rsidR="006D317B" w:rsidRDefault="006D317B">
            <w:pPr>
              <w:pStyle w:val="TAC"/>
              <w:keepNext w:val="0"/>
              <w:keepLines w:val="0"/>
              <w:rPr>
                <w:rFonts w:eastAsia="平成角ゴシックW5 (Prop)"/>
              </w:rPr>
            </w:pPr>
            <w:r>
              <w:rPr>
                <w:rFonts w:eastAsia="平成角ゴシックW5 (Prop)"/>
              </w:rPr>
              <w:t>960</w:t>
            </w:r>
          </w:p>
        </w:tc>
        <w:tc>
          <w:tcPr>
            <w:tcW w:w="851" w:type="dxa"/>
          </w:tcPr>
          <w:p w:rsidR="006D317B" w:rsidRDefault="006D317B">
            <w:pPr>
              <w:pStyle w:val="TAC"/>
              <w:keepNext w:val="0"/>
              <w:keepLines w:val="0"/>
              <w:rPr>
                <w:rFonts w:eastAsia="平成角ゴシックW5 (Prop)"/>
              </w:rPr>
            </w:pPr>
            <w:r>
              <w:rPr>
                <w:rFonts w:eastAsia="平成角ゴシックW5 (Prop)"/>
              </w:rPr>
              <w:t>480</w:t>
            </w:r>
          </w:p>
        </w:tc>
        <w:tc>
          <w:tcPr>
            <w:tcW w:w="425" w:type="dxa"/>
          </w:tcPr>
          <w:p w:rsidR="006D317B" w:rsidRDefault="006D317B">
            <w:pPr>
              <w:pStyle w:val="TAC"/>
              <w:keepNext w:val="0"/>
              <w:keepLines w:val="0"/>
              <w:rPr>
                <w:rFonts w:eastAsia="平成角ゴシックW5 (Prop)"/>
              </w:rPr>
            </w:pPr>
            <w:r>
              <w:rPr>
                <w:rFonts w:eastAsia="平成角ゴシックW5 (Prop)"/>
              </w:rPr>
              <w:t>8</w:t>
            </w:r>
          </w:p>
        </w:tc>
        <w:tc>
          <w:tcPr>
            <w:tcW w:w="630" w:type="dxa"/>
          </w:tcPr>
          <w:p w:rsidR="006D317B" w:rsidRDefault="006D317B">
            <w:pPr>
              <w:pStyle w:val="TAC"/>
              <w:keepNext w:val="0"/>
              <w:keepLines w:val="0"/>
              <w:rPr>
                <w:rFonts w:eastAsia="平成角ゴシックW5 (Prop)"/>
              </w:rPr>
            </w:pPr>
            <w:r>
              <w:rPr>
                <w:rFonts w:eastAsia="平成角ゴシックW5 (Prop)"/>
              </w:rPr>
              <w:t>640</w:t>
            </w:r>
          </w:p>
        </w:tc>
        <w:tc>
          <w:tcPr>
            <w:tcW w:w="540" w:type="dxa"/>
          </w:tcPr>
          <w:p w:rsidR="006D317B" w:rsidRDefault="006D317B">
            <w:pPr>
              <w:pStyle w:val="TAC"/>
              <w:keepNext w:val="0"/>
              <w:keepLines w:val="0"/>
              <w:rPr>
                <w:rFonts w:eastAsia="平成角ゴシックW5 (Prop)"/>
              </w:rPr>
            </w:pPr>
            <w:r>
              <w:rPr>
                <w:rFonts w:eastAsia="平成角ゴシックW5 (Prop)"/>
              </w:rPr>
              <w:t>120</w:t>
            </w:r>
          </w:p>
        </w:tc>
        <w:tc>
          <w:tcPr>
            <w:tcW w:w="540" w:type="dxa"/>
          </w:tcPr>
          <w:p w:rsidR="006D317B" w:rsidRDefault="006D317B">
            <w:pPr>
              <w:pStyle w:val="TAC"/>
              <w:keepNext w:val="0"/>
              <w:keepLines w:val="0"/>
              <w:rPr>
                <w:rFonts w:eastAsia="平成角ゴシックW5 (Prop)"/>
              </w:rPr>
            </w:pPr>
            <w:r>
              <w:rPr>
                <w:rFonts w:eastAsia="平成角ゴシックW5 (Prop)"/>
              </w:rPr>
              <w:t>488</w:t>
            </w:r>
          </w:p>
        </w:tc>
        <w:tc>
          <w:tcPr>
            <w:tcW w:w="630" w:type="dxa"/>
          </w:tcPr>
          <w:p w:rsidR="006D317B" w:rsidRDefault="006D317B">
            <w:pPr>
              <w:pStyle w:val="TAC"/>
              <w:keepNext w:val="0"/>
              <w:keepLines w:val="0"/>
              <w:rPr>
                <w:rFonts w:eastAsia="平成角ゴシックW5 (Prop)"/>
              </w:rPr>
            </w:pPr>
            <w:r>
              <w:rPr>
                <w:rFonts w:eastAsia="平成角ゴシックW5 (Prop)"/>
              </w:rPr>
              <w:t>8</w:t>
            </w:r>
          </w:p>
        </w:tc>
        <w:tc>
          <w:tcPr>
            <w:tcW w:w="540" w:type="dxa"/>
          </w:tcPr>
          <w:p w:rsidR="006D317B" w:rsidRDefault="006D317B">
            <w:pPr>
              <w:pStyle w:val="TAC"/>
              <w:keepNext w:val="0"/>
              <w:keepLines w:val="0"/>
              <w:rPr>
                <w:rFonts w:eastAsia="平成角ゴシックW5 (Prop)"/>
              </w:rPr>
            </w:pPr>
            <w:r>
              <w:rPr>
                <w:rFonts w:eastAsia="平成角ゴシックW5 (Prop)"/>
              </w:rPr>
              <w:t>8*</w:t>
            </w:r>
          </w:p>
        </w:tc>
        <w:tc>
          <w:tcPr>
            <w:tcW w:w="540" w:type="dxa"/>
          </w:tcPr>
          <w:p w:rsidR="006D317B" w:rsidRDefault="006D317B">
            <w:pPr>
              <w:pStyle w:val="TAC"/>
              <w:keepNext w:val="0"/>
              <w:keepLines w:val="0"/>
              <w:rPr>
                <w:rFonts w:eastAsia="平成角ゴシックW5 (Prop)"/>
              </w:rPr>
            </w:pPr>
            <w:r>
              <w:rPr>
                <w:rFonts w:eastAsia="平成角ゴシックW5 (Prop)"/>
              </w:rPr>
              <w:t>16</w:t>
            </w:r>
          </w:p>
        </w:tc>
        <w:tc>
          <w:tcPr>
            <w:tcW w:w="1134" w:type="dxa"/>
            <w:tcBorders>
              <w:right w:val="single" w:sz="12" w:space="0" w:color="auto"/>
            </w:tcBorders>
          </w:tcPr>
          <w:p w:rsidR="006D317B" w:rsidRDefault="006D317B">
            <w:pPr>
              <w:pStyle w:val="TAC"/>
              <w:keepNext w:val="0"/>
              <w:keepLines w:val="0"/>
              <w:rPr>
                <w:rFonts w:eastAsia="???????W5 (Prop)"/>
              </w:rPr>
            </w:pPr>
            <w:r>
              <w:rPr>
                <w:rFonts w:eastAsia="???????W5 (Prop)"/>
              </w:rPr>
              <w:t>15</w:t>
            </w:r>
          </w:p>
        </w:tc>
      </w:tr>
      <w:tr w:rsidR="006D317B">
        <w:tblPrEx>
          <w:tblCellMar>
            <w:top w:w="0" w:type="dxa"/>
            <w:bottom w:w="0" w:type="dxa"/>
          </w:tblCellMar>
        </w:tblPrEx>
        <w:trPr>
          <w:cantSplit/>
          <w:jc w:val="center"/>
        </w:trPr>
        <w:tc>
          <w:tcPr>
            <w:tcW w:w="770" w:type="dxa"/>
            <w:tcBorders>
              <w:left w:val="single" w:sz="12" w:space="0" w:color="auto"/>
              <w:bottom w:val="single" w:sz="12" w:space="0" w:color="auto"/>
            </w:tcBorders>
          </w:tcPr>
          <w:p w:rsidR="006D317B" w:rsidRDefault="006D317B">
            <w:pPr>
              <w:pStyle w:val="TAC"/>
              <w:keepNext w:val="0"/>
              <w:keepLines w:val="0"/>
              <w:rPr>
                <w:rFonts w:eastAsia="平成角ゴシックW5 (Prop)"/>
              </w:rPr>
            </w:pPr>
            <w:r>
              <w:rPr>
                <w:rFonts w:eastAsia="平成角ゴシックW5 (Prop)"/>
              </w:rPr>
              <w:t>16</w:t>
            </w:r>
          </w:p>
        </w:tc>
        <w:tc>
          <w:tcPr>
            <w:tcW w:w="77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1920</w:t>
            </w:r>
          </w:p>
        </w:tc>
        <w:tc>
          <w:tcPr>
            <w:tcW w:w="851"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960</w:t>
            </w:r>
          </w:p>
        </w:tc>
        <w:tc>
          <w:tcPr>
            <w:tcW w:w="425"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4</w:t>
            </w:r>
          </w:p>
        </w:tc>
        <w:tc>
          <w:tcPr>
            <w:tcW w:w="63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1280</w:t>
            </w:r>
          </w:p>
        </w:tc>
        <w:tc>
          <w:tcPr>
            <w:tcW w:w="54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248</w:t>
            </w:r>
          </w:p>
        </w:tc>
        <w:tc>
          <w:tcPr>
            <w:tcW w:w="54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1000</w:t>
            </w:r>
          </w:p>
        </w:tc>
        <w:tc>
          <w:tcPr>
            <w:tcW w:w="63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8</w:t>
            </w:r>
          </w:p>
        </w:tc>
        <w:tc>
          <w:tcPr>
            <w:tcW w:w="54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8*</w:t>
            </w:r>
          </w:p>
        </w:tc>
        <w:tc>
          <w:tcPr>
            <w:tcW w:w="540" w:type="dxa"/>
            <w:tcBorders>
              <w:bottom w:val="single" w:sz="12" w:space="0" w:color="auto"/>
            </w:tcBorders>
          </w:tcPr>
          <w:p w:rsidR="006D317B" w:rsidRDefault="006D317B">
            <w:pPr>
              <w:pStyle w:val="TAC"/>
              <w:keepNext w:val="0"/>
              <w:keepLines w:val="0"/>
              <w:rPr>
                <w:rFonts w:eastAsia="平成角ゴシックW5 (Prop)"/>
              </w:rPr>
            </w:pPr>
            <w:r>
              <w:rPr>
                <w:rFonts w:eastAsia="平成角ゴシックW5 (Prop)"/>
              </w:rPr>
              <w:t>16</w:t>
            </w:r>
          </w:p>
        </w:tc>
        <w:tc>
          <w:tcPr>
            <w:tcW w:w="1134" w:type="dxa"/>
            <w:tcBorders>
              <w:bottom w:val="single" w:sz="12" w:space="0" w:color="auto"/>
              <w:right w:val="single" w:sz="12" w:space="0" w:color="auto"/>
            </w:tcBorders>
          </w:tcPr>
          <w:p w:rsidR="006D317B" w:rsidRDefault="006D317B">
            <w:pPr>
              <w:pStyle w:val="TAC"/>
              <w:keepNext w:val="0"/>
              <w:keepLines w:val="0"/>
              <w:rPr>
                <w:rFonts w:eastAsia="???????W5 (Prop)"/>
              </w:rPr>
            </w:pPr>
            <w:r>
              <w:rPr>
                <w:rFonts w:eastAsia="???????W5 (Prop)"/>
              </w:rPr>
              <w:t>15</w:t>
            </w:r>
          </w:p>
        </w:tc>
      </w:tr>
    </w:tbl>
    <w:p w:rsidR="006D317B" w:rsidRDefault="006D317B">
      <w:pPr>
        <w:pStyle w:val="Caption"/>
      </w:pPr>
      <w:bookmarkStart w:id="254" w:name="_Ref50808561"/>
      <w:r>
        <w:t xml:space="preserve">Table </w:t>
      </w:r>
      <w:fldSimple w:instr=" STYLEREF 1 \s ">
        <w:r>
          <w:rPr>
            <w:noProof/>
          </w:rPr>
          <w:t>5</w:t>
        </w:r>
      </w:fldSimple>
      <w:r>
        <w:noBreakHyphen/>
      </w:r>
      <w:fldSimple w:instr=" SEQ Table \* ARABIC \s 1 ">
        <w:r>
          <w:rPr>
            <w:noProof/>
          </w:rPr>
          <w:t>2</w:t>
        </w:r>
      </w:fldSimple>
      <w:bookmarkEnd w:id="254"/>
      <w:r>
        <w:t xml:space="preserve"> - DPCH slot format</w:t>
      </w:r>
    </w:p>
    <w:p w:rsidR="006D317B" w:rsidRDefault="006D317B">
      <w:pPr>
        <w:pStyle w:val="Heading5"/>
      </w:pPr>
      <w:bookmarkStart w:id="255" w:name="_Toc7590859"/>
      <w:bookmarkStart w:id="256" w:name="_Toc25052012"/>
      <w:r>
        <w:br w:type="page"/>
      </w:r>
      <w:bookmarkStart w:id="257" w:name="_Toc72569325"/>
      <w:r>
        <w:t>DL-DPCCH for CPCH</w:t>
      </w:r>
      <w:bookmarkEnd w:id="255"/>
      <w:bookmarkEnd w:id="256"/>
      <w:bookmarkEnd w:id="257"/>
    </w:p>
    <w:p w:rsidR="006D317B" w:rsidRDefault="006D317B">
      <w:r>
        <w:t xml:space="preserve">The downlink DPCCH for CPCH is a special case of downlink dedicated physical channel of the slot format #0 in </w:t>
      </w:r>
      <w:r>
        <w:fldChar w:fldCharType="begin"/>
      </w:r>
      <w:r>
        <w:instrText xml:space="preserve"> REF _Ref50808561 \h </w:instrText>
      </w:r>
      <w:r>
        <w:fldChar w:fldCharType="separate"/>
      </w:r>
      <w:r>
        <w:t xml:space="preserve">Table </w:t>
      </w:r>
      <w:r>
        <w:rPr>
          <w:noProof/>
        </w:rPr>
        <w:t>5</w:t>
      </w:r>
      <w:r>
        <w:noBreakHyphen/>
      </w:r>
      <w:r>
        <w:rPr>
          <w:noProof/>
        </w:rPr>
        <w:t>2</w:t>
      </w:r>
      <w:r>
        <w:fldChar w:fldCharType="end"/>
      </w:r>
      <w:r>
        <w:t>. The spreading factor for the DL-DPCCH is 512. The frame structure of DL-DPCCH for CPCH is depicted in the figure below :</w:t>
      </w:r>
    </w:p>
    <w:p w:rsidR="006D317B" w:rsidRDefault="006D317B">
      <w:pPr>
        <w:pStyle w:val="TH"/>
      </w:pPr>
      <w:r>
        <w:pict>
          <v:shape id="_x0000_i1041" type="#_x0000_t75" style="width:365.25pt;height:155.25pt" fillcolor="window">
            <v:imagedata r:id="rId41" o:title=""/>
          </v:shape>
        </w:pict>
      </w:r>
    </w:p>
    <w:p w:rsidR="006D317B" w:rsidRDefault="006D317B">
      <w:pPr>
        <w:pStyle w:val="Caption"/>
      </w:pPr>
      <w:r>
        <w:t xml:space="preserve">Figure </w:t>
      </w:r>
      <w:fldSimple w:instr=" STYLEREF 1 \s ">
        <w:r>
          <w:rPr>
            <w:noProof/>
          </w:rPr>
          <w:t>5</w:t>
        </w:r>
      </w:fldSimple>
      <w:r>
        <w:noBreakHyphen/>
      </w:r>
      <w:fldSimple w:instr=" SEQ Figure \* ARABIC \s 1 ">
        <w:r>
          <w:rPr>
            <w:noProof/>
          </w:rPr>
          <w:t>7</w:t>
        </w:r>
      </w:fldSimple>
      <w:r>
        <w:t xml:space="preserve"> - Frame structure for downlink DPCCH for CPCH</w:t>
      </w:r>
    </w:p>
    <w:p w:rsidR="006D317B" w:rsidRDefault="006D317B">
      <w:r>
        <w:t>DL-DPCCH for CPCH consists of known pilot bits, TFCI, TPC commands and CPCH Control Commands (CCC). CPCH control commands are used to support CPCH signalling. There are two types of CPCH control commands: Layer 1 control command such as Start of Message Indicator, and higher layer control command such as Emergency Stop command. The exact number of bits of DL DPCCH fields (N</w:t>
      </w:r>
      <w:r>
        <w:rPr>
          <w:vertAlign w:val="subscript"/>
        </w:rPr>
        <w:t>pilot</w:t>
      </w:r>
      <w:r>
        <w:t>, N</w:t>
      </w:r>
      <w:r>
        <w:rPr>
          <w:vertAlign w:val="subscript"/>
        </w:rPr>
        <w:t>TFCI</w:t>
      </w:r>
      <w:r>
        <w:t>, N</w:t>
      </w:r>
      <w:r>
        <w:rPr>
          <w:vertAlign w:val="subscript"/>
        </w:rPr>
        <w:t>CCC</w:t>
      </w:r>
      <w:r>
        <w:t xml:space="preserve"> and N</w:t>
      </w:r>
      <w:r>
        <w:rPr>
          <w:vertAlign w:val="subscript"/>
        </w:rPr>
        <w:t>TPC</w:t>
      </w:r>
      <w:r>
        <w:t>) is determined in by the slot format (</w:t>
      </w:r>
      <w:bookmarkStart w:id="258" w:name="_Ref463769518"/>
      <w:r>
        <w:t>pilot bit pattern : N</w:t>
      </w:r>
      <w:r>
        <w:rPr>
          <w:vertAlign w:val="subscript"/>
        </w:rPr>
        <w:t>pilot</w:t>
      </w:r>
      <w:r>
        <w:t>=4).</w:t>
      </w:r>
    </w:p>
    <w:bookmarkEnd w:id="258"/>
    <w:p w:rsidR="006D317B" w:rsidRDefault="006D317B">
      <w:r>
        <w:t>CCC field is used for the transmission of CPCH control command. On CPCH control command transmission request from higher layer, a certain pattern is mapped onto CCC field, otherwise nothing is transmitted in CCC field. There is one to one mapping between the CPCH control command and the pattern. In case of Emergency Stop of CPCH transmission, [1111] pattern is mapped onto CCC field. The Emergency Stop command shall not be transmitted during the first N</w:t>
      </w:r>
      <w:r>
        <w:rPr>
          <w:vertAlign w:val="subscript"/>
        </w:rPr>
        <w:t>Start_Message</w:t>
      </w:r>
      <w:r>
        <w:t xml:space="preserve"> frames of DL DPCCH after Power Control preamble.</w:t>
      </w:r>
    </w:p>
    <w:p w:rsidR="006D317B" w:rsidRDefault="006D317B">
      <w:pPr>
        <w:pStyle w:val="Heading4"/>
        <w:tabs>
          <w:tab w:val="clear" w:pos="2520"/>
        </w:tabs>
      </w:pPr>
      <w:bookmarkStart w:id="259" w:name="_Hlt25399449"/>
      <w:bookmarkStart w:id="260" w:name="_Hlt25145627"/>
      <w:bookmarkStart w:id="261" w:name="_Toc72569326"/>
      <w:bookmarkEnd w:id="259"/>
      <w:bookmarkEnd w:id="260"/>
      <w:r>
        <w:t>Common physical channels</w:t>
      </w:r>
      <w:bookmarkEnd w:id="247"/>
      <w:bookmarkEnd w:id="248"/>
      <w:bookmarkEnd w:id="261"/>
    </w:p>
    <w:p w:rsidR="006D317B" w:rsidRDefault="006D317B">
      <w:pPr>
        <w:pStyle w:val="Heading5"/>
      </w:pPr>
      <w:bookmarkStart w:id="262" w:name="_Toc7590865"/>
      <w:bookmarkStart w:id="263" w:name="_Toc25052018"/>
      <w:bookmarkStart w:id="264" w:name="_Toc72569327"/>
      <w:bookmarkStart w:id="265" w:name="_Toc7590868"/>
      <w:bookmarkStart w:id="266" w:name="_Toc25052021"/>
      <w:r>
        <w:t>Common Pilot Channel (CPICH)</w:t>
      </w:r>
      <w:bookmarkEnd w:id="262"/>
      <w:bookmarkEnd w:id="263"/>
      <w:bookmarkEnd w:id="264"/>
    </w:p>
    <w:p w:rsidR="006D317B" w:rsidRDefault="006D317B">
      <w:r>
        <w:t>The Common Pilot Channel (CPICH) is a fixed rate (30 kbps, SF=256) downlink physical channel that carries a pre-defined bit/symbol sequence.</w:t>
      </w:r>
    </w:p>
    <w:p w:rsidR="006D317B" w:rsidRDefault="006D317B">
      <w:pPr>
        <w:jc w:val="center"/>
      </w:pPr>
      <w:r>
        <w:object w:dxaOrig="7291" w:dyaOrig="2806">
          <v:shape id="_x0000_i1042" type="#_x0000_t75" style="width:364.5pt;height:140.25pt" o:ole="" fillcolor="window">
            <v:imagedata r:id="rId42" o:title=""/>
          </v:shape>
          <o:OLEObject Type="Embed" ProgID="Word.Picture.8" ShapeID="_x0000_i1042" DrawAspect="Content" ObjectID="_1468164598" r:id="rId43"/>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8</w:t>
        </w:r>
      </w:fldSimple>
      <w:r>
        <w:t xml:space="preserve"> – Frame structure of CPICH</w:t>
      </w:r>
    </w:p>
    <w:p w:rsidR="006D317B" w:rsidRDefault="006D317B">
      <w:r>
        <w:br w:type="page"/>
        <w:t>Two types of Common pilot channels are defined, the Primary and Secondary CPICH. They differ in their use and the limitations placed on their physical features :</w:t>
      </w:r>
    </w:p>
    <w:p w:rsidR="006D317B" w:rsidRDefault="006D317B">
      <w:pPr>
        <w:pStyle w:val="puce"/>
        <w:ind w:left="644"/>
      </w:pPr>
      <w:r>
        <w:t xml:space="preserve">      Primary Common Pilot Channel (P-CPICH):</w:t>
      </w:r>
    </w:p>
    <w:p w:rsidR="006D317B" w:rsidRDefault="006D317B">
      <w:pPr>
        <w:numPr>
          <w:ilvl w:val="0"/>
          <w:numId w:val="58"/>
        </w:numPr>
      </w:pPr>
      <w:r>
        <w:t xml:space="preserve">The same channelization code is always used for the P-CPICH, </w:t>
      </w:r>
    </w:p>
    <w:p w:rsidR="006D317B" w:rsidRDefault="006D317B">
      <w:pPr>
        <w:numPr>
          <w:ilvl w:val="0"/>
          <w:numId w:val="58"/>
        </w:numPr>
      </w:pPr>
      <w:r>
        <w:t>The P-CPICH is scrambled by the primary scrambling code,</w:t>
      </w:r>
    </w:p>
    <w:p w:rsidR="006D317B" w:rsidRDefault="006D317B">
      <w:pPr>
        <w:numPr>
          <w:ilvl w:val="0"/>
          <w:numId w:val="58"/>
        </w:numPr>
      </w:pPr>
      <w:r>
        <w:t>There is one and only one P-CPICH per spot,</w:t>
      </w:r>
    </w:p>
    <w:p w:rsidR="006D317B" w:rsidRDefault="006D317B">
      <w:pPr>
        <w:numPr>
          <w:ilvl w:val="0"/>
          <w:numId w:val="58"/>
        </w:numPr>
      </w:pPr>
      <w:r>
        <w:t>The P-CPICH is broadcast over the entire spot,</w:t>
      </w:r>
    </w:p>
    <w:p w:rsidR="006D317B" w:rsidRDefault="006D317B">
      <w:pPr>
        <w:numPr>
          <w:ilvl w:val="0"/>
          <w:numId w:val="58"/>
        </w:numPr>
      </w:pPr>
      <w:r>
        <w:t>The Primary CPICH is a phase reference for the downlink physical channels.</w:t>
      </w:r>
    </w:p>
    <w:p w:rsidR="006D317B" w:rsidRDefault="006D317B">
      <w:pPr>
        <w:numPr>
          <w:ilvl w:val="0"/>
          <w:numId w:val="59"/>
        </w:numPr>
        <w:tabs>
          <w:tab w:val="num" w:pos="720"/>
        </w:tabs>
        <w:ind w:left="720"/>
      </w:pPr>
      <w:r>
        <w:t>Secondary Common Pilot Channel (S-CPICH) :</w:t>
      </w:r>
    </w:p>
    <w:p w:rsidR="006D317B" w:rsidRDefault="006D317B">
      <w:pPr>
        <w:numPr>
          <w:ilvl w:val="0"/>
          <w:numId w:val="59"/>
        </w:numPr>
        <w:tabs>
          <w:tab w:val="num" w:pos="1068"/>
        </w:tabs>
        <w:ind w:left="1068"/>
      </w:pPr>
      <w:r>
        <w:t>An arbitrary channelization code of SF=256 is used for the S-CPICH,</w:t>
      </w:r>
    </w:p>
    <w:p w:rsidR="006D317B" w:rsidRDefault="006D317B">
      <w:pPr>
        <w:numPr>
          <w:ilvl w:val="0"/>
          <w:numId w:val="59"/>
        </w:numPr>
        <w:tabs>
          <w:tab w:val="num" w:pos="1068"/>
        </w:tabs>
        <w:ind w:left="1068"/>
      </w:pPr>
      <w:r>
        <w:t>A S-CPICH is scrambled by either the primary or a secondary scrambling code,</w:t>
      </w:r>
    </w:p>
    <w:p w:rsidR="006D317B" w:rsidRDefault="006D317B">
      <w:pPr>
        <w:numPr>
          <w:ilvl w:val="0"/>
          <w:numId w:val="59"/>
        </w:numPr>
        <w:tabs>
          <w:tab w:val="num" w:pos="1068"/>
        </w:tabs>
        <w:ind w:left="1068"/>
      </w:pPr>
      <w:r>
        <w:t>There may be zero, one, or several S-CPICH per spot,</w:t>
      </w:r>
    </w:p>
    <w:p w:rsidR="006D317B" w:rsidRDefault="006D317B">
      <w:pPr>
        <w:numPr>
          <w:ilvl w:val="0"/>
          <w:numId w:val="59"/>
        </w:numPr>
        <w:tabs>
          <w:tab w:val="num" w:pos="1068"/>
        </w:tabs>
        <w:ind w:left="1068"/>
      </w:pPr>
      <w:r>
        <w:t>A S-CPICH may be transmitted over the entire spot or only over a part of the spot,</w:t>
      </w:r>
    </w:p>
    <w:p w:rsidR="006D317B" w:rsidRDefault="006D317B">
      <w:pPr>
        <w:numPr>
          <w:ilvl w:val="0"/>
          <w:numId w:val="59"/>
        </w:numPr>
        <w:tabs>
          <w:tab w:val="num" w:pos="1068"/>
        </w:tabs>
        <w:ind w:left="1068"/>
      </w:pPr>
      <w:r>
        <w:t>A Secondary CPICH may be a phase reference for a downlink DPCH.</w:t>
      </w:r>
    </w:p>
    <w:p w:rsidR="006D317B" w:rsidRDefault="006D317B">
      <w:pPr>
        <w:pStyle w:val="Heading5"/>
        <w:rPr>
          <w:lang w:val="fr-FR"/>
        </w:rPr>
      </w:pPr>
      <w:bookmarkStart w:id="267" w:name="_Toc72569328"/>
      <w:r>
        <w:rPr>
          <w:lang w:val="fr-FR"/>
        </w:rPr>
        <w:t>Synchronisation Channel (SCH)</w:t>
      </w:r>
      <w:bookmarkEnd w:id="265"/>
      <w:bookmarkEnd w:id="266"/>
      <w:bookmarkEnd w:id="267"/>
    </w:p>
    <w:p w:rsidR="006D317B" w:rsidRDefault="006D317B">
      <w:r>
        <w:t>The Synchronisation Channel (SCH) is a downlink signal used for spot search. The SCH consists of two sub channels, the Primary and Secondary SCH.</w:t>
      </w:r>
      <w:bookmarkStart w:id="268" w:name="_Hlt420812504"/>
      <w:r>
        <w:t xml:space="preserve"> The 10 ms radio frames of the Primary and Secondary SCH are divided into 15 slots, each of length 2560 chips</w:t>
      </w:r>
      <w:bookmarkEnd w:id="268"/>
      <w:r>
        <w:t>.</w:t>
      </w:r>
    </w:p>
    <w:p w:rsidR="006D317B" w:rsidRDefault="006D317B">
      <w:pPr>
        <w:pStyle w:val="TH"/>
      </w:pPr>
      <w:r>
        <w:object w:dxaOrig="8265" w:dyaOrig="2985">
          <v:shape id="_x0000_i1043" type="#_x0000_t75" style="width:434.25pt;height:158.25pt" o:ole="" fillcolor="window">
            <v:imagedata r:id="rId44" o:title=""/>
          </v:shape>
          <o:OLEObject Type="Embed" ProgID="Word.Picture.8" ShapeID="_x0000_i1043" DrawAspect="Content" ObjectID="_1468164599" r:id="rId45"/>
        </w:object>
      </w:r>
    </w:p>
    <w:p w:rsidR="006D317B" w:rsidRDefault="006D317B">
      <w:pPr>
        <w:pStyle w:val="Caption"/>
      </w:pPr>
      <w:bookmarkStart w:id="269" w:name="_Ref5171459"/>
      <w:r>
        <w:t xml:space="preserve">Figure </w:t>
      </w:r>
      <w:fldSimple w:instr=" STYLEREF 1 \s ">
        <w:r>
          <w:rPr>
            <w:noProof/>
          </w:rPr>
          <w:t>5</w:t>
        </w:r>
      </w:fldSimple>
      <w:r>
        <w:noBreakHyphen/>
      </w:r>
      <w:fldSimple w:instr=" SEQ Figure \* ARABIC \s 1 ">
        <w:r>
          <w:rPr>
            <w:noProof/>
          </w:rPr>
          <w:t>9</w:t>
        </w:r>
      </w:fldSimple>
      <w:bookmarkEnd w:id="269"/>
      <w:r>
        <w:t xml:space="preserve"> – Structure of SCH</w:t>
      </w:r>
    </w:p>
    <w:p w:rsidR="006D317B" w:rsidRDefault="006D317B">
      <w:r>
        <w:t>The Primary SCH consists of a modulated code of length 256 chips, the Primary Synchronisation Code (PSC) denoted c</w:t>
      </w:r>
      <w:r>
        <w:rPr>
          <w:vertAlign w:val="subscript"/>
        </w:rPr>
        <w:t>p</w:t>
      </w:r>
      <w:r>
        <w:t xml:space="preserve"> in </w:t>
      </w:r>
      <w:r>
        <w:fldChar w:fldCharType="begin"/>
      </w:r>
      <w:r>
        <w:instrText xml:space="preserve"> REF _Ref5171459 \h </w:instrText>
      </w:r>
      <w:r>
        <w:fldChar w:fldCharType="separate"/>
      </w:r>
      <w:r>
        <w:t xml:space="preserve">Figure </w:t>
      </w:r>
      <w:r>
        <w:rPr>
          <w:noProof/>
        </w:rPr>
        <w:t>5</w:t>
      </w:r>
      <w:r>
        <w:noBreakHyphen/>
      </w:r>
      <w:r>
        <w:rPr>
          <w:noProof/>
        </w:rPr>
        <w:t>9</w:t>
      </w:r>
      <w:r>
        <w:fldChar w:fldCharType="end"/>
      </w:r>
      <w:r>
        <w:t>, transmitted once every slot. The PSC is the same for every spot in the system.</w:t>
      </w:r>
    </w:p>
    <w:p w:rsidR="006D317B" w:rsidRDefault="006D317B">
      <w:r>
        <w:t>The Secondary SCH consists of repeatedly transmitting a length 15 sequence of modulated codes of length 256 chips, the Secondary Synchronisation Codes (SSC), transmitted in parallel with the Primary SCH. The SSC is denoted c</w:t>
      </w:r>
      <w:r>
        <w:rPr>
          <w:vertAlign w:val="subscript"/>
        </w:rPr>
        <w:t>s</w:t>
      </w:r>
      <w:r>
        <w:rPr>
          <w:vertAlign w:val="superscript"/>
        </w:rPr>
        <w:t>i,k</w:t>
      </w:r>
      <w:r>
        <w:t xml:space="preserve"> in </w:t>
      </w:r>
      <w:r>
        <w:fldChar w:fldCharType="begin"/>
      </w:r>
      <w:r>
        <w:instrText xml:space="preserve"> REF _Ref5171459 \h </w:instrText>
      </w:r>
      <w:r>
        <w:fldChar w:fldCharType="separate"/>
      </w:r>
      <w:r>
        <w:t xml:space="preserve">Figure </w:t>
      </w:r>
      <w:r>
        <w:rPr>
          <w:noProof/>
        </w:rPr>
        <w:t>5</w:t>
      </w:r>
      <w:r>
        <w:noBreakHyphen/>
      </w:r>
      <w:r>
        <w:rPr>
          <w:noProof/>
        </w:rPr>
        <w:t>9</w:t>
      </w:r>
      <w:r>
        <w:fldChar w:fldCharType="end"/>
      </w:r>
      <w:r>
        <w:t xml:space="preserve">, where </w:t>
      </w:r>
      <w:r>
        <w:rPr>
          <w:i/>
        </w:rPr>
        <w:t xml:space="preserve">i </w:t>
      </w:r>
      <w:r>
        <w:t xml:space="preserve">= 0, 1, …, 63 is the number of the scrambling code group, and </w:t>
      </w:r>
      <w:r>
        <w:rPr>
          <w:i/>
        </w:rPr>
        <w:t>k</w:t>
      </w:r>
      <w:r>
        <w:t xml:space="preserve"> = 0, 1, …, 14 is the slot number. Each SSC is chosen from a set of 16 different codes of length 256. This sequence on the Secondary SCH indicates which of the code groups the spot's downlink scrambling code belongs to. </w:t>
      </w:r>
    </w:p>
    <w:p w:rsidR="006D317B" w:rsidRDefault="006D317B">
      <w:pPr>
        <w:pStyle w:val="Heading5"/>
      </w:pPr>
      <w:bookmarkStart w:id="270" w:name="_Toc7590866"/>
      <w:bookmarkStart w:id="271" w:name="_Toc25052019"/>
      <w:r>
        <w:br w:type="page"/>
      </w:r>
      <w:bookmarkStart w:id="272" w:name="_Toc72569329"/>
      <w:r>
        <w:t>Primary Common Control Physical Channel (P-CCPCH)</w:t>
      </w:r>
      <w:bookmarkEnd w:id="270"/>
      <w:bookmarkEnd w:id="271"/>
      <w:bookmarkEnd w:id="272"/>
    </w:p>
    <w:p w:rsidR="006D317B" w:rsidRDefault="006D317B">
      <w:r>
        <w:t>The Primary CCPCH is a fixed rate (30 kbps, SF=256) downlink physical channels used to carry the BCH transport channel.</w:t>
      </w:r>
    </w:p>
    <w:p w:rsidR="006D317B" w:rsidRDefault="006D317B">
      <w:r>
        <w:t>The Primary CCPCH is not transmitted during the first 256 chips of each slot. Instead, Primary SCH and Secondary SCH are transmitted during this period.</w:t>
      </w:r>
    </w:p>
    <w:p w:rsidR="006D317B" w:rsidRDefault="006D317B">
      <w:pPr>
        <w:jc w:val="center"/>
      </w:pPr>
      <w:r>
        <w:object w:dxaOrig="7383" w:dyaOrig="3149">
          <v:shape id="_x0000_i1044" type="#_x0000_t75" style="width:369pt;height:157.5pt" o:ole="" fillcolor="window">
            <v:imagedata r:id="rId46" o:title=""/>
          </v:shape>
          <o:OLEObject Type="Embed" ProgID="Word.Picture.8" ShapeID="_x0000_i1044" DrawAspect="Content" ObjectID="_1468164600" r:id="rId47"/>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10</w:t>
        </w:r>
      </w:fldSimple>
      <w:r>
        <w:t xml:space="preserve"> – Frame structure of P-CCPCH</w:t>
      </w:r>
    </w:p>
    <w:p w:rsidR="006D317B" w:rsidRDefault="006D317B">
      <w:pPr>
        <w:pStyle w:val="Heading5"/>
      </w:pPr>
      <w:bookmarkStart w:id="273" w:name="_Toc7590867"/>
      <w:bookmarkStart w:id="274" w:name="_Toc25052020"/>
      <w:bookmarkStart w:id="275" w:name="_Toc72569330"/>
      <w:r>
        <w:t>Secondary Common Control Physical Channel (S-CCPCH)</w:t>
      </w:r>
      <w:bookmarkEnd w:id="273"/>
      <w:bookmarkEnd w:id="274"/>
      <w:bookmarkEnd w:id="275"/>
    </w:p>
    <w:p w:rsidR="006D317B" w:rsidRDefault="006D317B">
      <w:r>
        <w:t xml:space="preserve">The Secondary CCPCH is used to carry the FACH and PCH. There are two types of Secondary CCPCH : those that include TFCI and those that do not include TFCI. The set of possible rates for the Secondary CCPCH is the same as for the downlink DPCH. </w:t>
      </w:r>
    </w:p>
    <w:p w:rsidR="006D317B" w:rsidRDefault="006D317B">
      <w:pPr>
        <w:jc w:val="center"/>
      </w:pPr>
      <w:r>
        <w:object w:dxaOrig="7291" w:dyaOrig="2789">
          <v:shape id="_x0000_i1045" type="#_x0000_t75" style="width:364.5pt;height:139.5pt" o:ole="" fillcolor="window">
            <v:imagedata r:id="rId48" o:title=""/>
          </v:shape>
          <o:OLEObject Type="Embed" ProgID="Word.Picture.8" ShapeID="_x0000_i1045" DrawAspect="Content" ObjectID="_1468164601" r:id="rId49"/>
        </w:object>
      </w:r>
    </w:p>
    <w:p w:rsidR="006D317B" w:rsidRDefault="006D317B">
      <w:pPr>
        <w:pStyle w:val="Caption"/>
      </w:pPr>
      <w:bookmarkStart w:id="276" w:name="_Ref5166354"/>
      <w:r>
        <w:t xml:space="preserve">Figure </w:t>
      </w:r>
      <w:fldSimple w:instr=" STYLEREF 1 \s ">
        <w:r>
          <w:rPr>
            <w:noProof/>
          </w:rPr>
          <w:t>5</w:t>
        </w:r>
      </w:fldSimple>
      <w:r>
        <w:noBreakHyphen/>
      </w:r>
      <w:fldSimple w:instr=" SEQ Figure \* ARABIC \s 1 ">
        <w:r>
          <w:rPr>
            <w:noProof/>
          </w:rPr>
          <w:t>11</w:t>
        </w:r>
      </w:fldSimple>
      <w:bookmarkEnd w:id="276"/>
      <w:r>
        <w:t xml:space="preserve"> – Frame structure of S-CCPCH</w:t>
      </w:r>
    </w:p>
    <w:p w:rsidR="006D317B" w:rsidRDefault="006D317B">
      <w:r>
        <w:t xml:space="preserve">The parameter k in </w:t>
      </w:r>
      <w:r>
        <w:fldChar w:fldCharType="begin"/>
      </w:r>
      <w:r>
        <w:instrText xml:space="preserve"> REF _Ref5166354 \h </w:instrText>
      </w:r>
      <w:r>
        <w:fldChar w:fldCharType="separate"/>
      </w:r>
      <w:r>
        <w:t xml:space="preserve">Figure </w:t>
      </w:r>
      <w:r>
        <w:rPr>
          <w:noProof/>
        </w:rPr>
        <w:t>5</w:t>
      </w:r>
      <w:r>
        <w:noBreakHyphen/>
      </w:r>
      <w:r>
        <w:rPr>
          <w:noProof/>
        </w:rPr>
        <w:t>11</w:t>
      </w:r>
      <w:r>
        <w:fldChar w:fldCharType="end"/>
      </w:r>
      <w:r>
        <w:t xml:space="preserve"> determines the total number of bits per downlink Secondary CCPCH slot. It is related to the spreading factor SF of the physical channel as SF = 256/2</w:t>
      </w:r>
      <w:r>
        <w:rPr>
          <w:vertAlign w:val="superscript"/>
        </w:rPr>
        <w:t>k</w:t>
      </w:r>
      <w:r>
        <w:t xml:space="preserve">. The spreading factor range is </w:t>
      </w:r>
      <w:r>
        <w:rPr>
          <w:color w:val="000000"/>
        </w:rPr>
        <w:t>from 256</w:t>
      </w:r>
      <w:r>
        <w:t xml:space="preserve"> down to 4. </w:t>
      </w:r>
    </w:p>
    <w:p w:rsidR="006D317B" w:rsidRDefault="006D317B">
      <w:r>
        <w:t>The FACH and PCH can be mapped to the same or to separate Secondary CCPCHs. If FACH and PCH are mapped to the same Secondary CCPCH, they can be mapped to the same frame. The main difference between a CCPCH and a downlink dedicated physical channel is that a CCPCH is not inner-loop power controlled. The main difference between the Primary and Secondary CCPCH is that the transport channel mapped to the Primary CCPCH (BCH) can only have a fixed predefined transport format combination, while the Secondary CCPCH support multiple transport format combinations using TFCI.</w:t>
      </w:r>
    </w:p>
    <w:p w:rsidR="006D317B" w:rsidRDefault="006D317B">
      <w:r>
        <w:br w:type="page"/>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212"/>
        <w:gridCol w:w="1320"/>
        <w:gridCol w:w="1560"/>
        <w:gridCol w:w="1080"/>
        <w:gridCol w:w="1263"/>
        <w:gridCol w:w="705"/>
        <w:gridCol w:w="759"/>
        <w:gridCol w:w="759"/>
        <w:gridCol w:w="759"/>
      </w:tblGrid>
      <w:tr w:rsidR="006D317B">
        <w:tblPrEx>
          <w:tblCellMar>
            <w:top w:w="0" w:type="dxa"/>
            <w:bottom w:w="0" w:type="dxa"/>
          </w:tblCellMar>
        </w:tblPrEx>
        <w:trPr>
          <w:jc w:val="center"/>
        </w:trPr>
        <w:tc>
          <w:tcPr>
            <w:tcW w:w="1320" w:type="dxa"/>
          </w:tcPr>
          <w:p w:rsidR="006D317B" w:rsidRDefault="006D317B">
            <w:pPr>
              <w:pStyle w:val="TAH"/>
              <w:keepNext w:val="0"/>
              <w:keepLines w:val="0"/>
              <w:rPr>
                <w:rFonts w:ascii="Times New Roman" w:hAnsi="Times New Roman"/>
              </w:rPr>
            </w:pPr>
            <w:r>
              <w:rPr>
                <w:rFonts w:ascii="Times New Roman" w:hAnsi="Times New Roman"/>
              </w:rPr>
              <w:t>Slot Format #i</w:t>
            </w:r>
          </w:p>
        </w:tc>
        <w:tc>
          <w:tcPr>
            <w:tcW w:w="1320" w:type="dxa"/>
          </w:tcPr>
          <w:p w:rsidR="006D317B" w:rsidRDefault="006D317B">
            <w:pPr>
              <w:pStyle w:val="TAH"/>
              <w:keepNext w:val="0"/>
              <w:keepLines w:val="0"/>
              <w:rPr>
                <w:rFonts w:ascii="Times New Roman" w:hAnsi="Times New Roman"/>
              </w:rPr>
            </w:pPr>
            <w:r>
              <w:rPr>
                <w:rFonts w:ascii="Times New Roman" w:hAnsi="Times New Roman"/>
              </w:rPr>
              <w:t>Channel Bit Rate (kbps)</w:t>
            </w:r>
          </w:p>
        </w:tc>
        <w:tc>
          <w:tcPr>
            <w:tcW w:w="1560" w:type="dxa"/>
          </w:tcPr>
          <w:p w:rsidR="006D317B" w:rsidRDefault="006D317B">
            <w:pPr>
              <w:pStyle w:val="TAH"/>
              <w:keepNext w:val="0"/>
              <w:keepLines w:val="0"/>
              <w:rPr>
                <w:rFonts w:ascii="Times New Roman" w:hAnsi="Times New Roman"/>
              </w:rPr>
            </w:pPr>
            <w:r>
              <w:rPr>
                <w:rFonts w:ascii="Times New Roman" w:hAnsi="Times New Roman"/>
              </w:rPr>
              <w:t>Channel Symbol Rate (ksps)</w:t>
            </w:r>
          </w:p>
        </w:tc>
        <w:tc>
          <w:tcPr>
            <w:tcW w:w="1080" w:type="dxa"/>
          </w:tcPr>
          <w:p w:rsidR="006D317B" w:rsidRDefault="006D317B">
            <w:pPr>
              <w:pStyle w:val="TAH"/>
              <w:keepNext w:val="0"/>
              <w:keepLines w:val="0"/>
              <w:rPr>
                <w:rFonts w:ascii="Times New Roman" w:hAnsi="Times New Roman"/>
                <w:kern w:val="2"/>
              </w:rPr>
            </w:pPr>
            <w:r>
              <w:rPr>
                <w:rFonts w:ascii="Times New Roman" w:hAnsi="Times New Roman"/>
                <w:kern w:val="2"/>
              </w:rPr>
              <w:t>SF</w:t>
            </w:r>
          </w:p>
        </w:tc>
        <w:tc>
          <w:tcPr>
            <w:tcW w:w="1263" w:type="dxa"/>
          </w:tcPr>
          <w:p w:rsidR="006D317B" w:rsidRDefault="006D317B">
            <w:pPr>
              <w:pStyle w:val="TAH"/>
              <w:keepNext w:val="0"/>
              <w:keepLines w:val="0"/>
              <w:rPr>
                <w:rFonts w:ascii="Times New Roman" w:hAnsi="Times New Roman"/>
              </w:rPr>
            </w:pPr>
            <w:r>
              <w:rPr>
                <w:rFonts w:ascii="Times New Roman" w:hAnsi="Times New Roman"/>
              </w:rPr>
              <w:t>Bits/ Frame</w:t>
            </w:r>
          </w:p>
        </w:tc>
        <w:tc>
          <w:tcPr>
            <w:tcW w:w="705" w:type="dxa"/>
          </w:tcPr>
          <w:p w:rsidR="006D317B" w:rsidRDefault="006D317B">
            <w:pPr>
              <w:pStyle w:val="TAH"/>
              <w:keepNext w:val="0"/>
              <w:keepLines w:val="0"/>
              <w:rPr>
                <w:rFonts w:ascii="Times New Roman" w:hAnsi="Times New Roman"/>
              </w:rPr>
            </w:pPr>
            <w:r>
              <w:rPr>
                <w:rFonts w:ascii="Times New Roman" w:hAnsi="Times New Roman"/>
              </w:rPr>
              <w:t>Bits/ Slot</w:t>
            </w:r>
          </w:p>
        </w:tc>
        <w:tc>
          <w:tcPr>
            <w:tcW w:w="759" w:type="dxa"/>
          </w:tcPr>
          <w:p w:rsidR="006D317B" w:rsidRDefault="006D317B">
            <w:pPr>
              <w:pStyle w:val="TAH"/>
              <w:keepNext w:val="0"/>
              <w:keepLines w:val="0"/>
              <w:rPr>
                <w:rFonts w:ascii="Times New Roman" w:hAnsi="Times New Roman"/>
              </w:rPr>
            </w:pPr>
            <w:r>
              <w:rPr>
                <w:rFonts w:ascii="Times New Roman" w:hAnsi="Times New Roman"/>
              </w:rPr>
              <w:t>N</w:t>
            </w:r>
            <w:r>
              <w:rPr>
                <w:rFonts w:ascii="Times New Roman" w:hAnsi="Times New Roman"/>
                <w:vertAlign w:val="subscript"/>
              </w:rPr>
              <w:t>data1</w:t>
            </w:r>
          </w:p>
        </w:tc>
        <w:tc>
          <w:tcPr>
            <w:tcW w:w="759" w:type="dxa"/>
          </w:tcPr>
          <w:p w:rsidR="006D317B" w:rsidRDefault="006D317B">
            <w:pPr>
              <w:pStyle w:val="TAH"/>
              <w:keepNext w:val="0"/>
              <w:keepLines w:val="0"/>
              <w:rPr>
                <w:rFonts w:ascii="Times New Roman" w:hAnsi="Times New Roman"/>
              </w:rPr>
            </w:pPr>
            <w:r>
              <w:rPr>
                <w:rFonts w:ascii="Times New Roman" w:hAnsi="Times New Roman"/>
              </w:rPr>
              <w:t>N</w:t>
            </w:r>
            <w:r>
              <w:rPr>
                <w:rFonts w:ascii="Times New Roman" w:hAnsi="Times New Roman"/>
                <w:vertAlign w:val="subscript"/>
              </w:rPr>
              <w:t>pilot</w:t>
            </w:r>
          </w:p>
        </w:tc>
        <w:tc>
          <w:tcPr>
            <w:tcW w:w="759" w:type="dxa"/>
          </w:tcPr>
          <w:p w:rsidR="006D317B" w:rsidRDefault="006D317B">
            <w:pPr>
              <w:pStyle w:val="TAH"/>
              <w:keepNext w:val="0"/>
              <w:keepLines w:val="0"/>
              <w:rPr>
                <w:rFonts w:ascii="Times New Roman" w:hAnsi="Times New Roman"/>
              </w:rPr>
            </w:pPr>
            <w:r>
              <w:rPr>
                <w:rFonts w:ascii="Times New Roman" w:hAnsi="Times New Roman"/>
              </w:rPr>
              <w:t>N</w:t>
            </w:r>
            <w:r>
              <w:rPr>
                <w:rFonts w:ascii="Times New Roman" w:hAnsi="Times New Roman"/>
                <w:vertAlign w:val="subscript"/>
              </w:rPr>
              <w:t>TFCI</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0</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30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15</w:t>
            </w:r>
          </w:p>
        </w:tc>
        <w:tc>
          <w:tcPr>
            <w:tcW w:w="1080" w:type="dxa"/>
          </w:tcPr>
          <w:p w:rsidR="006D317B" w:rsidRDefault="006D317B">
            <w:pPr>
              <w:pStyle w:val="TAC"/>
              <w:keepNext w:val="0"/>
              <w:keepLines w:val="0"/>
              <w:rPr>
                <w:rFonts w:ascii="Times New Roman" w:hAnsi="Times New Roman"/>
              </w:rPr>
            </w:pPr>
            <w:r>
              <w:rPr>
                <w:rFonts w:ascii="Times New Roman" w:hAnsi="Times New Roman"/>
              </w:rPr>
              <w:t>256</w:t>
            </w:r>
          </w:p>
        </w:tc>
        <w:tc>
          <w:tcPr>
            <w:tcW w:w="1263" w:type="dxa"/>
          </w:tcPr>
          <w:p w:rsidR="006D317B" w:rsidRDefault="006D317B">
            <w:pPr>
              <w:pStyle w:val="TAC"/>
              <w:keepNext w:val="0"/>
              <w:keepLines w:val="0"/>
              <w:rPr>
                <w:rFonts w:ascii="Times New Roman" w:hAnsi="Times New Roman"/>
              </w:rPr>
            </w:pPr>
            <w:r>
              <w:rPr>
                <w:rFonts w:ascii="Times New Roman" w:hAnsi="Times New Roman"/>
              </w:rPr>
              <w:t>300</w:t>
            </w:r>
          </w:p>
        </w:tc>
        <w:tc>
          <w:tcPr>
            <w:tcW w:w="705" w:type="dxa"/>
          </w:tcPr>
          <w:p w:rsidR="006D317B" w:rsidRDefault="006D317B">
            <w:pPr>
              <w:pStyle w:val="TAC"/>
              <w:keepNext w:val="0"/>
              <w:keepLines w:val="0"/>
              <w:rPr>
                <w:rFonts w:ascii="Times New Roman" w:hAnsi="Times New Roman"/>
              </w:rPr>
            </w:pPr>
            <w:r>
              <w:rPr>
                <w:rFonts w:ascii="Times New Roman" w:hAnsi="Times New Roman"/>
              </w:rPr>
              <w:t>20</w:t>
            </w:r>
          </w:p>
        </w:tc>
        <w:tc>
          <w:tcPr>
            <w:tcW w:w="759" w:type="dxa"/>
          </w:tcPr>
          <w:p w:rsidR="006D317B" w:rsidRDefault="006D317B">
            <w:pPr>
              <w:pStyle w:val="TAC"/>
              <w:keepNext w:val="0"/>
              <w:keepLines w:val="0"/>
              <w:rPr>
                <w:rFonts w:ascii="Times New Roman" w:hAnsi="Times New Roman"/>
              </w:rPr>
            </w:pPr>
            <w:r>
              <w:rPr>
                <w:rFonts w:ascii="Times New Roman" w:hAnsi="Times New Roman"/>
              </w:rPr>
              <w:t>20</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30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15</w:t>
            </w:r>
          </w:p>
        </w:tc>
        <w:tc>
          <w:tcPr>
            <w:tcW w:w="1080" w:type="dxa"/>
          </w:tcPr>
          <w:p w:rsidR="006D317B" w:rsidRDefault="006D317B">
            <w:pPr>
              <w:pStyle w:val="TAC"/>
              <w:keepNext w:val="0"/>
              <w:keepLines w:val="0"/>
              <w:rPr>
                <w:rFonts w:ascii="Times New Roman" w:hAnsi="Times New Roman"/>
              </w:rPr>
            </w:pPr>
            <w:r>
              <w:rPr>
                <w:rFonts w:ascii="Times New Roman" w:hAnsi="Times New Roman"/>
              </w:rPr>
              <w:t>256</w:t>
            </w:r>
          </w:p>
        </w:tc>
        <w:tc>
          <w:tcPr>
            <w:tcW w:w="1263" w:type="dxa"/>
          </w:tcPr>
          <w:p w:rsidR="006D317B" w:rsidRDefault="006D317B">
            <w:pPr>
              <w:pStyle w:val="TAC"/>
              <w:keepNext w:val="0"/>
              <w:keepLines w:val="0"/>
              <w:rPr>
                <w:rFonts w:ascii="Times New Roman" w:hAnsi="Times New Roman"/>
              </w:rPr>
            </w:pPr>
            <w:r>
              <w:rPr>
                <w:rFonts w:ascii="Times New Roman" w:hAnsi="Times New Roman"/>
              </w:rPr>
              <w:t>300</w:t>
            </w:r>
          </w:p>
        </w:tc>
        <w:tc>
          <w:tcPr>
            <w:tcW w:w="705" w:type="dxa"/>
          </w:tcPr>
          <w:p w:rsidR="006D317B" w:rsidRDefault="006D317B">
            <w:pPr>
              <w:pStyle w:val="TAC"/>
              <w:keepNext w:val="0"/>
              <w:keepLines w:val="0"/>
              <w:rPr>
                <w:rFonts w:ascii="Times New Roman" w:hAnsi="Times New Roman"/>
              </w:rPr>
            </w:pPr>
            <w:r>
              <w:rPr>
                <w:rFonts w:ascii="Times New Roman" w:hAnsi="Times New Roman"/>
              </w:rPr>
              <w:t>20</w:t>
            </w:r>
          </w:p>
        </w:tc>
        <w:tc>
          <w:tcPr>
            <w:tcW w:w="759" w:type="dxa"/>
          </w:tcPr>
          <w:p w:rsidR="006D317B" w:rsidRDefault="006D317B">
            <w:pPr>
              <w:pStyle w:val="TAC"/>
              <w:keepNext w:val="0"/>
              <w:keepLines w:val="0"/>
              <w:rPr>
                <w:rFonts w:ascii="Times New Roman" w:hAnsi="Times New Roman"/>
              </w:rPr>
            </w:pPr>
            <w:r>
              <w:rPr>
                <w:rFonts w:ascii="Times New Roman" w:hAnsi="Times New Roman"/>
              </w:rPr>
              <w:t>12</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2</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30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15</w:t>
            </w:r>
          </w:p>
        </w:tc>
        <w:tc>
          <w:tcPr>
            <w:tcW w:w="1080" w:type="dxa"/>
          </w:tcPr>
          <w:p w:rsidR="006D317B" w:rsidRDefault="006D317B">
            <w:pPr>
              <w:pStyle w:val="TAC"/>
              <w:keepNext w:val="0"/>
              <w:keepLines w:val="0"/>
              <w:rPr>
                <w:rFonts w:ascii="Times New Roman" w:hAnsi="Times New Roman"/>
              </w:rPr>
            </w:pPr>
            <w:r>
              <w:rPr>
                <w:rFonts w:ascii="Times New Roman" w:hAnsi="Times New Roman"/>
              </w:rPr>
              <w:t>256</w:t>
            </w:r>
          </w:p>
        </w:tc>
        <w:tc>
          <w:tcPr>
            <w:tcW w:w="1263" w:type="dxa"/>
          </w:tcPr>
          <w:p w:rsidR="006D317B" w:rsidRDefault="006D317B">
            <w:pPr>
              <w:pStyle w:val="TAC"/>
              <w:keepNext w:val="0"/>
              <w:keepLines w:val="0"/>
              <w:rPr>
                <w:rFonts w:ascii="Times New Roman" w:hAnsi="Times New Roman"/>
              </w:rPr>
            </w:pPr>
            <w:r>
              <w:rPr>
                <w:rFonts w:ascii="Times New Roman" w:hAnsi="Times New Roman"/>
              </w:rPr>
              <w:t>300</w:t>
            </w:r>
          </w:p>
        </w:tc>
        <w:tc>
          <w:tcPr>
            <w:tcW w:w="705" w:type="dxa"/>
          </w:tcPr>
          <w:p w:rsidR="006D317B" w:rsidRDefault="006D317B">
            <w:pPr>
              <w:pStyle w:val="TAC"/>
              <w:keepNext w:val="0"/>
              <w:keepLines w:val="0"/>
              <w:rPr>
                <w:rFonts w:ascii="Times New Roman" w:hAnsi="Times New Roman"/>
              </w:rPr>
            </w:pPr>
            <w:r>
              <w:rPr>
                <w:rFonts w:ascii="Times New Roman" w:hAnsi="Times New Roman"/>
              </w:rPr>
              <w:t>20</w:t>
            </w:r>
          </w:p>
        </w:tc>
        <w:tc>
          <w:tcPr>
            <w:tcW w:w="759" w:type="dxa"/>
          </w:tcPr>
          <w:p w:rsidR="006D317B" w:rsidRDefault="006D317B">
            <w:pPr>
              <w:pStyle w:val="TAC"/>
              <w:keepNext w:val="0"/>
              <w:keepLines w:val="0"/>
              <w:rPr>
                <w:rFonts w:ascii="Times New Roman" w:hAnsi="Times New Roman"/>
              </w:rPr>
            </w:pPr>
            <w:r>
              <w:rPr>
                <w:rFonts w:ascii="Times New Roman" w:hAnsi="Times New Roman"/>
              </w:rPr>
              <w:t>18</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2</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3</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30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15</w:t>
            </w:r>
          </w:p>
        </w:tc>
        <w:tc>
          <w:tcPr>
            <w:tcW w:w="1080" w:type="dxa"/>
          </w:tcPr>
          <w:p w:rsidR="006D317B" w:rsidRDefault="006D317B">
            <w:pPr>
              <w:pStyle w:val="TAC"/>
              <w:keepNext w:val="0"/>
              <w:keepLines w:val="0"/>
              <w:rPr>
                <w:rFonts w:ascii="Times New Roman" w:hAnsi="Times New Roman"/>
              </w:rPr>
            </w:pPr>
            <w:r>
              <w:rPr>
                <w:rFonts w:ascii="Times New Roman" w:hAnsi="Times New Roman"/>
              </w:rPr>
              <w:t>256</w:t>
            </w:r>
          </w:p>
        </w:tc>
        <w:tc>
          <w:tcPr>
            <w:tcW w:w="1263" w:type="dxa"/>
          </w:tcPr>
          <w:p w:rsidR="006D317B" w:rsidRDefault="006D317B">
            <w:pPr>
              <w:pStyle w:val="TAC"/>
              <w:keepNext w:val="0"/>
              <w:keepLines w:val="0"/>
              <w:rPr>
                <w:rFonts w:ascii="Times New Roman" w:hAnsi="Times New Roman"/>
              </w:rPr>
            </w:pPr>
            <w:r>
              <w:rPr>
                <w:rFonts w:ascii="Times New Roman" w:hAnsi="Times New Roman"/>
              </w:rPr>
              <w:t>300</w:t>
            </w:r>
          </w:p>
        </w:tc>
        <w:tc>
          <w:tcPr>
            <w:tcW w:w="705" w:type="dxa"/>
          </w:tcPr>
          <w:p w:rsidR="006D317B" w:rsidRDefault="006D317B">
            <w:pPr>
              <w:pStyle w:val="TAC"/>
              <w:keepNext w:val="0"/>
              <w:keepLines w:val="0"/>
              <w:rPr>
                <w:rFonts w:ascii="Times New Roman" w:hAnsi="Times New Roman"/>
              </w:rPr>
            </w:pPr>
            <w:r>
              <w:rPr>
                <w:rFonts w:ascii="Times New Roman" w:hAnsi="Times New Roman"/>
              </w:rPr>
              <w:t>20</w:t>
            </w:r>
          </w:p>
        </w:tc>
        <w:tc>
          <w:tcPr>
            <w:tcW w:w="759" w:type="dxa"/>
          </w:tcPr>
          <w:p w:rsidR="006D317B" w:rsidRDefault="006D317B">
            <w:pPr>
              <w:pStyle w:val="TAC"/>
              <w:keepNext w:val="0"/>
              <w:keepLines w:val="0"/>
              <w:rPr>
                <w:rFonts w:ascii="Times New Roman" w:hAnsi="Times New Roman"/>
              </w:rPr>
            </w:pPr>
            <w:r>
              <w:rPr>
                <w:rFonts w:ascii="Times New Roman" w:hAnsi="Times New Roman"/>
              </w:rPr>
              <w:t>10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c>
          <w:tcPr>
            <w:tcW w:w="759" w:type="dxa"/>
          </w:tcPr>
          <w:p w:rsidR="006D317B" w:rsidRDefault="006D317B">
            <w:pPr>
              <w:pStyle w:val="TAC"/>
              <w:keepNext w:val="0"/>
              <w:keepLines w:val="0"/>
              <w:rPr>
                <w:rFonts w:ascii="Times New Roman" w:hAnsi="Times New Roman"/>
              </w:rPr>
            </w:pPr>
            <w:r>
              <w:rPr>
                <w:rFonts w:ascii="Times New Roman" w:hAnsi="Times New Roman"/>
              </w:rPr>
              <w:t>2</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4</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60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30</w:t>
            </w:r>
          </w:p>
        </w:tc>
        <w:tc>
          <w:tcPr>
            <w:tcW w:w="1080" w:type="dxa"/>
          </w:tcPr>
          <w:p w:rsidR="006D317B" w:rsidRDefault="006D317B">
            <w:pPr>
              <w:pStyle w:val="TAC"/>
              <w:keepNext w:val="0"/>
              <w:keepLines w:val="0"/>
              <w:rPr>
                <w:rFonts w:ascii="Times New Roman" w:hAnsi="Times New Roman"/>
              </w:rPr>
            </w:pPr>
            <w:r>
              <w:rPr>
                <w:rFonts w:ascii="Times New Roman" w:hAnsi="Times New Roman"/>
              </w:rPr>
              <w:t>128</w:t>
            </w:r>
          </w:p>
        </w:tc>
        <w:tc>
          <w:tcPr>
            <w:tcW w:w="1263" w:type="dxa"/>
          </w:tcPr>
          <w:p w:rsidR="006D317B" w:rsidRDefault="006D317B">
            <w:pPr>
              <w:pStyle w:val="TAC"/>
              <w:keepNext w:val="0"/>
              <w:keepLines w:val="0"/>
              <w:rPr>
                <w:rFonts w:ascii="Times New Roman" w:hAnsi="Times New Roman"/>
              </w:rPr>
            </w:pPr>
            <w:r>
              <w:rPr>
                <w:rFonts w:ascii="Times New Roman" w:hAnsi="Times New Roman"/>
              </w:rPr>
              <w:t>600</w:t>
            </w:r>
          </w:p>
        </w:tc>
        <w:tc>
          <w:tcPr>
            <w:tcW w:w="705" w:type="dxa"/>
          </w:tcPr>
          <w:p w:rsidR="006D317B" w:rsidRDefault="006D317B">
            <w:pPr>
              <w:pStyle w:val="TAC"/>
              <w:keepNext w:val="0"/>
              <w:keepLines w:val="0"/>
              <w:rPr>
                <w:rFonts w:ascii="Times New Roman" w:hAnsi="Times New Roman"/>
              </w:rPr>
            </w:pPr>
            <w:r>
              <w:rPr>
                <w:rFonts w:ascii="Times New Roman" w:hAnsi="Times New Roman"/>
              </w:rPr>
              <w:t>40</w:t>
            </w:r>
          </w:p>
        </w:tc>
        <w:tc>
          <w:tcPr>
            <w:tcW w:w="759" w:type="dxa"/>
          </w:tcPr>
          <w:p w:rsidR="006D317B" w:rsidRDefault="006D317B">
            <w:pPr>
              <w:pStyle w:val="TAC"/>
              <w:keepNext w:val="0"/>
              <w:keepLines w:val="0"/>
              <w:rPr>
                <w:rFonts w:ascii="Times New Roman" w:hAnsi="Times New Roman"/>
              </w:rPr>
            </w:pPr>
            <w:r>
              <w:rPr>
                <w:rFonts w:ascii="Times New Roman" w:hAnsi="Times New Roman"/>
              </w:rPr>
              <w:t>40</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5</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60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30</w:t>
            </w:r>
          </w:p>
        </w:tc>
        <w:tc>
          <w:tcPr>
            <w:tcW w:w="1080" w:type="dxa"/>
          </w:tcPr>
          <w:p w:rsidR="006D317B" w:rsidRDefault="006D317B">
            <w:pPr>
              <w:pStyle w:val="TAC"/>
              <w:keepNext w:val="0"/>
              <w:keepLines w:val="0"/>
              <w:rPr>
                <w:rFonts w:ascii="Times New Roman" w:hAnsi="Times New Roman"/>
              </w:rPr>
            </w:pPr>
            <w:r>
              <w:rPr>
                <w:rFonts w:ascii="Times New Roman" w:hAnsi="Times New Roman"/>
              </w:rPr>
              <w:t>128</w:t>
            </w:r>
          </w:p>
        </w:tc>
        <w:tc>
          <w:tcPr>
            <w:tcW w:w="1263" w:type="dxa"/>
          </w:tcPr>
          <w:p w:rsidR="006D317B" w:rsidRDefault="006D317B">
            <w:pPr>
              <w:pStyle w:val="TAC"/>
              <w:keepNext w:val="0"/>
              <w:keepLines w:val="0"/>
              <w:rPr>
                <w:rFonts w:ascii="Times New Roman" w:hAnsi="Times New Roman"/>
              </w:rPr>
            </w:pPr>
            <w:r>
              <w:rPr>
                <w:rFonts w:ascii="Times New Roman" w:hAnsi="Times New Roman"/>
              </w:rPr>
              <w:t>600</w:t>
            </w:r>
          </w:p>
        </w:tc>
        <w:tc>
          <w:tcPr>
            <w:tcW w:w="705" w:type="dxa"/>
          </w:tcPr>
          <w:p w:rsidR="006D317B" w:rsidRDefault="006D317B">
            <w:pPr>
              <w:pStyle w:val="TAC"/>
              <w:keepNext w:val="0"/>
              <w:keepLines w:val="0"/>
              <w:rPr>
                <w:rFonts w:ascii="Times New Roman" w:hAnsi="Times New Roman"/>
              </w:rPr>
            </w:pPr>
            <w:r>
              <w:rPr>
                <w:rFonts w:ascii="Times New Roman" w:hAnsi="Times New Roman"/>
              </w:rPr>
              <w:t>40</w:t>
            </w:r>
          </w:p>
        </w:tc>
        <w:tc>
          <w:tcPr>
            <w:tcW w:w="759" w:type="dxa"/>
          </w:tcPr>
          <w:p w:rsidR="006D317B" w:rsidRDefault="006D317B">
            <w:pPr>
              <w:pStyle w:val="TAC"/>
              <w:keepNext w:val="0"/>
              <w:keepLines w:val="0"/>
              <w:rPr>
                <w:rFonts w:ascii="Times New Roman" w:hAnsi="Times New Roman"/>
              </w:rPr>
            </w:pPr>
            <w:r>
              <w:rPr>
                <w:rFonts w:ascii="Times New Roman" w:hAnsi="Times New Roman"/>
              </w:rPr>
              <w:t>32</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6</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60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30</w:t>
            </w:r>
          </w:p>
        </w:tc>
        <w:tc>
          <w:tcPr>
            <w:tcW w:w="1080" w:type="dxa"/>
          </w:tcPr>
          <w:p w:rsidR="006D317B" w:rsidRDefault="006D317B">
            <w:pPr>
              <w:pStyle w:val="TAC"/>
              <w:keepNext w:val="0"/>
              <w:keepLines w:val="0"/>
              <w:rPr>
                <w:rFonts w:ascii="Times New Roman" w:hAnsi="Times New Roman"/>
              </w:rPr>
            </w:pPr>
            <w:r>
              <w:rPr>
                <w:rFonts w:ascii="Times New Roman" w:hAnsi="Times New Roman"/>
              </w:rPr>
              <w:t>128</w:t>
            </w:r>
          </w:p>
        </w:tc>
        <w:tc>
          <w:tcPr>
            <w:tcW w:w="1263" w:type="dxa"/>
          </w:tcPr>
          <w:p w:rsidR="006D317B" w:rsidRDefault="006D317B">
            <w:pPr>
              <w:pStyle w:val="TAC"/>
              <w:keepNext w:val="0"/>
              <w:keepLines w:val="0"/>
              <w:rPr>
                <w:rFonts w:ascii="Times New Roman" w:hAnsi="Times New Roman"/>
              </w:rPr>
            </w:pPr>
            <w:r>
              <w:rPr>
                <w:rFonts w:ascii="Times New Roman" w:hAnsi="Times New Roman"/>
              </w:rPr>
              <w:t>600</w:t>
            </w:r>
          </w:p>
        </w:tc>
        <w:tc>
          <w:tcPr>
            <w:tcW w:w="705" w:type="dxa"/>
          </w:tcPr>
          <w:p w:rsidR="006D317B" w:rsidRDefault="006D317B">
            <w:pPr>
              <w:pStyle w:val="TAC"/>
              <w:keepNext w:val="0"/>
              <w:keepLines w:val="0"/>
              <w:rPr>
                <w:rFonts w:ascii="Times New Roman" w:hAnsi="Times New Roman"/>
              </w:rPr>
            </w:pPr>
            <w:r>
              <w:rPr>
                <w:rFonts w:ascii="Times New Roman" w:hAnsi="Times New Roman"/>
              </w:rPr>
              <w:t>40</w:t>
            </w:r>
          </w:p>
        </w:tc>
        <w:tc>
          <w:tcPr>
            <w:tcW w:w="759" w:type="dxa"/>
          </w:tcPr>
          <w:p w:rsidR="006D317B" w:rsidRDefault="006D317B">
            <w:pPr>
              <w:pStyle w:val="TAC"/>
              <w:keepNext w:val="0"/>
              <w:keepLines w:val="0"/>
              <w:rPr>
                <w:rFonts w:ascii="Times New Roman" w:hAnsi="Times New Roman"/>
              </w:rPr>
            </w:pPr>
            <w:r>
              <w:rPr>
                <w:rFonts w:ascii="Times New Roman" w:hAnsi="Times New Roman"/>
              </w:rPr>
              <w:t>38</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2</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7</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60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30</w:t>
            </w:r>
          </w:p>
        </w:tc>
        <w:tc>
          <w:tcPr>
            <w:tcW w:w="1080" w:type="dxa"/>
          </w:tcPr>
          <w:p w:rsidR="006D317B" w:rsidRDefault="006D317B">
            <w:pPr>
              <w:pStyle w:val="TAC"/>
              <w:keepNext w:val="0"/>
              <w:keepLines w:val="0"/>
              <w:rPr>
                <w:rFonts w:ascii="Times New Roman" w:hAnsi="Times New Roman"/>
              </w:rPr>
            </w:pPr>
            <w:r>
              <w:rPr>
                <w:rFonts w:ascii="Times New Roman" w:hAnsi="Times New Roman"/>
              </w:rPr>
              <w:t>128</w:t>
            </w:r>
          </w:p>
        </w:tc>
        <w:tc>
          <w:tcPr>
            <w:tcW w:w="1263" w:type="dxa"/>
          </w:tcPr>
          <w:p w:rsidR="006D317B" w:rsidRDefault="006D317B">
            <w:pPr>
              <w:pStyle w:val="TAC"/>
              <w:keepNext w:val="0"/>
              <w:keepLines w:val="0"/>
              <w:rPr>
                <w:rFonts w:ascii="Times New Roman" w:hAnsi="Times New Roman"/>
              </w:rPr>
            </w:pPr>
            <w:r>
              <w:rPr>
                <w:rFonts w:ascii="Times New Roman" w:hAnsi="Times New Roman"/>
              </w:rPr>
              <w:t>600</w:t>
            </w:r>
          </w:p>
        </w:tc>
        <w:tc>
          <w:tcPr>
            <w:tcW w:w="705" w:type="dxa"/>
          </w:tcPr>
          <w:p w:rsidR="006D317B" w:rsidRDefault="006D317B">
            <w:pPr>
              <w:pStyle w:val="TAC"/>
              <w:keepNext w:val="0"/>
              <w:keepLines w:val="0"/>
              <w:rPr>
                <w:rFonts w:ascii="Times New Roman" w:hAnsi="Times New Roman"/>
              </w:rPr>
            </w:pPr>
            <w:r>
              <w:rPr>
                <w:rFonts w:ascii="Times New Roman" w:hAnsi="Times New Roman"/>
              </w:rPr>
              <w:t>40</w:t>
            </w:r>
          </w:p>
        </w:tc>
        <w:tc>
          <w:tcPr>
            <w:tcW w:w="759" w:type="dxa"/>
          </w:tcPr>
          <w:p w:rsidR="006D317B" w:rsidRDefault="006D317B">
            <w:pPr>
              <w:pStyle w:val="TAC"/>
              <w:keepNext w:val="0"/>
              <w:keepLines w:val="0"/>
              <w:rPr>
                <w:rFonts w:ascii="Times New Roman" w:hAnsi="Times New Roman"/>
              </w:rPr>
            </w:pPr>
            <w:r>
              <w:rPr>
                <w:rFonts w:ascii="Times New Roman" w:hAnsi="Times New Roman"/>
              </w:rPr>
              <w:t>30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c>
          <w:tcPr>
            <w:tcW w:w="759" w:type="dxa"/>
          </w:tcPr>
          <w:p w:rsidR="006D317B" w:rsidRDefault="006D317B">
            <w:pPr>
              <w:pStyle w:val="TAC"/>
              <w:keepNext w:val="0"/>
              <w:keepLines w:val="0"/>
              <w:rPr>
                <w:rFonts w:ascii="Times New Roman" w:hAnsi="Times New Roman"/>
              </w:rPr>
            </w:pPr>
            <w:r>
              <w:rPr>
                <w:rFonts w:ascii="Times New Roman" w:hAnsi="Times New Roman"/>
              </w:rPr>
              <w:t>2</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8</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120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60</w:t>
            </w:r>
          </w:p>
        </w:tc>
        <w:tc>
          <w:tcPr>
            <w:tcW w:w="1080" w:type="dxa"/>
          </w:tcPr>
          <w:p w:rsidR="006D317B" w:rsidRDefault="006D317B">
            <w:pPr>
              <w:pStyle w:val="TAC"/>
              <w:keepNext w:val="0"/>
              <w:keepLines w:val="0"/>
              <w:rPr>
                <w:rFonts w:ascii="Times New Roman" w:hAnsi="Times New Roman"/>
              </w:rPr>
            </w:pPr>
            <w:r>
              <w:rPr>
                <w:rFonts w:ascii="Times New Roman" w:hAnsi="Times New Roman"/>
              </w:rPr>
              <w:t>64</w:t>
            </w:r>
          </w:p>
        </w:tc>
        <w:tc>
          <w:tcPr>
            <w:tcW w:w="1263" w:type="dxa"/>
          </w:tcPr>
          <w:p w:rsidR="006D317B" w:rsidRDefault="006D317B">
            <w:pPr>
              <w:pStyle w:val="TAC"/>
              <w:keepNext w:val="0"/>
              <w:keepLines w:val="0"/>
              <w:rPr>
                <w:rFonts w:ascii="Times New Roman" w:hAnsi="Times New Roman"/>
              </w:rPr>
            </w:pPr>
            <w:r>
              <w:rPr>
                <w:rFonts w:ascii="Times New Roman" w:hAnsi="Times New Roman"/>
              </w:rPr>
              <w:t>1200</w:t>
            </w:r>
          </w:p>
        </w:tc>
        <w:tc>
          <w:tcPr>
            <w:tcW w:w="705" w:type="dxa"/>
          </w:tcPr>
          <w:p w:rsidR="006D317B" w:rsidRDefault="006D317B">
            <w:pPr>
              <w:pStyle w:val="TAC"/>
              <w:keepNext w:val="0"/>
              <w:keepLines w:val="0"/>
              <w:rPr>
                <w:rFonts w:ascii="Times New Roman" w:hAnsi="Times New Roman"/>
              </w:rPr>
            </w:pPr>
            <w:r>
              <w:rPr>
                <w:rFonts w:ascii="Times New Roman" w:hAnsi="Times New Roman"/>
              </w:rPr>
              <w:t>80</w:t>
            </w:r>
          </w:p>
        </w:tc>
        <w:tc>
          <w:tcPr>
            <w:tcW w:w="759" w:type="dxa"/>
          </w:tcPr>
          <w:p w:rsidR="006D317B" w:rsidRDefault="006D317B">
            <w:pPr>
              <w:pStyle w:val="TAC"/>
              <w:keepNext w:val="0"/>
              <w:keepLines w:val="0"/>
              <w:rPr>
                <w:rFonts w:ascii="Times New Roman" w:hAnsi="Times New Roman"/>
              </w:rPr>
            </w:pPr>
            <w:r>
              <w:rPr>
                <w:rFonts w:ascii="Times New Roman" w:hAnsi="Times New Roman"/>
              </w:rPr>
              <w:t>72</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9</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120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60</w:t>
            </w:r>
          </w:p>
        </w:tc>
        <w:tc>
          <w:tcPr>
            <w:tcW w:w="1080" w:type="dxa"/>
          </w:tcPr>
          <w:p w:rsidR="006D317B" w:rsidRDefault="006D317B">
            <w:pPr>
              <w:pStyle w:val="TAC"/>
              <w:keepNext w:val="0"/>
              <w:keepLines w:val="0"/>
              <w:rPr>
                <w:rFonts w:ascii="Times New Roman" w:hAnsi="Times New Roman"/>
              </w:rPr>
            </w:pPr>
            <w:r>
              <w:rPr>
                <w:rFonts w:ascii="Times New Roman" w:hAnsi="Times New Roman"/>
              </w:rPr>
              <w:t>64</w:t>
            </w:r>
          </w:p>
        </w:tc>
        <w:tc>
          <w:tcPr>
            <w:tcW w:w="1263" w:type="dxa"/>
          </w:tcPr>
          <w:p w:rsidR="006D317B" w:rsidRDefault="006D317B">
            <w:pPr>
              <w:pStyle w:val="TAC"/>
              <w:keepNext w:val="0"/>
              <w:keepLines w:val="0"/>
              <w:rPr>
                <w:rFonts w:ascii="Times New Roman" w:hAnsi="Times New Roman"/>
              </w:rPr>
            </w:pPr>
            <w:r>
              <w:rPr>
                <w:rFonts w:ascii="Times New Roman" w:hAnsi="Times New Roman"/>
              </w:rPr>
              <w:t>1200</w:t>
            </w:r>
          </w:p>
        </w:tc>
        <w:tc>
          <w:tcPr>
            <w:tcW w:w="705" w:type="dxa"/>
          </w:tcPr>
          <w:p w:rsidR="006D317B" w:rsidRDefault="006D317B">
            <w:pPr>
              <w:pStyle w:val="TAC"/>
              <w:keepNext w:val="0"/>
              <w:keepLines w:val="0"/>
              <w:rPr>
                <w:rFonts w:ascii="Times New Roman" w:hAnsi="Times New Roman"/>
              </w:rPr>
            </w:pPr>
            <w:r>
              <w:rPr>
                <w:rFonts w:ascii="Times New Roman" w:hAnsi="Times New Roman"/>
              </w:rPr>
              <w:t>80</w:t>
            </w:r>
          </w:p>
        </w:tc>
        <w:tc>
          <w:tcPr>
            <w:tcW w:w="759" w:type="dxa"/>
          </w:tcPr>
          <w:p w:rsidR="006D317B" w:rsidRDefault="006D317B">
            <w:pPr>
              <w:pStyle w:val="TAC"/>
              <w:keepNext w:val="0"/>
              <w:keepLines w:val="0"/>
              <w:rPr>
                <w:rFonts w:ascii="Times New Roman" w:hAnsi="Times New Roman"/>
              </w:rPr>
            </w:pPr>
            <w:r>
              <w:rPr>
                <w:rFonts w:ascii="Times New Roman" w:hAnsi="Times New Roman"/>
              </w:rPr>
              <w:t>64</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10</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240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120</w:t>
            </w:r>
          </w:p>
        </w:tc>
        <w:tc>
          <w:tcPr>
            <w:tcW w:w="1080" w:type="dxa"/>
          </w:tcPr>
          <w:p w:rsidR="006D317B" w:rsidRDefault="006D317B">
            <w:pPr>
              <w:pStyle w:val="TAC"/>
              <w:keepNext w:val="0"/>
              <w:keepLines w:val="0"/>
              <w:rPr>
                <w:rFonts w:ascii="Times New Roman" w:hAnsi="Times New Roman"/>
              </w:rPr>
            </w:pPr>
            <w:r>
              <w:rPr>
                <w:rFonts w:ascii="Times New Roman" w:hAnsi="Times New Roman"/>
              </w:rPr>
              <w:t>32</w:t>
            </w:r>
          </w:p>
        </w:tc>
        <w:tc>
          <w:tcPr>
            <w:tcW w:w="1263" w:type="dxa"/>
          </w:tcPr>
          <w:p w:rsidR="006D317B" w:rsidRDefault="006D317B">
            <w:pPr>
              <w:pStyle w:val="TAC"/>
              <w:keepNext w:val="0"/>
              <w:keepLines w:val="0"/>
              <w:rPr>
                <w:rFonts w:ascii="Times New Roman" w:hAnsi="Times New Roman"/>
              </w:rPr>
            </w:pPr>
            <w:r>
              <w:rPr>
                <w:rFonts w:ascii="Times New Roman" w:hAnsi="Times New Roman"/>
              </w:rPr>
              <w:t>2400</w:t>
            </w:r>
          </w:p>
        </w:tc>
        <w:tc>
          <w:tcPr>
            <w:tcW w:w="705" w:type="dxa"/>
          </w:tcPr>
          <w:p w:rsidR="006D317B" w:rsidRDefault="006D317B">
            <w:pPr>
              <w:pStyle w:val="TAC"/>
              <w:keepNext w:val="0"/>
              <w:keepLines w:val="0"/>
              <w:rPr>
                <w:rFonts w:ascii="Times New Roman" w:hAnsi="Times New Roman"/>
              </w:rPr>
            </w:pPr>
            <w:r>
              <w:rPr>
                <w:rFonts w:ascii="Times New Roman" w:hAnsi="Times New Roman"/>
              </w:rPr>
              <w:t>160</w:t>
            </w:r>
          </w:p>
        </w:tc>
        <w:tc>
          <w:tcPr>
            <w:tcW w:w="759" w:type="dxa"/>
          </w:tcPr>
          <w:p w:rsidR="006D317B" w:rsidRDefault="006D317B">
            <w:pPr>
              <w:pStyle w:val="TAC"/>
              <w:keepNext w:val="0"/>
              <w:keepLines w:val="0"/>
              <w:rPr>
                <w:rFonts w:ascii="Times New Roman" w:hAnsi="Times New Roman"/>
              </w:rPr>
            </w:pPr>
            <w:r>
              <w:rPr>
                <w:rFonts w:ascii="Times New Roman" w:hAnsi="Times New Roman"/>
              </w:rPr>
              <w:t>152</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11</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240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120</w:t>
            </w:r>
          </w:p>
        </w:tc>
        <w:tc>
          <w:tcPr>
            <w:tcW w:w="1080" w:type="dxa"/>
          </w:tcPr>
          <w:p w:rsidR="006D317B" w:rsidRDefault="006D317B">
            <w:pPr>
              <w:pStyle w:val="TAC"/>
              <w:keepNext w:val="0"/>
              <w:keepLines w:val="0"/>
              <w:rPr>
                <w:rFonts w:ascii="Times New Roman" w:hAnsi="Times New Roman"/>
              </w:rPr>
            </w:pPr>
            <w:r>
              <w:rPr>
                <w:rFonts w:ascii="Times New Roman" w:hAnsi="Times New Roman"/>
              </w:rPr>
              <w:t>32</w:t>
            </w:r>
          </w:p>
        </w:tc>
        <w:tc>
          <w:tcPr>
            <w:tcW w:w="1263" w:type="dxa"/>
          </w:tcPr>
          <w:p w:rsidR="006D317B" w:rsidRDefault="006D317B">
            <w:pPr>
              <w:pStyle w:val="TAC"/>
              <w:keepNext w:val="0"/>
              <w:keepLines w:val="0"/>
              <w:rPr>
                <w:rFonts w:ascii="Times New Roman" w:hAnsi="Times New Roman"/>
              </w:rPr>
            </w:pPr>
            <w:r>
              <w:rPr>
                <w:rFonts w:ascii="Times New Roman" w:hAnsi="Times New Roman"/>
              </w:rPr>
              <w:t>2400</w:t>
            </w:r>
          </w:p>
        </w:tc>
        <w:tc>
          <w:tcPr>
            <w:tcW w:w="705" w:type="dxa"/>
          </w:tcPr>
          <w:p w:rsidR="006D317B" w:rsidRDefault="006D317B">
            <w:pPr>
              <w:pStyle w:val="TAC"/>
              <w:keepNext w:val="0"/>
              <w:keepLines w:val="0"/>
              <w:rPr>
                <w:rFonts w:ascii="Times New Roman" w:hAnsi="Times New Roman"/>
              </w:rPr>
            </w:pPr>
            <w:r>
              <w:rPr>
                <w:rFonts w:ascii="Times New Roman" w:hAnsi="Times New Roman"/>
              </w:rPr>
              <w:t>160</w:t>
            </w:r>
          </w:p>
        </w:tc>
        <w:tc>
          <w:tcPr>
            <w:tcW w:w="759" w:type="dxa"/>
          </w:tcPr>
          <w:p w:rsidR="006D317B" w:rsidRDefault="006D317B">
            <w:pPr>
              <w:pStyle w:val="TAC"/>
              <w:keepNext w:val="0"/>
              <w:keepLines w:val="0"/>
              <w:rPr>
                <w:rFonts w:ascii="Times New Roman" w:hAnsi="Times New Roman"/>
              </w:rPr>
            </w:pPr>
            <w:r>
              <w:rPr>
                <w:rFonts w:ascii="Times New Roman" w:hAnsi="Times New Roman"/>
              </w:rPr>
              <w:t>144</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12</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480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240</w:t>
            </w:r>
          </w:p>
        </w:tc>
        <w:tc>
          <w:tcPr>
            <w:tcW w:w="1080" w:type="dxa"/>
          </w:tcPr>
          <w:p w:rsidR="006D317B" w:rsidRDefault="006D317B">
            <w:pPr>
              <w:pStyle w:val="TAC"/>
              <w:keepNext w:val="0"/>
              <w:keepLines w:val="0"/>
              <w:rPr>
                <w:rFonts w:ascii="Times New Roman" w:hAnsi="Times New Roman"/>
              </w:rPr>
            </w:pPr>
            <w:r>
              <w:rPr>
                <w:rFonts w:ascii="Times New Roman" w:hAnsi="Times New Roman"/>
              </w:rPr>
              <w:t>16</w:t>
            </w:r>
          </w:p>
        </w:tc>
        <w:tc>
          <w:tcPr>
            <w:tcW w:w="1263" w:type="dxa"/>
          </w:tcPr>
          <w:p w:rsidR="006D317B" w:rsidRDefault="006D317B">
            <w:pPr>
              <w:pStyle w:val="TAC"/>
              <w:keepNext w:val="0"/>
              <w:keepLines w:val="0"/>
              <w:rPr>
                <w:rFonts w:ascii="Times New Roman" w:hAnsi="Times New Roman"/>
              </w:rPr>
            </w:pPr>
            <w:r>
              <w:rPr>
                <w:rFonts w:ascii="Times New Roman" w:hAnsi="Times New Roman"/>
              </w:rPr>
              <w:t>4800</w:t>
            </w:r>
          </w:p>
        </w:tc>
        <w:tc>
          <w:tcPr>
            <w:tcW w:w="705" w:type="dxa"/>
          </w:tcPr>
          <w:p w:rsidR="006D317B" w:rsidRDefault="006D317B">
            <w:pPr>
              <w:pStyle w:val="TAC"/>
              <w:keepNext w:val="0"/>
              <w:keepLines w:val="0"/>
              <w:rPr>
                <w:rFonts w:ascii="Times New Roman" w:hAnsi="Times New Roman"/>
              </w:rPr>
            </w:pPr>
            <w:r>
              <w:rPr>
                <w:rFonts w:ascii="Times New Roman" w:hAnsi="Times New Roman"/>
              </w:rPr>
              <w:t>320</w:t>
            </w:r>
          </w:p>
        </w:tc>
        <w:tc>
          <w:tcPr>
            <w:tcW w:w="759" w:type="dxa"/>
          </w:tcPr>
          <w:p w:rsidR="006D317B" w:rsidRDefault="006D317B">
            <w:pPr>
              <w:pStyle w:val="TAC"/>
              <w:keepNext w:val="0"/>
              <w:keepLines w:val="0"/>
              <w:rPr>
                <w:rFonts w:ascii="Times New Roman" w:hAnsi="Times New Roman"/>
              </w:rPr>
            </w:pPr>
            <w:r>
              <w:rPr>
                <w:rFonts w:ascii="Times New Roman" w:hAnsi="Times New Roman"/>
              </w:rPr>
              <w:t>312</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13</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480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240</w:t>
            </w:r>
          </w:p>
        </w:tc>
        <w:tc>
          <w:tcPr>
            <w:tcW w:w="1080" w:type="dxa"/>
          </w:tcPr>
          <w:p w:rsidR="006D317B" w:rsidRDefault="006D317B">
            <w:pPr>
              <w:pStyle w:val="TAC"/>
              <w:keepNext w:val="0"/>
              <w:keepLines w:val="0"/>
              <w:rPr>
                <w:rFonts w:ascii="Times New Roman" w:hAnsi="Times New Roman"/>
              </w:rPr>
            </w:pPr>
            <w:r>
              <w:rPr>
                <w:rFonts w:ascii="Times New Roman" w:hAnsi="Times New Roman"/>
              </w:rPr>
              <w:t>16</w:t>
            </w:r>
          </w:p>
        </w:tc>
        <w:tc>
          <w:tcPr>
            <w:tcW w:w="1263" w:type="dxa"/>
          </w:tcPr>
          <w:p w:rsidR="006D317B" w:rsidRDefault="006D317B">
            <w:pPr>
              <w:pStyle w:val="TAC"/>
              <w:keepNext w:val="0"/>
              <w:keepLines w:val="0"/>
              <w:rPr>
                <w:rFonts w:ascii="Times New Roman" w:hAnsi="Times New Roman"/>
              </w:rPr>
            </w:pPr>
            <w:r>
              <w:rPr>
                <w:rFonts w:ascii="Times New Roman" w:hAnsi="Times New Roman"/>
              </w:rPr>
              <w:t>4800</w:t>
            </w:r>
          </w:p>
        </w:tc>
        <w:tc>
          <w:tcPr>
            <w:tcW w:w="705" w:type="dxa"/>
          </w:tcPr>
          <w:p w:rsidR="006D317B" w:rsidRDefault="006D317B">
            <w:pPr>
              <w:pStyle w:val="TAC"/>
              <w:keepNext w:val="0"/>
              <w:keepLines w:val="0"/>
              <w:rPr>
                <w:rFonts w:ascii="Times New Roman" w:hAnsi="Times New Roman"/>
              </w:rPr>
            </w:pPr>
            <w:r>
              <w:rPr>
                <w:rFonts w:ascii="Times New Roman" w:hAnsi="Times New Roman"/>
              </w:rPr>
              <w:t>320</w:t>
            </w:r>
          </w:p>
        </w:tc>
        <w:tc>
          <w:tcPr>
            <w:tcW w:w="759" w:type="dxa"/>
          </w:tcPr>
          <w:p w:rsidR="006D317B" w:rsidRDefault="006D317B">
            <w:pPr>
              <w:pStyle w:val="TAC"/>
              <w:keepNext w:val="0"/>
              <w:keepLines w:val="0"/>
              <w:rPr>
                <w:rFonts w:ascii="Times New Roman" w:hAnsi="Times New Roman"/>
              </w:rPr>
            </w:pPr>
            <w:r>
              <w:rPr>
                <w:rFonts w:ascii="Times New Roman" w:hAnsi="Times New Roman"/>
              </w:rPr>
              <w:t>296</w:t>
            </w:r>
          </w:p>
        </w:tc>
        <w:tc>
          <w:tcPr>
            <w:tcW w:w="759" w:type="dxa"/>
          </w:tcPr>
          <w:p w:rsidR="006D317B" w:rsidRDefault="006D317B">
            <w:pPr>
              <w:pStyle w:val="TAC"/>
              <w:keepNext w:val="0"/>
              <w:keepLines w:val="0"/>
              <w:rPr>
                <w:rFonts w:ascii="Times New Roman" w:hAnsi="Times New Roman"/>
              </w:rPr>
            </w:pPr>
            <w:r>
              <w:rPr>
                <w:rFonts w:ascii="Times New Roman" w:hAnsi="Times New Roman"/>
              </w:rPr>
              <w:t>16</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14</w:t>
            </w:r>
          </w:p>
        </w:tc>
        <w:tc>
          <w:tcPr>
            <w:tcW w:w="1320" w:type="dxa"/>
          </w:tcPr>
          <w:p w:rsidR="006D317B" w:rsidRDefault="006D317B">
            <w:pPr>
              <w:pStyle w:val="TAC"/>
              <w:keepNext w:val="0"/>
              <w:keepLines w:val="0"/>
              <w:rPr>
                <w:rFonts w:ascii="Times New Roman" w:hAnsi="Times New Roman"/>
              </w:rPr>
            </w:pPr>
            <w:r>
              <w:rPr>
                <w:rFonts w:ascii="Times New Roman" w:hAnsi="Times New Roman"/>
              </w:rPr>
              <w:t>960</w:t>
            </w:r>
          </w:p>
        </w:tc>
        <w:tc>
          <w:tcPr>
            <w:tcW w:w="1560" w:type="dxa"/>
          </w:tcPr>
          <w:p w:rsidR="006D317B" w:rsidRDefault="006D317B">
            <w:pPr>
              <w:pStyle w:val="TAC"/>
              <w:keepNext w:val="0"/>
              <w:keepLines w:val="0"/>
              <w:rPr>
                <w:rFonts w:ascii="Times New Roman" w:hAnsi="Times New Roman"/>
              </w:rPr>
            </w:pPr>
            <w:r>
              <w:rPr>
                <w:rFonts w:ascii="Times New Roman" w:hAnsi="Times New Roman"/>
              </w:rPr>
              <w:t>480</w:t>
            </w:r>
          </w:p>
        </w:tc>
        <w:tc>
          <w:tcPr>
            <w:tcW w:w="1080" w:type="dxa"/>
          </w:tcPr>
          <w:p w:rsidR="006D317B" w:rsidRDefault="006D317B">
            <w:pPr>
              <w:pStyle w:val="TAC"/>
              <w:keepNext w:val="0"/>
              <w:keepLines w:val="0"/>
              <w:rPr>
                <w:rFonts w:ascii="Times New Roman" w:hAnsi="Times New Roman"/>
              </w:rPr>
            </w:pPr>
            <w:r>
              <w:rPr>
                <w:rFonts w:ascii="Times New Roman" w:hAnsi="Times New Roman"/>
              </w:rPr>
              <w:t>8</w:t>
            </w:r>
          </w:p>
        </w:tc>
        <w:tc>
          <w:tcPr>
            <w:tcW w:w="1263" w:type="dxa"/>
          </w:tcPr>
          <w:p w:rsidR="006D317B" w:rsidRDefault="006D317B">
            <w:pPr>
              <w:pStyle w:val="TAC"/>
              <w:keepNext w:val="0"/>
              <w:keepLines w:val="0"/>
              <w:rPr>
                <w:rFonts w:ascii="Times New Roman" w:hAnsi="Times New Roman"/>
              </w:rPr>
            </w:pPr>
            <w:r>
              <w:rPr>
                <w:rFonts w:ascii="Times New Roman" w:hAnsi="Times New Roman"/>
              </w:rPr>
              <w:t>9600</w:t>
            </w:r>
          </w:p>
        </w:tc>
        <w:tc>
          <w:tcPr>
            <w:tcW w:w="705" w:type="dxa"/>
          </w:tcPr>
          <w:p w:rsidR="006D317B" w:rsidRDefault="006D317B">
            <w:pPr>
              <w:pStyle w:val="TAC"/>
              <w:keepNext w:val="0"/>
              <w:keepLines w:val="0"/>
              <w:rPr>
                <w:rFonts w:ascii="Times New Roman" w:hAnsi="Times New Roman"/>
              </w:rPr>
            </w:pPr>
            <w:r>
              <w:rPr>
                <w:rFonts w:ascii="Times New Roman" w:hAnsi="Times New Roman"/>
              </w:rPr>
              <w:t>640</w:t>
            </w:r>
          </w:p>
        </w:tc>
        <w:tc>
          <w:tcPr>
            <w:tcW w:w="759" w:type="dxa"/>
          </w:tcPr>
          <w:p w:rsidR="006D317B" w:rsidRDefault="006D317B">
            <w:pPr>
              <w:pStyle w:val="TAC"/>
              <w:keepNext w:val="0"/>
              <w:keepLines w:val="0"/>
              <w:rPr>
                <w:rFonts w:ascii="Times New Roman" w:hAnsi="Times New Roman"/>
              </w:rPr>
            </w:pPr>
            <w:r>
              <w:rPr>
                <w:rFonts w:ascii="Times New Roman" w:hAnsi="Times New Roman"/>
              </w:rPr>
              <w:t>632</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15</w:t>
            </w:r>
          </w:p>
        </w:tc>
        <w:tc>
          <w:tcPr>
            <w:tcW w:w="1320" w:type="dxa"/>
          </w:tcPr>
          <w:p w:rsidR="006D317B" w:rsidRDefault="006D317B">
            <w:pPr>
              <w:pStyle w:val="TAC"/>
              <w:keepNext w:val="0"/>
              <w:keepLines w:val="0"/>
              <w:rPr>
                <w:rFonts w:ascii="Times New Roman" w:hAnsi="Times New Roman"/>
              </w:rPr>
            </w:pPr>
            <w:r>
              <w:rPr>
                <w:rFonts w:ascii="Times New Roman" w:hAnsi="Times New Roman"/>
              </w:rPr>
              <w:t>960</w:t>
            </w:r>
          </w:p>
        </w:tc>
        <w:tc>
          <w:tcPr>
            <w:tcW w:w="1560" w:type="dxa"/>
          </w:tcPr>
          <w:p w:rsidR="006D317B" w:rsidRDefault="006D317B">
            <w:pPr>
              <w:pStyle w:val="TAC"/>
              <w:keepNext w:val="0"/>
              <w:keepLines w:val="0"/>
              <w:rPr>
                <w:rFonts w:ascii="Times New Roman" w:hAnsi="Times New Roman"/>
              </w:rPr>
            </w:pPr>
            <w:r>
              <w:rPr>
                <w:rFonts w:ascii="Times New Roman" w:hAnsi="Times New Roman"/>
              </w:rPr>
              <w:t>480</w:t>
            </w:r>
          </w:p>
        </w:tc>
        <w:tc>
          <w:tcPr>
            <w:tcW w:w="1080" w:type="dxa"/>
          </w:tcPr>
          <w:p w:rsidR="006D317B" w:rsidRDefault="006D317B">
            <w:pPr>
              <w:pStyle w:val="TAC"/>
              <w:keepNext w:val="0"/>
              <w:keepLines w:val="0"/>
              <w:rPr>
                <w:rFonts w:ascii="Times New Roman" w:hAnsi="Times New Roman"/>
              </w:rPr>
            </w:pPr>
            <w:r>
              <w:rPr>
                <w:rFonts w:ascii="Times New Roman" w:hAnsi="Times New Roman"/>
              </w:rPr>
              <w:t>8</w:t>
            </w:r>
          </w:p>
        </w:tc>
        <w:tc>
          <w:tcPr>
            <w:tcW w:w="1263" w:type="dxa"/>
          </w:tcPr>
          <w:p w:rsidR="006D317B" w:rsidRDefault="006D317B">
            <w:pPr>
              <w:pStyle w:val="TAC"/>
              <w:keepNext w:val="0"/>
              <w:keepLines w:val="0"/>
              <w:rPr>
                <w:rFonts w:ascii="Times New Roman" w:hAnsi="Times New Roman"/>
              </w:rPr>
            </w:pPr>
            <w:r>
              <w:rPr>
                <w:rFonts w:ascii="Times New Roman" w:hAnsi="Times New Roman"/>
              </w:rPr>
              <w:t>9600</w:t>
            </w:r>
          </w:p>
        </w:tc>
        <w:tc>
          <w:tcPr>
            <w:tcW w:w="705" w:type="dxa"/>
          </w:tcPr>
          <w:p w:rsidR="006D317B" w:rsidRDefault="006D317B">
            <w:pPr>
              <w:pStyle w:val="TAC"/>
              <w:keepNext w:val="0"/>
              <w:keepLines w:val="0"/>
              <w:rPr>
                <w:rFonts w:ascii="Times New Roman" w:hAnsi="Times New Roman"/>
              </w:rPr>
            </w:pPr>
            <w:r>
              <w:rPr>
                <w:rFonts w:ascii="Times New Roman" w:hAnsi="Times New Roman"/>
              </w:rPr>
              <w:t>640</w:t>
            </w:r>
          </w:p>
        </w:tc>
        <w:tc>
          <w:tcPr>
            <w:tcW w:w="759" w:type="dxa"/>
          </w:tcPr>
          <w:p w:rsidR="006D317B" w:rsidRDefault="006D317B">
            <w:pPr>
              <w:pStyle w:val="TAC"/>
              <w:keepNext w:val="0"/>
              <w:keepLines w:val="0"/>
              <w:rPr>
                <w:rFonts w:ascii="Times New Roman" w:hAnsi="Times New Roman"/>
              </w:rPr>
            </w:pPr>
            <w:r>
              <w:rPr>
                <w:rFonts w:ascii="Times New Roman" w:hAnsi="Times New Roman"/>
              </w:rPr>
              <w:t>616</w:t>
            </w:r>
          </w:p>
        </w:tc>
        <w:tc>
          <w:tcPr>
            <w:tcW w:w="759" w:type="dxa"/>
          </w:tcPr>
          <w:p w:rsidR="006D317B" w:rsidRDefault="006D317B">
            <w:pPr>
              <w:pStyle w:val="TAC"/>
              <w:keepNext w:val="0"/>
              <w:keepLines w:val="0"/>
              <w:rPr>
                <w:rFonts w:ascii="Times New Roman" w:hAnsi="Times New Roman"/>
              </w:rPr>
            </w:pPr>
            <w:r>
              <w:rPr>
                <w:rFonts w:ascii="Times New Roman" w:hAnsi="Times New Roman"/>
              </w:rPr>
              <w:t>16</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16</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1920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960</w:t>
            </w:r>
          </w:p>
        </w:tc>
        <w:tc>
          <w:tcPr>
            <w:tcW w:w="1080" w:type="dxa"/>
          </w:tcPr>
          <w:p w:rsidR="006D317B" w:rsidRDefault="006D317B">
            <w:pPr>
              <w:pStyle w:val="TAC"/>
              <w:keepNext w:val="0"/>
              <w:keepLines w:val="0"/>
              <w:rPr>
                <w:rFonts w:ascii="Times New Roman" w:hAnsi="Times New Roman"/>
              </w:rPr>
            </w:pPr>
            <w:r>
              <w:rPr>
                <w:rFonts w:ascii="Times New Roman" w:hAnsi="Times New Roman"/>
              </w:rPr>
              <w:t>4</w:t>
            </w:r>
          </w:p>
        </w:tc>
        <w:tc>
          <w:tcPr>
            <w:tcW w:w="1263" w:type="dxa"/>
          </w:tcPr>
          <w:p w:rsidR="006D317B" w:rsidRDefault="006D317B">
            <w:pPr>
              <w:pStyle w:val="TAC"/>
              <w:keepNext w:val="0"/>
              <w:keepLines w:val="0"/>
              <w:rPr>
                <w:rFonts w:ascii="Times New Roman" w:hAnsi="Times New Roman"/>
              </w:rPr>
            </w:pPr>
            <w:r>
              <w:rPr>
                <w:rFonts w:ascii="Times New Roman" w:hAnsi="Times New Roman"/>
              </w:rPr>
              <w:t>19200</w:t>
            </w:r>
          </w:p>
        </w:tc>
        <w:tc>
          <w:tcPr>
            <w:tcW w:w="705" w:type="dxa"/>
          </w:tcPr>
          <w:p w:rsidR="006D317B" w:rsidRDefault="006D317B">
            <w:pPr>
              <w:pStyle w:val="TAC"/>
              <w:keepNext w:val="0"/>
              <w:keepLines w:val="0"/>
              <w:rPr>
                <w:rFonts w:ascii="Times New Roman" w:hAnsi="Times New Roman"/>
              </w:rPr>
            </w:pPr>
            <w:r>
              <w:rPr>
                <w:rFonts w:ascii="Times New Roman" w:hAnsi="Times New Roman"/>
              </w:rPr>
              <w:t>1280</w:t>
            </w:r>
          </w:p>
        </w:tc>
        <w:tc>
          <w:tcPr>
            <w:tcW w:w="759" w:type="dxa"/>
          </w:tcPr>
          <w:p w:rsidR="006D317B" w:rsidRDefault="006D317B">
            <w:pPr>
              <w:pStyle w:val="TAC"/>
              <w:keepNext w:val="0"/>
              <w:keepLines w:val="0"/>
              <w:rPr>
                <w:rFonts w:ascii="Times New Roman" w:hAnsi="Times New Roman"/>
              </w:rPr>
            </w:pPr>
            <w:r>
              <w:rPr>
                <w:rFonts w:ascii="Times New Roman" w:hAnsi="Times New Roman"/>
              </w:rPr>
              <w:t>1272</w:t>
            </w:r>
          </w:p>
        </w:tc>
        <w:tc>
          <w:tcPr>
            <w:tcW w:w="759" w:type="dxa"/>
          </w:tcPr>
          <w:p w:rsidR="006D317B" w:rsidRDefault="006D317B">
            <w:pPr>
              <w:pStyle w:val="TAC"/>
              <w:keepNext w:val="0"/>
              <w:keepLines w:val="0"/>
              <w:rPr>
                <w:rFonts w:ascii="Times New Roman" w:hAnsi="Times New Roman"/>
              </w:rPr>
            </w:pPr>
            <w:r>
              <w:rPr>
                <w:rFonts w:ascii="Times New Roman" w:hAnsi="Times New Roman"/>
              </w:rPr>
              <w:t>0</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r w:rsidR="006D317B">
        <w:tblPrEx>
          <w:tblCellMar>
            <w:top w:w="0" w:type="dxa"/>
            <w:bottom w:w="0" w:type="dxa"/>
          </w:tblCellMar>
        </w:tblPrEx>
        <w:trPr>
          <w:jc w:val="center"/>
        </w:trPr>
        <w:tc>
          <w:tcPr>
            <w:tcW w:w="1320" w:type="dxa"/>
          </w:tcPr>
          <w:p w:rsidR="006D317B" w:rsidRDefault="006D317B">
            <w:pPr>
              <w:pStyle w:val="TAC"/>
              <w:keepNext w:val="0"/>
              <w:keepLines w:val="0"/>
              <w:rPr>
                <w:rFonts w:ascii="Times New Roman" w:hAnsi="Times New Roman"/>
              </w:rPr>
            </w:pPr>
            <w:r>
              <w:rPr>
                <w:rFonts w:ascii="Times New Roman" w:hAnsi="Times New Roman"/>
              </w:rPr>
              <w:t>17</w:t>
            </w:r>
          </w:p>
        </w:tc>
        <w:tc>
          <w:tcPr>
            <w:tcW w:w="1320" w:type="dxa"/>
          </w:tcPr>
          <w:p w:rsidR="006D317B" w:rsidRDefault="006D317B">
            <w:pPr>
              <w:pStyle w:val="TAC"/>
              <w:keepNext w:val="0"/>
              <w:keepLines w:val="0"/>
              <w:rPr>
                <w:rFonts w:ascii="Times New Roman" w:hAnsi="Times New Roman"/>
              </w:rPr>
            </w:pPr>
            <w:r>
              <w:rPr>
                <w:rFonts w:ascii="Times New Roman" w:hAnsi="Times New Roman"/>
              </w:rPr>
              <w:t xml:space="preserve">1920 </w:t>
            </w:r>
          </w:p>
        </w:tc>
        <w:tc>
          <w:tcPr>
            <w:tcW w:w="1560" w:type="dxa"/>
          </w:tcPr>
          <w:p w:rsidR="006D317B" w:rsidRDefault="006D317B">
            <w:pPr>
              <w:pStyle w:val="TAC"/>
              <w:keepNext w:val="0"/>
              <w:keepLines w:val="0"/>
              <w:rPr>
                <w:rFonts w:ascii="Times New Roman" w:hAnsi="Times New Roman"/>
              </w:rPr>
            </w:pPr>
            <w:r>
              <w:rPr>
                <w:rFonts w:ascii="Times New Roman" w:hAnsi="Times New Roman"/>
              </w:rPr>
              <w:t>960</w:t>
            </w:r>
          </w:p>
        </w:tc>
        <w:tc>
          <w:tcPr>
            <w:tcW w:w="1080" w:type="dxa"/>
          </w:tcPr>
          <w:p w:rsidR="006D317B" w:rsidRDefault="006D317B">
            <w:pPr>
              <w:pStyle w:val="TAC"/>
              <w:keepNext w:val="0"/>
              <w:keepLines w:val="0"/>
              <w:rPr>
                <w:rFonts w:ascii="Times New Roman" w:hAnsi="Times New Roman"/>
              </w:rPr>
            </w:pPr>
            <w:r>
              <w:rPr>
                <w:rFonts w:ascii="Times New Roman" w:hAnsi="Times New Roman"/>
              </w:rPr>
              <w:t>4</w:t>
            </w:r>
          </w:p>
        </w:tc>
        <w:tc>
          <w:tcPr>
            <w:tcW w:w="1263" w:type="dxa"/>
          </w:tcPr>
          <w:p w:rsidR="006D317B" w:rsidRDefault="006D317B">
            <w:pPr>
              <w:pStyle w:val="TAC"/>
              <w:keepNext w:val="0"/>
              <w:keepLines w:val="0"/>
              <w:rPr>
                <w:rFonts w:ascii="Times New Roman" w:hAnsi="Times New Roman"/>
              </w:rPr>
            </w:pPr>
            <w:r>
              <w:rPr>
                <w:rFonts w:ascii="Times New Roman" w:hAnsi="Times New Roman"/>
              </w:rPr>
              <w:t>19200</w:t>
            </w:r>
          </w:p>
        </w:tc>
        <w:tc>
          <w:tcPr>
            <w:tcW w:w="705" w:type="dxa"/>
          </w:tcPr>
          <w:p w:rsidR="006D317B" w:rsidRDefault="006D317B">
            <w:pPr>
              <w:pStyle w:val="TAC"/>
              <w:keepNext w:val="0"/>
              <w:keepLines w:val="0"/>
              <w:rPr>
                <w:rFonts w:ascii="Times New Roman" w:hAnsi="Times New Roman"/>
              </w:rPr>
            </w:pPr>
            <w:r>
              <w:rPr>
                <w:rFonts w:ascii="Times New Roman" w:hAnsi="Times New Roman"/>
              </w:rPr>
              <w:t>1280</w:t>
            </w:r>
          </w:p>
        </w:tc>
        <w:tc>
          <w:tcPr>
            <w:tcW w:w="759" w:type="dxa"/>
          </w:tcPr>
          <w:p w:rsidR="006D317B" w:rsidRDefault="006D317B">
            <w:pPr>
              <w:pStyle w:val="TAC"/>
              <w:keepNext w:val="0"/>
              <w:keepLines w:val="0"/>
              <w:rPr>
                <w:rFonts w:ascii="Times New Roman" w:hAnsi="Times New Roman"/>
              </w:rPr>
            </w:pPr>
            <w:r>
              <w:rPr>
                <w:rFonts w:ascii="Times New Roman" w:hAnsi="Times New Roman"/>
              </w:rPr>
              <w:t>1256</w:t>
            </w:r>
          </w:p>
        </w:tc>
        <w:tc>
          <w:tcPr>
            <w:tcW w:w="759" w:type="dxa"/>
          </w:tcPr>
          <w:p w:rsidR="006D317B" w:rsidRDefault="006D317B">
            <w:pPr>
              <w:pStyle w:val="TAC"/>
              <w:keepNext w:val="0"/>
              <w:keepLines w:val="0"/>
              <w:rPr>
                <w:rFonts w:ascii="Times New Roman" w:hAnsi="Times New Roman"/>
              </w:rPr>
            </w:pPr>
            <w:r>
              <w:rPr>
                <w:rFonts w:ascii="Times New Roman" w:hAnsi="Times New Roman"/>
              </w:rPr>
              <w:t>16</w:t>
            </w:r>
          </w:p>
        </w:tc>
        <w:tc>
          <w:tcPr>
            <w:tcW w:w="759" w:type="dxa"/>
          </w:tcPr>
          <w:p w:rsidR="006D317B" w:rsidRDefault="006D317B">
            <w:pPr>
              <w:pStyle w:val="TAC"/>
              <w:keepNext w:val="0"/>
              <w:keepLines w:val="0"/>
              <w:rPr>
                <w:rFonts w:ascii="Times New Roman" w:hAnsi="Times New Roman"/>
              </w:rPr>
            </w:pPr>
            <w:r>
              <w:rPr>
                <w:rFonts w:ascii="Times New Roman" w:hAnsi="Times New Roman"/>
              </w:rPr>
              <w:t>8</w:t>
            </w:r>
          </w:p>
        </w:tc>
      </w:tr>
    </w:tbl>
    <w:p w:rsidR="006D317B" w:rsidRDefault="006D317B">
      <w:pPr>
        <w:pStyle w:val="Caption"/>
      </w:pPr>
      <w:r>
        <w:t xml:space="preserve">Table </w:t>
      </w:r>
      <w:fldSimple w:instr=" STYLEREF 1 \s ">
        <w:r>
          <w:rPr>
            <w:noProof/>
          </w:rPr>
          <w:t>5</w:t>
        </w:r>
      </w:fldSimple>
      <w:r>
        <w:noBreakHyphen/>
      </w:r>
      <w:fldSimple w:instr=" SEQ Table \* ARABIC \s 1 ">
        <w:r>
          <w:rPr>
            <w:noProof/>
          </w:rPr>
          <w:t>3</w:t>
        </w:r>
      </w:fldSimple>
      <w:r>
        <w:t xml:space="preserve"> - S-CCPCH slot formats</w:t>
      </w:r>
    </w:p>
    <w:p w:rsidR="006D317B" w:rsidRDefault="006D317B">
      <w:pPr>
        <w:pStyle w:val="Heading5"/>
      </w:pPr>
      <w:bookmarkStart w:id="277" w:name="_Toc7590873"/>
      <w:bookmarkStart w:id="278" w:name="_Toc25052026"/>
      <w:bookmarkStart w:id="279" w:name="_Toc72569331"/>
      <w:bookmarkStart w:id="280" w:name="_Toc7590869"/>
      <w:bookmarkStart w:id="281" w:name="_Toc25052022"/>
      <w:r>
        <w:t>Paging Indicator Channel (PICH)</w:t>
      </w:r>
      <w:bookmarkEnd w:id="277"/>
      <w:bookmarkEnd w:id="278"/>
      <w:bookmarkEnd w:id="279"/>
    </w:p>
    <w:p w:rsidR="006D317B" w:rsidRDefault="006D317B">
      <w:r>
        <w:t>The Paging Indicator Channel (PICH) is a fixed rate (SF=256) physical channel used to carry the paging indicators. The PICH is always associated with an S-CCPCH to which a PCH transport channel is mapped.</w:t>
      </w:r>
    </w:p>
    <w:p w:rsidR="006D317B" w:rsidRDefault="006D317B">
      <w:r>
        <w:t>One PICH radio frame of length 10 ms consists of 300 bits. Of these, 288 bits are used to carry paging indicators. The remaining 12 bits are not formally part of the PICH and shall not be transmitted. The part of the frame with no transmission is reserved for possible future use.</w:t>
      </w:r>
    </w:p>
    <w:p w:rsidR="006D317B" w:rsidRDefault="006D317B">
      <w:pPr>
        <w:jc w:val="center"/>
      </w:pPr>
      <w:r>
        <w:object w:dxaOrig="7830" w:dyaOrig="2250">
          <v:shape id="_x0000_i1046" type="#_x0000_t75" style="width:391.5pt;height:112.5pt" o:ole="" fillcolor="window">
            <v:imagedata r:id="rId50" o:title=""/>
          </v:shape>
          <o:OLEObject Type="Embed" ProgID="Word.Picture.8" ShapeID="_x0000_i1046" DrawAspect="Content" ObjectID="_1468164602" r:id="rId51"/>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12</w:t>
        </w:r>
      </w:fldSimple>
      <w:r>
        <w:t xml:space="preserve"> – Structure of PICH</w:t>
      </w:r>
    </w:p>
    <w:p w:rsidR="006D317B" w:rsidRDefault="006D317B">
      <w:pPr>
        <w:pStyle w:val="Heading5"/>
      </w:pPr>
      <w:r>
        <w:br w:type="page"/>
      </w:r>
      <w:bookmarkStart w:id="282" w:name="_Toc72569332"/>
      <w:r>
        <w:t>Physical Downlink Shared Channel (PDSCH)</w:t>
      </w:r>
      <w:bookmarkEnd w:id="280"/>
      <w:bookmarkEnd w:id="281"/>
      <w:bookmarkEnd w:id="282"/>
    </w:p>
    <w:p w:rsidR="006D317B" w:rsidRDefault="006D317B">
      <w:r>
        <w:t>The Physical Downlink Shared Channel (PDSCH) is used to carry the Downlink Shared Channel (DSCH).</w:t>
      </w:r>
    </w:p>
    <w:p w:rsidR="006D317B" w:rsidRDefault="006D317B">
      <w:r>
        <w:t>A PDSCH is allocated on a radio frame basis to a single UE. Within one radio frame, UTRAN may allocate different PDSCHs under the same PDSCH root channelisation code to different UEs based on code multiplexing. Within the same radio frame, multiple parallel PDSCHs, with the same spreading factor, may be allocated to a single UE. This is a special case of multicode transmission. All the PDSCHs are operated with radio frame synchronisation.</w:t>
      </w:r>
    </w:p>
    <w:p w:rsidR="006D317B" w:rsidRDefault="006D317B">
      <w:r>
        <w:t>PDSCHs allocated to the same UE on different radio frames may have different spreading factors.</w:t>
      </w:r>
    </w:p>
    <w:p w:rsidR="006D317B" w:rsidRDefault="006D317B">
      <w:pPr>
        <w:pStyle w:val="TH"/>
      </w:pPr>
      <w:r>
        <w:object w:dxaOrig="7291" w:dyaOrig="2775">
          <v:shape id="_x0000_i1047" type="#_x0000_t75" style="width:408pt;height:155.25pt" o:ole="" fillcolor="window">
            <v:imagedata r:id="rId52" o:title=""/>
          </v:shape>
          <o:OLEObject Type="Embed" ProgID="Word.Picture.8" ShapeID="_x0000_i1047" DrawAspect="Content" ObjectID="_1468164603" r:id="rId53"/>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13</w:t>
        </w:r>
      </w:fldSimple>
      <w:r>
        <w:t xml:space="preserve"> – Frame structure of PDSCH</w:t>
      </w:r>
    </w:p>
    <w:p w:rsidR="006D317B" w:rsidRDefault="006D317B">
      <w:r>
        <w:t>For each radio frame, each PDSCH is associated with one downlink DPCH. The PDSCH and associated DPCH do not necessarily have the same spreading factors and are not necessarily frame aligned.</w:t>
      </w:r>
    </w:p>
    <w:p w:rsidR="006D317B" w:rsidRDefault="006D317B">
      <w:r>
        <w:t>All relevant Layer 1 control information is transmitted on the DPCCH part of the associated DPCH, i.e. the PDSCH does not carry Layer 1 information. To indicate for UE that there is data to decode on the DSCH, the TFCI field of the associated DPCH shall be used.</w:t>
      </w:r>
    </w:p>
    <w:p w:rsidR="006D317B" w:rsidRDefault="006D317B">
      <w:r>
        <w:t>The TFCI informs the UE of the instantaneous transport format parameters related to the PDSCH as well as the channelisation code of the PDSCH.</w:t>
      </w:r>
    </w:p>
    <w:p w:rsidR="006D317B" w:rsidRDefault="006D317B">
      <w:r>
        <w:t>For PDSCH the allowed spreading factors may vary from 256 to 4.</w:t>
      </w:r>
    </w:p>
    <w:p w:rsidR="006D317B" w:rsidRDefault="006D317B">
      <w:pPr>
        <w:pStyle w:val="Heading5"/>
      </w:pPr>
      <w:bookmarkStart w:id="283" w:name="_Toc7590870"/>
      <w:bookmarkStart w:id="284" w:name="_Toc25052023"/>
      <w:bookmarkStart w:id="285" w:name="_Toc72569333"/>
      <w:r>
        <w:t>Acquisition Indicator Channel (AICH)</w:t>
      </w:r>
      <w:bookmarkEnd w:id="283"/>
      <w:bookmarkEnd w:id="284"/>
      <w:bookmarkEnd w:id="285"/>
    </w:p>
    <w:p w:rsidR="006D317B" w:rsidRDefault="006D317B">
      <w:r>
        <w:t>The Acquisition Indicator channel (AICH) is a fixed rate (SF=256) physical channel used to carry Acquisition Indicators (AI). Acquisition Indicator AI</w:t>
      </w:r>
      <w:r>
        <w:rPr>
          <w:vertAlign w:val="subscript"/>
        </w:rPr>
        <w:t>s</w:t>
      </w:r>
      <w:r>
        <w:t xml:space="preserve"> corresponds to signature s on the PRACH.</w:t>
      </w:r>
    </w:p>
    <w:p w:rsidR="006D317B" w:rsidRDefault="006D317B">
      <w:r>
        <w:t xml:space="preserve">The AICH consists of a repeated sequence of 15 consecutive </w:t>
      </w:r>
      <w:r>
        <w:rPr>
          <w:i/>
        </w:rPr>
        <w:t xml:space="preserve">access slots </w:t>
      </w:r>
      <w:r>
        <w:t xml:space="preserve">(AS), each of length 5120 chips. Each access slot consists of two parts, an </w:t>
      </w:r>
      <w:r>
        <w:rPr>
          <w:i/>
        </w:rPr>
        <w:t>Acquisition-Indicator</w:t>
      </w:r>
      <w:r>
        <w:t xml:space="preserve"> (AI) part consisting of 32 real-valued symbols a</w:t>
      </w:r>
      <w:r>
        <w:rPr>
          <w:vertAlign w:val="subscript"/>
        </w:rPr>
        <w:t>0</w:t>
      </w:r>
      <w:r>
        <w:t>, …, a</w:t>
      </w:r>
      <w:r>
        <w:rPr>
          <w:vertAlign w:val="subscript"/>
        </w:rPr>
        <w:t>31</w:t>
      </w:r>
      <w:r>
        <w:t xml:space="preserve"> and a part of duration 1024 chips with no transmission that is not formally part of the AICH. The part of the slot with no transmission is reserved for possible use by CSICH or possible future use by other physical channels.</w:t>
      </w:r>
    </w:p>
    <w:p w:rsidR="006D317B" w:rsidRDefault="006D317B">
      <w:r>
        <w:t>The spreading factor (SF) used for channelisation of the AICH is 256.</w:t>
      </w:r>
    </w:p>
    <w:p w:rsidR="006D317B" w:rsidRDefault="006D317B">
      <w:r>
        <w:t>The phase reference for the AICH is the Primary CPICH.</w:t>
      </w:r>
    </w:p>
    <w:p w:rsidR="006D317B" w:rsidRDefault="006D317B">
      <w:pPr>
        <w:pStyle w:val="Caption"/>
      </w:pPr>
      <w:r>
        <w:object w:dxaOrig="9090" w:dyaOrig="3045">
          <v:shape id="_x0000_i1048" type="#_x0000_t75" style="width:454.5pt;height:152.25pt" o:ole="" fillcolor="window">
            <v:imagedata r:id="rId54" o:title=""/>
          </v:shape>
          <o:OLEObject Type="Embed" ProgID="Word.Picture.8" ShapeID="_x0000_i1048" DrawAspect="Content" ObjectID="_1468164604" r:id="rId55"/>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14</w:t>
        </w:r>
      </w:fldSimple>
      <w:r>
        <w:t xml:space="preserve"> – Structure of AICH</w:t>
      </w:r>
    </w:p>
    <w:p w:rsidR="006D317B" w:rsidRDefault="006D317B">
      <w:pPr>
        <w:pStyle w:val="Heading5"/>
      </w:pPr>
      <w:bookmarkStart w:id="286" w:name="_Toc7590871"/>
      <w:bookmarkStart w:id="287" w:name="_Toc25052024"/>
      <w:bookmarkStart w:id="288" w:name="_Toc72569334"/>
      <w:r>
        <w:t>CPCH Access Preamble Acquisition Indicator Channel (AP-AICH)</w:t>
      </w:r>
      <w:bookmarkEnd w:id="286"/>
      <w:bookmarkEnd w:id="287"/>
      <w:bookmarkEnd w:id="288"/>
    </w:p>
    <w:p w:rsidR="006D317B" w:rsidRDefault="006D317B">
      <w:pPr>
        <w:rPr>
          <w:lang w:eastAsia="ko-KR"/>
        </w:rPr>
      </w:pPr>
      <w:r>
        <w:t xml:space="preserve">The </w:t>
      </w:r>
      <w:r>
        <w:rPr>
          <w:lang w:eastAsia="ko-KR"/>
        </w:rPr>
        <w:t xml:space="preserve">Access Preamble </w:t>
      </w:r>
      <w:r>
        <w:t>Acquisition Indicator channel (</w:t>
      </w:r>
      <w:r>
        <w:rPr>
          <w:lang w:eastAsia="ko-KR"/>
        </w:rPr>
        <w:t>AP-</w:t>
      </w:r>
      <w:r>
        <w:t xml:space="preserve">AICH) is a fixed rate (SF=256) physical channel used to carry </w:t>
      </w:r>
      <w:r>
        <w:rPr>
          <w:lang w:eastAsia="ko-KR"/>
        </w:rPr>
        <w:t>AP acquisition i</w:t>
      </w:r>
      <w:r>
        <w:t>ndicators (A</w:t>
      </w:r>
      <w:r>
        <w:rPr>
          <w:lang w:eastAsia="ko-KR"/>
        </w:rPr>
        <w:t>P</w:t>
      </w:r>
      <w:r>
        <w:t>I)</w:t>
      </w:r>
      <w:r>
        <w:rPr>
          <w:lang w:eastAsia="ko-KR"/>
        </w:rPr>
        <w:t xml:space="preserve"> of CPCH</w:t>
      </w:r>
      <w:r>
        <w:t xml:space="preserve">. </w:t>
      </w:r>
      <w:r>
        <w:rPr>
          <w:lang w:eastAsia="ko-KR"/>
        </w:rPr>
        <w:t xml:space="preserve">AP acquisition indicator </w:t>
      </w:r>
      <w:r>
        <w:t>A</w:t>
      </w:r>
      <w:r>
        <w:rPr>
          <w:lang w:eastAsia="ko-KR"/>
        </w:rPr>
        <w:t>P</w:t>
      </w:r>
      <w:r>
        <w:t>I</w:t>
      </w:r>
      <w:r>
        <w:rPr>
          <w:vertAlign w:val="subscript"/>
        </w:rPr>
        <w:t>s</w:t>
      </w:r>
      <w:r>
        <w:t xml:space="preserve"> corresponds to </w:t>
      </w:r>
      <w:r>
        <w:rPr>
          <w:lang w:eastAsia="ko-KR"/>
        </w:rPr>
        <w:t xml:space="preserve">AP </w:t>
      </w:r>
      <w:r>
        <w:t xml:space="preserve">signature </w:t>
      </w:r>
      <w:r>
        <w:rPr>
          <w:i/>
        </w:rPr>
        <w:t>s</w:t>
      </w:r>
      <w:r>
        <w:t xml:space="preserve"> </w:t>
      </w:r>
      <w:r>
        <w:rPr>
          <w:lang w:eastAsia="ko-KR"/>
        </w:rPr>
        <w:t>transmitted by UE.</w:t>
      </w:r>
    </w:p>
    <w:p w:rsidR="006D317B" w:rsidRDefault="006D317B">
      <w:r>
        <w:rPr>
          <w:color w:val="000000"/>
          <w:lang w:eastAsia="ko-KR"/>
        </w:rPr>
        <w:t>AP-AICH</w:t>
      </w:r>
      <w:r>
        <w:rPr>
          <w:color w:val="000000"/>
        </w:rPr>
        <w:t xml:space="preserve"> and AICH may use the same or different channeli</w:t>
      </w:r>
      <w:r>
        <w:rPr>
          <w:color w:val="000000"/>
          <w:lang w:eastAsia="ko-KR"/>
        </w:rPr>
        <w:t>s</w:t>
      </w:r>
      <w:r>
        <w:rPr>
          <w:color w:val="000000"/>
        </w:rPr>
        <w:t>ation codes.</w:t>
      </w:r>
      <w:r>
        <w:rPr>
          <w:color w:val="0000FF"/>
          <w:lang w:eastAsia="ko-KR"/>
        </w:rPr>
        <w:t xml:space="preserve"> </w:t>
      </w:r>
      <w:r>
        <w:t xml:space="preserve">The phase reference for the </w:t>
      </w:r>
      <w:r>
        <w:rPr>
          <w:lang w:eastAsia="ko-KR"/>
        </w:rPr>
        <w:t>AP-</w:t>
      </w:r>
      <w:r>
        <w:t>AICH is the Primary CPICH.</w:t>
      </w:r>
      <w:r>
        <w:rPr>
          <w:lang w:eastAsia="ko-KR"/>
        </w:rPr>
        <w:t xml:space="preserve"> The AP-AICH has a part of duration 4096 chips where the AP acquisition indicator (API) is transmitted, followed by a part of duration 1024 chips with no transmission that is not formally part of the AP-AICH. </w:t>
      </w:r>
      <w:r>
        <w:t>The part of the slot with no transmission is reserved for possible use by CSICH or possible future use by other physical channels.</w:t>
      </w:r>
    </w:p>
    <w:p w:rsidR="006D317B" w:rsidRDefault="006D317B">
      <w:pPr>
        <w:rPr>
          <w:lang w:eastAsia="ko-KR"/>
        </w:rPr>
      </w:pPr>
      <w:r>
        <w:t>The spreading factor (SF) used for channelisation of the AP-AICH is 256.</w:t>
      </w:r>
    </w:p>
    <w:p w:rsidR="006D317B" w:rsidRDefault="006D317B">
      <w:pPr>
        <w:pStyle w:val="Caption"/>
      </w:pPr>
      <w:r>
        <w:object w:dxaOrig="9090" w:dyaOrig="3045">
          <v:shape id="_x0000_i1049" type="#_x0000_t75" style="width:454.5pt;height:152.25pt" o:ole="" fillcolor="window">
            <v:imagedata r:id="rId56" o:title=""/>
          </v:shape>
          <o:OLEObject Type="Embed" ProgID="Word.Picture.8" ShapeID="_x0000_i1049" DrawAspect="Content" ObjectID="_1468164605" r:id="rId57"/>
        </w:object>
      </w:r>
    </w:p>
    <w:p w:rsidR="006D317B" w:rsidRDefault="006D317B">
      <w:pPr>
        <w:pStyle w:val="Caption"/>
        <w:rPr>
          <w:color w:val="000000"/>
          <w:lang w:eastAsia="ko-KR"/>
        </w:rPr>
      </w:pPr>
      <w:r>
        <w:t xml:space="preserve">Figure </w:t>
      </w:r>
      <w:fldSimple w:instr=" STYLEREF 1 \s ">
        <w:r>
          <w:rPr>
            <w:noProof/>
          </w:rPr>
          <w:t>5</w:t>
        </w:r>
      </w:fldSimple>
      <w:r>
        <w:noBreakHyphen/>
      </w:r>
      <w:fldSimple w:instr=" SEQ Figure \* ARABIC \s 1 ">
        <w:r>
          <w:rPr>
            <w:noProof/>
          </w:rPr>
          <w:t>15</w:t>
        </w:r>
      </w:fldSimple>
      <w:r>
        <w:t xml:space="preserve"> – Structure of AP-AICH</w:t>
      </w:r>
    </w:p>
    <w:p w:rsidR="006D317B" w:rsidRDefault="006D317B">
      <w:pPr>
        <w:pStyle w:val="Heading5"/>
      </w:pPr>
      <w:bookmarkStart w:id="289" w:name="_Toc7590872"/>
      <w:bookmarkStart w:id="290" w:name="_Toc25052025"/>
      <w:bookmarkStart w:id="291" w:name="_Toc72569335"/>
      <w:r>
        <w:t>CPCH Collision Detection/Channel Assignment Indicator Channel (CD/CA-ICH)</w:t>
      </w:r>
      <w:bookmarkEnd w:id="289"/>
      <w:bookmarkEnd w:id="290"/>
      <w:bookmarkEnd w:id="291"/>
    </w:p>
    <w:p w:rsidR="006D317B" w:rsidRDefault="006D317B">
      <w:pPr>
        <w:rPr>
          <w:lang w:eastAsia="ko-KR"/>
        </w:rPr>
      </w:pPr>
      <w:r>
        <w:rPr>
          <w:lang w:eastAsia="ko-KR"/>
        </w:rPr>
        <w:t xml:space="preserve">The Collision Detection Channel Assignment Indicator channel (CD/CA-ICH) is a </w:t>
      </w:r>
      <w:r>
        <w:t xml:space="preserve">fixed rate (SF=256) </w:t>
      </w:r>
      <w:r>
        <w:rPr>
          <w:lang w:eastAsia="ko-KR"/>
        </w:rPr>
        <w:t>physical channel used to carry CD Indicator (CDI) only if the CA is not active, or CD Indicator/CA Indicator (CDI/CAI) at the same time if the CA is active. CD/CA-ICH and AP-AICH may use the same or different channelisation codes.</w:t>
      </w:r>
    </w:p>
    <w:p w:rsidR="006D317B" w:rsidRDefault="006D317B">
      <w:r>
        <w:rPr>
          <w:lang w:eastAsia="ko-KR"/>
        </w:rPr>
        <w:t>The CD/CA-ICH has a part of duration of 4096 chips where the CDI/CAI is transmitted, followed by a part of duration 1024 chips with no transmission that is not formally part of the CD/CA-ICH.</w:t>
      </w:r>
      <w:r>
        <w:t xml:space="preserve"> The part of the slot with no transmission is reserved for possible use by CSICH or possible future use by other physical channels.</w:t>
      </w:r>
    </w:p>
    <w:p w:rsidR="006D317B" w:rsidRDefault="006D317B">
      <w:pPr>
        <w:rPr>
          <w:lang w:eastAsia="ko-KR"/>
        </w:rPr>
      </w:pPr>
      <w:r>
        <w:t>The spreading factor (SF) used for channelisation of the CD/CA-ICH is 256.</w:t>
      </w:r>
    </w:p>
    <w:p w:rsidR="006D317B" w:rsidRDefault="006D317B">
      <w:pPr>
        <w:pStyle w:val="Caption"/>
      </w:pPr>
      <w:r>
        <w:object w:dxaOrig="9090" w:dyaOrig="3045">
          <v:shape id="_x0000_i1050" type="#_x0000_t75" style="width:454.5pt;height:152.25pt" o:ole="" fillcolor="window">
            <v:imagedata r:id="rId58" o:title=""/>
          </v:shape>
          <o:OLEObject Type="Embed" ProgID="Word.Picture.8" ShapeID="_x0000_i1050" DrawAspect="Content" ObjectID="_1468164606" r:id="rId59"/>
        </w:object>
      </w:r>
    </w:p>
    <w:p w:rsidR="006D317B" w:rsidRDefault="006D317B">
      <w:pPr>
        <w:pStyle w:val="Caption"/>
        <w:rPr>
          <w:color w:val="0000FF"/>
          <w:lang w:eastAsia="ko-KR"/>
        </w:rPr>
      </w:pPr>
      <w:r>
        <w:t xml:space="preserve">Figure </w:t>
      </w:r>
      <w:fldSimple w:instr=" STYLEREF 1 \s ">
        <w:r>
          <w:rPr>
            <w:noProof/>
          </w:rPr>
          <w:t>5</w:t>
        </w:r>
      </w:fldSimple>
      <w:r>
        <w:noBreakHyphen/>
      </w:r>
      <w:fldSimple w:instr=" SEQ Figure \* ARABIC \s 1 ">
        <w:r>
          <w:rPr>
            <w:noProof/>
          </w:rPr>
          <w:t>16</w:t>
        </w:r>
      </w:fldSimple>
      <w:r>
        <w:t xml:space="preserve"> – Structure of CD/CA-ICH</w:t>
      </w:r>
    </w:p>
    <w:p w:rsidR="006D317B" w:rsidRDefault="006D317B">
      <w:pPr>
        <w:pStyle w:val="Heading5"/>
      </w:pPr>
      <w:bookmarkStart w:id="292" w:name="_Toc7590874"/>
      <w:bookmarkStart w:id="293" w:name="_Toc25052027"/>
      <w:bookmarkStart w:id="294" w:name="_Toc72569336"/>
      <w:r>
        <w:t>CPCH Status Indicator Channel (CSICH)</w:t>
      </w:r>
      <w:bookmarkEnd w:id="292"/>
      <w:bookmarkEnd w:id="293"/>
      <w:bookmarkEnd w:id="294"/>
    </w:p>
    <w:p w:rsidR="006D317B" w:rsidRDefault="006D317B">
      <w:r>
        <w:t>The CPCH Status Indicator Channel (CSICH) is a fixed rate (SF=256) physical channel used to carry CPCH status information.</w:t>
      </w:r>
    </w:p>
    <w:p w:rsidR="006D317B" w:rsidRDefault="006D317B">
      <w:r>
        <w:t>A CSICH is always associated with a physical channel used for transmission of CPCH AP-AICH and uses the same channelization and scrambling codes. The CSICH frame consists of 15 consecutive access slots (AS) each of length 40 bits. Each access slot consists of two parts, a part of duration 4096 chips with no transmission that is not formally part of the CSICH, and a Status Indicator (SI) part consisting of 8 bits b</w:t>
      </w:r>
      <w:r>
        <w:rPr>
          <w:vertAlign w:val="subscript"/>
        </w:rPr>
        <w:t>8i</w:t>
      </w:r>
      <w:r>
        <w:t>,….b</w:t>
      </w:r>
      <w:r>
        <w:rPr>
          <w:vertAlign w:val="subscript"/>
        </w:rPr>
        <w:t>8i+7</w:t>
      </w:r>
      <w:r>
        <w:t>, where i is the access slot number. The part of the slot with no transmission is reserved for use by AICH, AP-AICH or CD/CA-ICH. The modulation used by the CSICH is the same as for the PICH. The phase reference for the CSICH is the Primary CPICH.</w:t>
      </w:r>
    </w:p>
    <w:p w:rsidR="006D317B" w:rsidRDefault="006D317B"/>
    <w:p w:rsidR="006D317B" w:rsidRDefault="006D317B">
      <w:pPr>
        <w:pStyle w:val="Caption"/>
      </w:pPr>
      <w:r>
        <w:object w:dxaOrig="9090" w:dyaOrig="3045">
          <v:shape id="_x0000_i1051" type="#_x0000_t75" style="width:454.5pt;height:152.25pt" o:ole="" fillcolor="window">
            <v:imagedata r:id="rId60" o:title=""/>
          </v:shape>
          <o:OLEObject Type="Embed" ProgID="Word.Picture.8" ShapeID="_x0000_i1051" DrawAspect="Content" ObjectID="_1468164607" r:id="rId61"/>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17</w:t>
        </w:r>
      </w:fldSimple>
      <w:r>
        <w:t xml:space="preserve"> – Structure of CSICH</w:t>
      </w:r>
    </w:p>
    <w:p w:rsidR="006D317B" w:rsidRDefault="006D317B">
      <w:pPr>
        <w:pStyle w:val="Heading4"/>
        <w:tabs>
          <w:tab w:val="clear" w:pos="2520"/>
        </w:tabs>
      </w:pPr>
      <w:bookmarkStart w:id="295" w:name="_Toc7590860"/>
      <w:bookmarkStart w:id="296" w:name="_Toc25052013"/>
      <w:bookmarkStart w:id="297" w:name="_Toc7590864"/>
      <w:bookmarkStart w:id="298" w:name="_Toc25052017"/>
      <w:r>
        <w:br w:type="page"/>
      </w:r>
      <w:bookmarkStart w:id="299" w:name="_Toc72569337"/>
      <w:r>
        <w:t>Spreading and modulation</w:t>
      </w:r>
      <w:bookmarkEnd w:id="295"/>
      <w:bookmarkEnd w:id="296"/>
      <w:bookmarkEnd w:id="299"/>
    </w:p>
    <w:p w:rsidR="006D317B" w:rsidRDefault="006D317B">
      <w:r>
        <w:t>Data modulation is QPSK where each pair of two bits are serial-to-parallel converted and mapped to the I and Q branch respectively. The I and Q branch are then spread to the chip rate with the same channelization code c</w:t>
      </w:r>
      <w:r>
        <w:rPr>
          <w:vertAlign w:val="subscript"/>
        </w:rPr>
        <w:t>ch</w:t>
      </w:r>
      <w:r>
        <w:t xml:space="preserve"> and subsequently scrambled by the same spot  specific scrambling code c</w:t>
      </w:r>
      <w:r>
        <w:rPr>
          <w:vertAlign w:val="subscript"/>
        </w:rPr>
        <w:t>scramb</w:t>
      </w:r>
      <w:r>
        <w:t>.</w:t>
      </w:r>
    </w:p>
    <w:bookmarkStart w:id="300" w:name="_Ref399005603"/>
    <w:p w:rsidR="006D317B" w:rsidRDefault="006D317B">
      <w:pPr>
        <w:pStyle w:val="TH"/>
        <w:rPr>
          <w:lang w:eastAsia="ja-JP"/>
        </w:rPr>
      </w:pPr>
      <w:r>
        <w:object w:dxaOrig="7351" w:dyaOrig="2534">
          <v:shape id="_x0000_i1052" type="#_x0000_t75" style="width:367.5pt;height:126.75pt" o:ole="" fillcolor="window">
            <v:imagedata r:id="rId62" o:title=""/>
          </v:shape>
          <o:OLEObject Type="Embed" ProgID="Word.Picture.8" ShapeID="_x0000_i1052" DrawAspect="Content" ObjectID="_1468164608" r:id="rId63"/>
        </w:object>
      </w:r>
    </w:p>
    <w:p w:rsidR="006D317B" w:rsidRDefault="006D317B">
      <w:pPr>
        <w:pStyle w:val="Caption"/>
      </w:pPr>
      <w:bookmarkStart w:id="301" w:name="_Ref5095672"/>
      <w:bookmarkEnd w:id="300"/>
      <w:r>
        <w:t xml:space="preserve">Figure </w:t>
      </w:r>
      <w:fldSimple w:instr=" STYLEREF 1 \s ">
        <w:r>
          <w:rPr>
            <w:noProof/>
          </w:rPr>
          <w:t>5</w:t>
        </w:r>
      </w:fldSimple>
      <w:r>
        <w:noBreakHyphen/>
      </w:r>
      <w:fldSimple w:instr=" SEQ Figure \* ARABIC \s 1 ">
        <w:r>
          <w:rPr>
            <w:noProof/>
          </w:rPr>
          <w:t>18</w:t>
        </w:r>
      </w:fldSimple>
      <w:bookmarkEnd w:id="301"/>
      <w:r>
        <w:t xml:space="preserve"> - Spreading for all downlink physical channels except SCH</w:t>
      </w:r>
    </w:p>
    <w:bookmarkStart w:id="302" w:name="_Ref443365410"/>
    <w:p w:rsidR="006D317B" w:rsidRDefault="006D317B">
      <w:r>
        <w:fldChar w:fldCharType="begin"/>
      </w:r>
      <w:r>
        <w:instrText xml:space="preserve"> REF _Ref5097391 \h </w:instrText>
      </w:r>
      <w:r>
        <w:fldChar w:fldCharType="separate"/>
      </w:r>
      <w:r>
        <w:t xml:space="preserve">Figure </w:t>
      </w:r>
      <w:r>
        <w:rPr>
          <w:noProof/>
        </w:rPr>
        <w:t>5</w:t>
      </w:r>
      <w:r>
        <w:noBreakHyphen/>
      </w:r>
      <w:r>
        <w:rPr>
          <w:noProof/>
        </w:rPr>
        <w:t>19</w:t>
      </w:r>
      <w:r>
        <w:fldChar w:fldCharType="end"/>
      </w:r>
      <w:r>
        <w:t xml:space="preserve"> illustrates how different downlink channels are combined. Each complex-valued spread channel, corresponding to point S in </w:t>
      </w:r>
      <w:r>
        <w:fldChar w:fldCharType="begin"/>
      </w:r>
      <w:r>
        <w:instrText xml:space="preserve"> REF _Ref5095672 \h </w:instrText>
      </w:r>
      <w:r>
        <w:fldChar w:fldCharType="separate"/>
      </w:r>
      <w:r>
        <w:t xml:space="preserve">Figure </w:t>
      </w:r>
      <w:r>
        <w:rPr>
          <w:noProof/>
        </w:rPr>
        <w:t>5</w:t>
      </w:r>
      <w:r>
        <w:noBreakHyphen/>
      </w:r>
      <w:r>
        <w:rPr>
          <w:noProof/>
        </w:rPr>
        <w:t>18</w:t>
      </w:r>
      <w:r>
        <w:fldChar w:fldCharType="end"/>
      </w:r>
      <w:r>
        <w:t>, is separately weighted by a weight factor G</w:t>
      </w:r>
      <w:r>
        <w:rPr>
          <w:vertAlign w:val="subscript"/>
        </w:rPr>
        <w:t>i</w:t>
      </w:r>
      <w:r>
        <w:t>. The complex-valued P-SCH and S-SCH are separately weighted by weight factors G</w:t>
      </w:r>
      <w:r>
        <w:rPr>
          <w:vertAlign w:val="subscript"/>
        </w:rPr>
        <w:t>p</w:t>
      </w:r>
      <w:r>
        <w:t xml:space="preserve"> and G</w:t>
      </w:r>
      <w:r>
        <w:rPr>
          <w:vertAlign w:val="subscript"/>
        </w:rPr>
        <w:t>s</w:t>
      </w:r>
      <w:r>
        <w:t>. All downlink physical channels are then combined using complex addition.</w:t>
      </w:r>
    </w:p>
    <w:p w:rsidR="006D317B" w:rsidRDefault="006D317B">
      <w:pPr>
        <w:pStyle w:val="TH"/>
      </w:pPr>
      <w:r>
        <w:object w:dxaOrig="8385" w:dyaOrig="4334">
          <v:shape id="_x0000_i1053" type="#_x0000_t75" style="width:419.25pt;height:216.75pt" o:ole="" fillcolor="window">
            <v:imagedata r:id="rId64" o:title=""/>
          </v:shape>
          <o:OLEObject Type="Embed" ProgID="Word.Picture.8" ShapeID="_x0000_i1053" DrawAspect="Content" ObjectID="_1468164609" r:id="rId65"/>
        </w:object>
      </w:r>
    </w:p>
    <w:p w:rsidR="006D317B" w:rsidRDefault="006D317B">
      <w:pPr>
        <w:pStyle w:val="Caption"/>
        <w:rPr>
          <w:lang w:eastAsia="ja-JP"/>
        </w:rPr>
      </w:pPr>
      <w:bookmarkStart w:id="303" w:name="_Ref5097391"/>
      <w:bookmarkEnd w:id="302"/>
      <w:r>
        <w:t xml:space="preserve">Figure </w:t>
      </w:r>
      <w:fldSimple w:instr=" STYLEREF 1 \s ">
        <w:r>
          <w:rPr>
            <w:noProof/>
          </w:rPr>
          <w:t>5</w:t>
        </w:r>
      </w:fldSimple>
      <w:r>
        <w:noBreakHyphen/>
      </w:r>
      <w:fldSimple w:instr=" SEQ Figure \* ARABIC \s 1 ">
        <w:r>
          <w:rPr>
            <w:noProof/>
          </w:rPr>
          <w:t>19</w:t>
        </w:r>
      </w:fldSimple>
      <w:bookmarkEnd w:id="303"/>
      <w:r>
        <w:t xml:space="preserve">- Downlink channels combination and </w:t>
      </w:r>
      <w:r>
        <w:rPr>
          <w:lang w:eastAsia="ja-JP"/>
        </w:rPr>
        <w:t>Spreading for SCH</w:t>
      </w:r>
    </w:p>
    <w:p w:rsidR="006D317B" w:rsidRDefault="006D317B">
      <w:r>
        <w:t>For multi-code transmission, each additional DPDCH/DPCCH should be assigned its own channelization code.</w:t>
      </w:r>
    </w:p>
    <w:p w:rsidR="006D317B" w:rsidRDefault="006D317B">
      <w:r>
        <w:t xml:space="preserve">The channelization codes are Orthogonal Variable Spreading Factor (OVSF) codes that preserve the orthogonality between downlink channels of different rates and spreading factors. The OVSF codes can be defined using the code tree of </w:t>
      </w:r>
      <w:r>
        <w:fldChar w:fldCharType="begin"/>
      </w:r>
      <w:r>
        <w:instrText xml:space="preserve"> REF _Ref5097721 \h </w:instrText>
      </w:r>
      <w:r>
        <w:fldChar w:fldCharType="separate"/>
      </w:r>
      <w:r>
        <w:t xml:space="preserve">Figure </w:t>
      </w:r>
      <w:r>
        <w:rPr>
          <w:noProof/>
        </w:rPr>
        <w:t>5</w:t>
      </w:r>
      <w:r>
        <w:noBreakHyphen/>
      </w:r>
      <w:r>
        <w:rPr>
          <w:noProof/>
        </w:rPr>
        <w:t>20</w:t>
      </w:r>
      <w:r>
        <w:fldChar w:fldCharType="end"/>
      </w:r>
      <w:r>
        <w:t>.</w:t>
      </w:r>
    </w:p>
    <w:p w:rsidR="006D317B" w:rsidRDefault="006D317B">
      <w:pPr>
        <w:framePr w:hSpace="181" w:wrap="notBeside" w:vAnchor="text" w:hAnchor="page" w:xAlign="center" w:y="75"/>
        <w:jc w:val="center"/>
      </w:pPr>
      <w:r>
        <w:object w:dxaOrig="5551" w:dyaOrig="3415">
          <v:shape id="_x0000_i1054" type="#_x0000_t75" style="width:277.5pt;height:171pt" o:ole="">
            <v:imagedata r:id="rId66" o:title=""/>
          </v:shape>
          <o:OLEObject Type="Embed" ProgID="Word.Picture.8" ShapeID="_x0000_i1054" DrawAspect="Content" ObjectID="_1468164610" r:id="rId67"/>
        </w:object>
      </w:r>
      <w:bookmarkStart w:id="304" w:name="_Hlt27454391"/>
      <w:bookmarkEnd w:id="304"/>
    </w:p>
    <w:p w:rsidR="006D317B" w:rsidRDefault="006D317B">
      <w:pPr>
        <w:pStyle w:val="Caption"/>
      </w:pPr>
      <w:bookmarkStart w:id="305" w:name="_Hlt27454314"/>
      <w:bookmarkStart w:id="306" w:name="_Ref5097721"/>
      <w:bookmarkEnd w:id="305"/>
      <w:r>
        <w:t xml:space="preserve">Figure </w:t>
      </w:r>
      <w:fldSimple w:instr=" STYLEREF 1 \s ">
        <w:r>
          <w:rPr>
            <w:noProof/>
          </w:rPr>
          <w:t>5</w:t>
        </w:r>
      </w:fldSimple>
      <w:r>
        <w:noBreakHyphen/>
      </w:r>
      <w:fldSimple w:instr=" SEQ Figure \* ARABIC \s 1 ">
        <w:r>
          <w:rPr>
            <w:noProof/>
          </w:rPr>
          <w:t>20</w:t>
        </w:r>
      </w:fldSimple>
      <w:bookmarkEnd w:id="306"/>
      <w:r>
        <w:t xml:space="preserve"> - Code-tree for generation of OVSF codes</w:t>
      </w:r>
    </w:p>
    <w:p w:rsidR="006D317B" w:rsidRDefault="006D317B">
      <w:r>
        <w:t>Each level in the code tree defines channelization codes of length SF, corresponding to a spreading factor of SF. All codes within the code tree cannot be used simultaneously within one spot. A code can be used in a spot if and only if no other code on the path from the specific code to the root of the tree or in the sub-tree below the specific code is used in the same spot. This means that the number of available channelization codes is not fixed but depends on the rate and spreading factor of each physical channel.</w:t>
      </w:r>
    </w:p>
    <w:p w:rsidR="006D317B" w:rsidRDefault="006D317B">
      <w:r>
        <w:t>The downlink scrambling code c</w:t>
      </w:r>
      <w:r>
        <w:rPr>
          <w:vertAlign w:val="subscript"/>
        </w:rPr>
        <w:t>scramb</w:t>
      </w:r>
      <w:r>
        <w:t xml:space="preserve"> is a 38400 chips (10 ms) segment of a length 2</w:t>
      </w:r>
      <w:r>
        <w:rPr>
          <w:vertAlign w:val="superscript"/>
        </w:rPr>
        <w:t>18</w:t>
      </w:r>
      <w:r>
        <w:t xml:space="preserve">-1 Gold code repeated in each frame. The scrambling codes are divided into 512 sets each of a primary scrambling code and 15 secondary scrambling codes. </w:t>
      </w:r>
    </w:p>
    <w:p w:rsidR="006D317B" w:rsidRDefault="006D317B">
      <w:r>
        <w:t>The grouping of the downlink codes is done in order to facilitate a fast spot search.</w:t>
      </w:r>
    </w:p>
    <w:p w:rsidR="006D317B" w:rsidRDefault="006D317B">
      <w:r>
        <w:t xml:space="preserve">The modulating chip rate is 3.84 Mcps. The pulse-shaping filters are root raised cosine (RRC) with roll-off </w:t>
      </w:r>
      <w:r>
        <w:rPr>
          <w:rFonts w:ascii="Symbol" w:hAnsi="Symbol"/>
        </w:rPr>
        <w:t></w:t>
      </w:r>
      <w:r>
        <w:t>=0.22 in the frequency domain.</w:t>
      </w:r>
    </w:p>
    <w:p w:rsidR="006D317B" w:rsidRDefault="006D317B"/>
    <w:p w:rsidR="006D317B" w:rsidRDefault="006D317B">
      <w:pPr>
        <w:jc w:val="center"/>
      </w:pPr>
      <w:r>
        <w:object w:dxaOrig="8400" w:dyaOrig="2866">
          <v:shape id="_x0000_i1055" type="#_x0000_t75" style="width:420pt;height:143.25pt" o:ole="" fillcolor="window">
            <v:imagedata r:id="rId68" o:title=""/>
          </v:shape>
          <o:OLEObject Type="Embed" ProgID="Word.Picture.8" ShapeID="_x0000_i1055" DrawAspect="Content" ObjectID="_1468164611" r:id="rId69"/>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21</w:t>
        </w:r>
      </w:fldSimple>
      <w:r>
        <w:t xml:space="preserve"> – Downlink modulation</w:t>
      </w:r>
    </w:p>
    <w:p w:rsidR="006D317B" w:rsidRDefault="006D317B">
      <w:r>
        <w:t>The same synchronisation codes as for 3GPP UTRAN are used.</w:t>
      </w:r>
    </w:p>
    <w:p w:rsidR="006D317B" w:rsidRDefault="006D317B">
      <w:pPr>
        <w:pStyle w:val="Heading3"/>
        <w:tabs>
          <w:tab w:val="clear" w:pos="2160"/>
        </w:tabs>
        <w:rPr>
          <w:sz w:val="24"/>
        </w:rPr>
      </w:pPr>
      <w:r>
        <w:br w:type="page"/>
      </w:r>
      <w:bookmarkStart w:id="307" w:name="_Toc72569338"/>
      <w:r>
        <w:t>Uplink Physical channels</w:t>
      </w:r>
      <w:bookmarkEnd w:id="297"/>
      <w:bookmarkEnd w:id="298"/>
      <w:bookmarkEnd w:id="307"/>
    </w:p>
    <w:p w:rsidR="006D317B" w:rsidRDefault="006D317B">
      <w:pPr>
        <w:pStyle w:val="Heading4"/>
        <w:tabs>
          <w:tab w:val="clear" w:pos="2520"/>
        </w:tabs>
      </w:pPr>
      <w:bookmarkStart w:id="308" w:name="_Toc72569339"/>
      <w:bookmarkStart w:id="309" w:name="_Toc7590861"/>
      <w:bookmarkStart w:id="310" w:name="_Toc25052014"/>
      <w:bookmarkStart w:id="311" w:name="_Toc7590875"/>
      <w:bookmarkStart w:id="312" w:name="_Toc25052028"/>
      <w:r>
        <w:t>Uplink dedicated physical channels</w:t>
      </w:r>
      <w:bookmarkEnd w:id="308"/>
    </w:p>
    <w:p w:rsidR="006D317B" w:rsidRDefault="006D317B">
      <w:r>
        <w:t>For the uplink, the DPDCH and the DPCCH are I/Q code multiplexed within each radio frame and transmitted with dual-channel QPSK modulation. Each additional DPDCHs is code multiplexed on either the I- or the Q-branch with this first channel pair.</w:t>
      </w:r>
    </w:p>
    <w:p w:rsidR="006D317B" w:rsidRDefault="006D317B">
      <w:pPr>
        <w:pStyle w:val="Heading5"/>
      </w:pPr>
      <w:bookmarkStart w:id="313" w:name="_Toc7590862"/>
      <w:bookmarkStart w:id="314" w:name="_Toc25052015"/>
      <w:bookmarkStart w:id="315" w:name="_Toc72569340"/>
      <w:r>
        <w:t>Frame structure</w:t>
      </w:r>
      <w:bookmarkEnd w:id="313"/>
      <w:bookmarkEnd w:id="314"/>
      <w:bookmarkEnd w:id="315"/>
    </w:p>
    <w:p w:rsidR="006D317B" w:rsidRDefault="006D317B">
      <w:r>
        <w:fldChar w:fldCharType="begin"/>
      </w:r>
      <w:r>
        <w:instrText xml:space="preserve"> REF _Ref5099570 \h </w:instrText>
      </w:r>
      <w:r>
        <w:fldChar w:fldCharType="separate"/>
      </w:r>
      <w:r>
        <w:t xml:space="preserve">Figure </w:t>
      </w:r>
      <w:r>
        <w:rPr>
          <w:noProof/>
        </w:rPr>
        <w:t>5</w:t>
      </w:r>
      <w:r>
        <w:noBreakHyphen/>
      </w:r>
      <w:r>
        <w:rPr>
          <w:noProof/>
        </w:rPr>
        <w:t>22</w:t>
      </w:r>
      <w:r>
        <w:fldChar w:fldCharType="end"/>
      </w:r>
      <w:r>
        <w:t xml:space="preserve"> shows the principle of frame structure of the uplink dedicated physical channels. Each frame of length 10 ms is split into 15 slots, each of length T</w:t>
      </w:r>
      <w:r>
        <w:rPr>
          <w:vertAlign w:val="subscript"/>
        </w:rPr>
        <w:t>slot</w:t>
      </w:r>
      <w:r>
        <w:t xml:space="preserve"> = 0.666 ms  (2560 chips), corresponding to one power-control period. Within each slot, the DPDCH and the DPCCH are transmitted in parallel.</w:t>
      </w:r>
    </w:p>
    <w:p w:rsidR="006D317B" w:rsidRDefault="006D317B">
      <w:pPr>
        <w:jc w:val="center"/>
      </w:pPr>
      <w:r>
        <w:object w:dxaOrig="8054" w:dyaOrig="3900">
          <v:shape id="_x0000_i1056" type="#_x0000_t75" style="width:374.25pt;height:181.5pt" o:ole="" fillcolor="window">
            <v:imagedata r:id="rId70" o:title=""/>
          </v:shape>
          <o:OLEObject Type="Embed" ProgID="Word.Picture.8" ShapeID="_x0000_i1056" DrawAspect="Content" ObjectID="_1468164612" r:id="rId71"/>
        </w:object>
      </w:r>
    </w:p>
    <w:p w:rsidR="006D317B" w:rsidRDefault="006D317B">
      <w:pPr>
        <w:pStyle w:val="Caption"/>
      </w:pPr>
      <w:bookmarkStart w:id="316" w:name="_Ref5099570"/>
      <w:r>
        <w:t xml:space="preserve">Figure </w:t>
      </w:r>
      <w:fldSimple w:instr=" STYLEREF 1 \s ">
        <w:r>
          <w:rPr>
            <w:noProof/>
          </w:rPr>
          <w:t>5</w:t>
        </w:r>
      </w:fldSimple>
      <w:r>
        <w:noBreakHyphen/>
      </w:r>
      <w:fldSimple w:instr=" SEQ Figure \* ARABIC \s 1 ">
        <w:r>
          <w:rPr>
            <w:noProof/>
          </w:rPr>
          <w:t>22</w:t>
        </w:r>
      </w:fldSimple>
      <w:bookmarkEnd w:id="316"/>
      <w:r>
        <w:t xml:space="preserve"> – Frame structure for uplink dedicated physical channels</w:t>
      </w:r>
    </w:p>
    <w:p w:rsidR="006D317B" w:rsidRDefault="006D317B">
      <w:r>
        <w:t xml:space="preserve">The parameter k in </w:t>
      </w:r>
      <w:r>
        <w:fldChar w:fldCharType="begin"/>
      </w:r>
      <w:r>
        <w:instrText xml:space="preserve"> REF _Ref5099570 \h </w:instrText>
      </w:r>
      <w:r>
        <w:fldChar w:fldCharType="separate"/>
      </w:r>
      <w:r>
        <w:t xml:space="preserve">Figure </w:t>
      </w:r>
      <w:r>
        <w:rPr>
          <w:noProof/>
        </w:rPr>
        <w:t>5</w:t>
      </w:r>
      <w:r>
        <w:noBreakHyphen/>
      </w:r>
      <w:r>
        <w:rPr>
          <w:noProof/>
        </w:rPr>
        <w:t>22</w:t>
      </w:r>
      <w:r>
        <w:fldChar w:fldCharType="end"/>
      </w:r>
      <w:r>
        <w:t xml:space="preserve"> determines the number of bits per DPDCH slot. It is related to the spreading factor SF of the physical channel as SF = 256/2</w:t>
      </w:r>
      <w:r>
        <w:rPr>
          <w:vertAlign w:val="superscript"/>
        </w:rPr>
        <w:t>k</w:t>
      </w:r>
      <w:r>
        <w:t>. The spreading factor may range from 256 down to 4. The spreading factor of the uplink DPCCH is always equal to 256, i.e. there are 10 bits per uplink DPCCH slot.</w:t>
      </w:r>
    </w:p>
    <w:p w:rsidR="006D317B" w:rsidRDefault="006D317B">
      <w:pPr>
        <w:rPr>
          <w:color w:val="000000"/>
        </w:rPr>
      </w:pPr>
      <w:r>
        <w:t>The exact number of bits of the uplink DPDCH is depending on the transport format, and the different uplink DPCCH fields (N</w:t>
      </w:r>
      <w:r>
        <w:rPr>
          <w:vertAlign w:val="subscript"/>
        </w:rPr>
        <w:t>pilot</w:t>
      </w:r>
      <w:r>
        <w:t>, N</w:t>
      </w:r>
      <w:r>
        <w:rPr>
          <w:vertAlign w:val="subscript"/>
        </w:rPr>
        <w:t>TFCI</w:t>
      </w:r>
      <w:r>
        <w:t>, N</w:t>
      </w:r>
      <w:r>
        <w:rPr>
          <w:vertAlign w:val="subscript"/>
        </w:rPr>
        <w:t>FBI</w:t>
      </w:r>
      <w:r>
        <w:t>, and N</w:t>
      </w:r>
      <w:r>
        <w:rPr>
          <w:vertAlign w:val="subscript"/>
        </w:rPr>
        <w:t>TPC</w:t>
      </w:r>
      <w:r>
        <w:t xml:space="preserve">) are depending on the slot format. What slot format to use is configured by higher layers and can also be reconfigured by higher layers. The FBI bits are used to support techniques requiring feedback from the UE to the USRAN Access Point, including closed loop mode transmit diversity and Spot Selection Diversity Transmission (SSDT). Applicability of those techniques to the satellite environment is addressed in clause </w:t>
      </w:r>
      <w:r>
        <w:fldChar w:fldCharType="begin"/>
      </w:r>
      <w:r>
        <w:instrText xml:space="preserve"> REF _Ref58402402 \r \h </w:instrText>
      </w:r>
      <w:r>
        <w:fldChar w:fldCharType="separate"/>
      </w:r>
      <w:r>
        <w:t>5.5</w:t>
      </w:r>
      <w:r>
        <w:fldChar w:fldCharType="end"/>
      </w:r>
      <w:r>
        <w:t>.</w:t>
      </w:r>
    </w:p>
    <w:p w:rsidR="006D317B" w:rsidRDefault="006D317B">
      <w:r>
        <w:t xml:space="preserve">Power control periods don't match fast fading correction due to satellite propagation time. Nevertheless, slot structure is kept unchanged in order to reduce modification requirements of terrestrial UE and  Node B modems. Configuration and use of TPC bits in satellite environment is detailed in Section </w:t>
      </w:r>
      <w:r>
        <w:fldChar w:fldCharType="begin"/>
      </w:r>
      <w:r>
        <w:instrText xml:space="preserve"> REF _Ref26088552 \r \h </w:instrText>
      </w:r>
      <w:r>
        <w:fldChar w:fldCharType="separate"/>
      </w:r>
      <w:r>
        <w:t>5.5.4</w:t>
      </w:r>
      <w:r>
        <w:fldChar w:fldCharType="end"/>
      </w:r>
      <w:r>
        <w:t>.</w:t>
      </w:r>
    </w:p>
    <w:p w:rsidR="006D317B" w:rsidRDefault="006D317B">
      <w:r>
        <w:t>72 consecutive uplink frames constitute one W-CDMA super frame of length 720 ms.</w:t>
      </w:r>
    </w:p>
    <w:p w:rsidR="006D317B" w:rsidRDefault="006D317B">
      <w:pPr>
        <w:pStyle w:val="Heading5"/>
      </w:pPr>
      <w:bookmarkStart w:id="317" w:name="_Toc7590863"/>
      <w:bookmarkStart w:id="318" w:name="_Toc25052016"/>
      <w:bookmarkStart w:id="319" w:name="_Toc72569341"/>
      <w:r>
        <w:t>Spreading and modulation</w:t>
      </w:r>
      <w:bookmarkEnd w:id="317"/>
      <w:bookmarkEnd w:id="318"/>
      <w:bookmarkEnd w:id="319"/>
    </w:p>
    <w:p w:rsidR="006D317B" w:rsidRDefault="006D317B">
      <w:pPr>
        <w:tabs>
          <w:tab w:val="left" w:pos="2880"/>
        </w:tabs>
      </w:pPr>
      <w:r>
        <w:t>The DPCCH is spread to the chip rate by the channelization code c</w:t>
      </w:r>
      <w:r>
        <w:rPr>
          <w:vertAlign w:val="subscript"/>
        </w:rPr>
        <w:t>c</w:t>
      </w:r>
      <w:r>
        <w:t xml:space="preserve">, while the </w:t>
      </w:r>
      <w:r>
        <w:rPr>
          <w:i/>
        </w:rPr>
        <w:t>n</w:t>
      </w:r>
      <w:r>
        <w:t>:th DPDCH called DPDCH</w:t>
      </w:r>
      <w:r>
        <w:rPr>
          <w:vertAlign w:val="subscript"/>
        </w:rPr>
        <w:t>n</w:t>
      </w:r>
      <w:r>
        <w:t xml:space="preserve"> is spread to the chip rate by the channelization code c</w:t>
      </w:r>
      <w:r>
        <w:rPr>
          <w:vertAlign w:val="subscript"/>
        </w:rPr>
        <w:t>d,n</w:t>
      </w:r>
      <w:r>
        <w:t xml:space="preserve">. One DPCCH and up to six parallel DPDCHs can be transmitted simultaneously, i.e. 1 </w:t>
      </w:r>
      <w:r>
        <w:sym w:font="Symbol" w:char="F0A3"/>
      </w:r>
      <w:r>
        <w:t xml:space="preserve"> </w:t>
      </w:r>
      <w:r>
        <w:rPr>
          <w:i/>
        </w:rPr>
        <w:t xml:space="preserve">n </w:t>
      </w:r>
      <w:r>
        <w:sym w:font="Symbol" w:char="F0A3"/>
      </w:r>
      <w:r>
        <w:t xml:space="preserve"> 6.</w:t>
      </w:r>
    </w:p>
    <w:p w:rsidR="006D317B" w:rsidRDefault="006D317B">
      <w:pPr>
        <w:tabs>
          <w:tab w:val="left" w:pos="2880"/>
        </w:tabs>
        <w:rPr>
          <w:lang w:eastAsia="ja-JP"/>
        </w:rPr>
      </w:pPr>
      <w:r>
        <w:t xml:space="preserve">After channelization, the real-valued spread signals are weighted by gain factors, </w:t>
      </w:r>
      <w:r>
        <w:rPr>
          <w:rFonts w:ascii="Symbol" w:hAnsi="Symbol"/>
        </w:rPr>
        <w:t></w:t>
      </w:r>
      <w:r>
        <w:rPr>
          <w:vertAlign w:val="subscript"/>
        </w:rPr>
        <w:t>c</w:t>
      </w:r>
      <w:r>
        <w:t xml:space="preserve"> for DPCCH and</w:t>
      </w:r>
      <w:r>
        <w:rPr>
          <w:rFonts w:ascii="Symbol" w:hAnsi="Symbol"/>
        </w:rPr>
        <w:t></w:t>
      </w:r>
      <w:r>
        <w:rPr>
          <w:rFonts w:ascii="Symbol" w:hAnsi="Symbol"/>
        </w:rPr>
        <w:t></w:t>
      </w:r>
      <w:r>
        <w:rPr>
          <w:vertAlign w:val="subscript"/>
        </w:rPr>
        <w:t>d</w:t>
      </w:r>
      <w:r>
        <w:t xml:space="preserve"> for all DPDCHs.</w:t>
      </w:r>
    </w:p>
    <w:p w:rsidR="006D317B" w:rsidRDefault="006D317B">
      <w:r>
        <w:rPr>
          <w:lang w:eastAsia="ja-JP"/>
        </w:rPr>
        <w:t>After the weighting, the stream of real-valued chips on the I- and Q-branches are summed. This complex-valued signal is then scrambled by the complex-valued scrambling code</w:t>
      </w:r>
      <w:r>
        <w:rPr>
          <w:vertAlign w:val="subscript"/>
          <w:lang w:eastAsia="ja-JP"/>
        </w:rPr>
        <w:t xml:space="preserve"> </w:t>
      </w:r>
      <w:r>
        <w:rPr>
          <w:lang w:eastAsia="ja-JP"/>
        </w:rPr>
        <w:t>S</w:t>
      </w:r>
      <w:r>
        <w:rPr>
          <w:vertAlign w:val="subscript"/>
          <w:lang w:eastAsia="ja-JP"/>
        </w:rPr>
        <w:t>dpch,n</w:t>
      </w:r>
      <w:r>
        <w:rPr>
          <w:lang w:eastAsia="ja-JP"/>
        </w:rPr>
        <w:t>.</w:t>
      </w:r>
    </w:p>
    <w:p w:rsidR="006D317B" w:rsidRDefault="006D317B">
      <w:pPr>
        <w:jc w:val="center"/>
      </w:pPr>
      <w:r>
        <w:object w:dxaOrig="7831" w:dyaOrig="7411">
          <v:shape id="_x0000_i1057" type="#_x0000_t75" style="width:391.5pt;height:370.5pt" o:ole="" fillcolor="window">
            <v:imagedata r:id="rId72" o:title=""/>
          </v:shape>
          <o:OLEObject Type="Embed" ProgID="Word.Picture.8" ShapeID="_x0000_i1057" DrawAspect="Content" ObjectID="_1468164613" r:id="rId73"/>
        </w:object>
      </w:r>
    </w:p>
    <w:p w:rsidR="006D317B" w:rsidRDefault="006D317B">
      <w:pPr>
        <w:pStyle w:val="Caption"/>
      </w:pPr>
      <w:bookmarkStart w:id="320" w:name="_Ref5104895"/>
      <w:r>
        <w:t xml:space="preserve">Figure </w:t>
      </w:r>
      <w:fldSimple w:instr=" STYLEREF 1 \s ">
        <w:r>
          <w:rPr>
            <w:noProof/>
          </w:rPr>
          <w:t>5</w:t>
        </w:r>
      </w:fldSimple>
      <w:r>
        <w:noBreakHyphen/>
      </w:r>
      <w:fldSimple w:instr=" SEQ Figure \* ARABIC \s 1 ">
        <w:r>
          <w:rPr>
            <w:noProof/>
          </w:rPr>
          <w:t>23</w:t>
        </w:r>
      </w:fldSimple>
      <w:bookmarkEnd w:id="320"/>
      <w:r>
        <w:t xml:space="preserve"> – Spreading for uplink dedicated physical channels</w:t>
      </w:r>
    </w:p>
    <w:p w:rsidR="006D317B" w:rsidRDefault="006D317B">
      <w:r>
        <w:t xml:space="preserve">The channelization codes of </w:t>
      </w:r>
      <w:bookmarkStart w:id="321" w:name="_Hlt5181856"/>
      <w:bookmarkStart w:id="322" w:name="_Hlt5181746"/>
      <w:bookmarkEnd w:id="321"/>
      <w:r>
        <w:fldChar w:fldCharType="begin"/>
      </w:r>
      <w:r>
        <w:instrText xml:space="preserve"> REF _Ref5104895 \h </w:instrText>
      </w:r>
      <w:r>
        <w:fldChar w:fldCharType="separate"/>
      </w:r>
      <w:r>
        <w:t xml:space="preserve">Figure </w:t>
      </w:r>
      <w:r>
        <w:rPr>
          <w:noProof/>
        </w:rPr>
        <w:t>5</w:t>
      </w:r>
      <w:r>
        <w:noBreakHyphen/>
      </w:r>
      <w:r>
        <w:rPr>
          <w:noProof/>
        </w:rPr>
        <w:t>23</w:t>
      </w:r>
      <w:r>
        <w:fldChar w:fldCharType="end"/>
      </w:r>
      <w:bookmarkEnd w:id="322"/>
      <w:r>
        <w:t xml:space="preserve"> are the same type of OVSF codes as for the downlink. (For the uplink, the restrictions on the allocation of channelization codes are only valid within one mobile station. </w:t>
      </w:r>
      <w:r>
        <w:sym w:font="Wingdings" w:char="F0E0"/>
      </w:r>
      <w:r>
        <w:t xml:space="preserve"> to be confirmed).</w:t>
      </w:r>
    </w:p>
    <w:p w:rsidR="006D317B" w:rsidRDefault="006D317B">
      <w:r>
        <w:t>The DPCCH/DPDCH may be scrambled by either long or short scrambli</w:t>
      </w:r>
      <w:bookmarkStart w:id="323" w:name="_Hlt5181855"/>
      <w:bookmarkEnd w:id="323"/>
      <w:r>
        <w:t>ng codes.</w:t>
      </w:r>
    </w:p>
    <w:p w:rsidR="006D317B" w:rsidRDefault="006D317B">
      <w:r>
        <w:t xml:space="preserve">Data modulation is QPSK. The modulating chip rate is 3.84 Mcps. The pulse-shaping filters are root-raised cosine (RRC) with roll-off </w:t>
      </w:r>
      <w:r>
        <w:rPr>
          <w:rFonts w:ascii="Symbol" w:hAnsi="Symbol"/>
        </w:rPr>
        <w:t></w:t>
      </w:r>
      <w:r>
        <w:t>=0.22 in the frequency domain.</w:t>
      </w:r>
    </w:p>
    <w:p w:rsidR="006D317B" w:rsidRDefault="006D317B">
      <w:pPr>
        <w:jc w:val="center"/>
      </w:pPr>
      <w:r>
        <w:object w:dxaOrig="8400" w:dyaOrig="2866">
          <v:shape id="_x0000_i1058" type="#_x0000_t75" style="width:420pt;height:143.25pt" o:ole="" fillcolor="window">
            <v:imagedata r:id="rId74" o:title=""/>
          </v:shape>
          <o:OLEObject Type="Embed" ProgID="Word.Picture.8" ShapeID="_x0000_i1058" DrawAspect="Content" ObjectID="_1468164614" r:id="rId75"/>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24</w:t>
        </w:r>
      </w:fldSimple>
      <w:r>
        <w:t xml:space="preserve"> – Uplink modulation</w:t>
      </w:r>
    </w:p>
    <w:p w:rsidR="006D317B" w:rsidRDefault="006D317B">
      <w:pPr>
        <w:pStyle w:val="Heading4"/>
        <w:tabs>
          <w:tab w:val="clear" w:pos="2520"/>
        </w:tabs>
      </w:pPr>
      <w:bookmarkStart w:id="324" w:name="_Toc72569342"/>
      <w:bookmarkEnd w:id="309"/>
      <w:bookmarkEnd w:id="310"/>
      <w:r>
        <w:t>Physical Random Access Channel (PRACH)</w:t>
      </w:r>
      <w:bookmarkEnd w:id="311"/>
      <w:bookmarkEnd w:id="312"/>
      <w:bookmarkEnd w:id="324"/>
    </w:p>
    <w:p w:rsidR="006D317B" w:rsidRDefault="006D317B">
      <w:pPr>
        <w:pStyle w:val="Heading5"/>
      </w:pPr>
      <w:r>
        <w:t xml:space="preserve"> </w:t>
      </w:r>
      <w:bookmarkStart w:id="325" w:name="_Toc7590876"/>
      <w:bookmarkStart w:id="326" w:name="_Toc25052029"/>
      <w:bookmarkStart w:id="327" w:name="_Toc72569343"/>
      <w:r>
        <w:t>Overall structure of random-access transmission</w:t>
      </w:r>
      <w:bookmarkEnd w:id="325"/>
      <w:bookmarkEnd w:id="326"/>
      <w:bookmarkEnd w:id="327"/>
    </w:p>
    <w:p w:rsidR="006D317B" w:rsidRDefault="006D317B">
      <w:r>
        <w:t xml:space="preserve">The random-access transmission is based on a Slotted ALOHA approach with fast acquisition indication. The UE can start the random-access transmission at the beginning of a number of well-defined time intervals, denoted </w:t>
      </w:r>
      <w:r>
        <w:rPr>
          <w:i/>
        </w:rPr>
        <w:t xml:space="preserve">access slots. </w:t>
      </w:r>
      <w:r>
        <w:t>There are 15 access slots per two frames and they are spaced 5120 chips apart.</w:t>
      </w:r>
    </w:p>
    <w:p w:rsidR="006D317B" w:rsidRDefault="006D317B">
      <w:pPr>
        <w:pStyle w:val="TH"/>
      </w:pPr>
      <w:r>
        <w:object w:dxaOrig="9900" w:dyaOrig="4305">
          <v:shape id="_x0000_i1059" type="#_x0000_t75" style="width:480pt;height:208.5pt" o:ole="" fillcolor="window">
            <v:imagedata r:id="rId76" o:title=""/>
          </v:shape>
          <o:OLEObject Type="Embed" ProgID="Word.Picture.8" ShapeID="_x0000_i1059" DrawAspect="Content" ObjectID="_1468164615" r:id="rId77"/>
        </w:object>
      </w:r>
    </w:p>
    <w:p w:rsidR="006D317B" w:rsidRDefault="006D317B">
      <w:pPr>
        <w:pStyle w:val="Caption"/>
      </w:pPr>
      <w:bookmarkStart w:id="328" w:name="_Ref462829798"/>
      <w:r>
        <w:t xml:space="preserve">Figure </w:t>
      </w:r>
      <w:fldSimple w:instr=" STYLEREF 1 \s ">
        <w:r>
          <w:rPr>
            <w:noProof/>
          </w:rPr>
          <w:t>5</w:t>
        </w:r>
      </w:fldSimple>
      <w:r>
        <w:noBreakHyphen/>
      </w:r>
      <w:fldSimple w:instr=" SEQ Figure \* ARABIC \s 1 ">
        <w:r>
          <w:rPr>
            <w:noProof/>
          </w:rPr>
          <w:t>25</w:t>
        </w:r>
      </w:fldSimple>
      <w:r>
        <w:t xml:space="preserve"> - </w:t>
      </w:r>
      <w:bookmarkEnd w:id="328"/>
      <w:r>
        <w:t>RACH access slot numbers and their spacing</w:t>
      </w:r>
    </w:p>
    <w:p w:rsidR="006D317B" w:rsidRDefault="006D317B">
      <w:r>
        <w:t xml:space="preserve">The random-access transmission consists of one or several </w:t>
      </w:r>
      <w:r>
        <w:rPr>
          <w:i/>
        </w:rPr>
        <w:t>preambles</w:t>
      </w:r>
      <w:r>
        <w:t xml:space="preserve"> of length 4096 chips and a </w:t>
      </w:r>
      <w:r>
        <w:rPr>
          <w:i/>
        </w:rPr>
        <w:t>message</w:t>
      </w:r>
      <w:r>
        <w:t xml:space="preserve"> of length 10 ms or 20 ms.</w:t>
      </w:r>
    </w:p>
    <w:p w:rsidR="006D317B" w:rsidRDefault="006D317B"/>
    <w:p w:rsidR="006D317B" w:rsidRDefault="006D317B">
      <w:pPr>
        <w:pStyle w:val="TH"/>
      </w:pPr>
      <w:r>
        <w:object w:dxaOrig="7963" w:dyaOrig="2357">
          <v:shape id="_x0000_i1060" type="#_x0000_t75" style="width:398.25pt;height:117.75pt" o:ole="" fillcolor="window">
            <v:imagedata r:id="rId78" o:title=""/>
          </v:shape>
          <o:OLEObject Type="Embed" ProgID="Word.Picture.8" ShapeID="_x0000_i1060" DrawAspect="Content" ObjectID="_1468164616" r:id="rId79"/>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26</w:t>
        </w:r>
      </w:fldSimple>
      <w:r>
        <w:t xml:space="preserve"> - Structure of the random-access transmission</w:t>
      </w:r>
    </w:p>
    <w:p w:rsidR="006D317B" w:rsidRDefault="006D317B">
      <w:pPr>
        <w:pStyle w:val="Heading5"/>
      </w:pPr>
      <w:bookmarkStart w:id="329" w:name="_Ref460977630"/>
      <w:bookmarkStart w:id="330" w:name="_Toc464978464"/>
      <w:bookmarkStart w:id="331" w:name="_Toc465063109"/>
      <w:bookmarkStart w:id="332" w:name="_Toc465063517"/>
      <w:bookmarkStart w:id="333" w:name="_Toc465073856"/>
      <w:bookmarkStart w:id="334" w:name="_Toc478741159"/>
      <w:bookmarkStart w:id="335" w:name="_Toc518049468"/>
      <w:bookmarkStart w:id="336" w:name="_Toc7590877"/>
      <w:bookmarkStart w:id="337" w:name="_Toc25052030"/>
      <w:bookmarkStart w:id="338" w:name="_Toc72569344"/>
      <w:r>
        <w:t>PRACH preamble part</w:t>
      </w:r>
      <w:bookmarkEnd w:id="329"/>
      <w:bookmarkEnd w:id="330"/>
      <w:bookmarkEnd w:id="331"/>
      <w:bookmarkEnd w:id="332"/>
      <w:bookmarkEnd w:id="333"/>
      <w:bookmarkEnd w:id="334"/>
      <w:bookmarkEnd w:id="335"/>
      <w:bookmarkEnd w:id="336"/>
      <w:bookmarkEnd w:id="337"/>
      <w:bookmarkEnd w:id="338"/>
    </w:p>
    <w:p w:rsidR="006D317B" w:rsidRDefault="006D317B">
      <w:r>
        <w:t xml:space="preserve">Each preamble is of length 4096 chips and consists of 256 repetitions of a signature of length 16 chips. </w:t>
      </w:r>
    </w:p>
    <w:p w:rsidR="006D317B" w:rsidRDefault="006D317B">
      <w:pPr>
        <w:pStyle w:val="Heading5"/>
      </w:pPr>
      <w:bookmarkStart w:id="339" w:name="_Toc464978465"/>
      <w:bookmarkStart w:id="340" w:name="_Toc465063110"/>
      <w:bookmarkStart w:id="341" w:name="_Toc465063518"/>
      <w:bookmarkStart w:id="342" w:name="_Toc465073857"/>
      <w:bookmarkStart w:id="343" w:name="_Toc478741160"/>
      <w:bookmarkStart w:id="344" w:name="_Toc518049469"/>
      <w:bookmarkStart w:id="345" w:name="_Toc7590878"/>
      <w:bookmarkStart w:id="346" w:name="_Toc25052031"/>
      <w:bookmarkStart w:id="347" w:name="_Toc72569345"/>
      <w:r>
        <w:t>PRACH message part</w:t>
      </w:r>
      <w:bookmarkEnd w:id="339"/>
      <w:bookmarkEnd w:id="340"/>
      <w:bookmarkEnd w:id="341"/>
      <w:bookmarkEnd w:id="342"/>
      <w:bookmarkEnd w:id="343"/>
      <w:bookmarkEnd w:id="344"/>
      <w:bookmarkEnd w:id="345"/>
      <w:bookmarkEnd w:id="346"/>
      <w:bookmarkEnd w:id="347"/>
    </w:p>
    <w:p w:rsidR="006D317B" w:rsidRDefault="006D317B">
      <w:r>
        <w:t>The 10 ms message part radio frame is split into 15 slots, each of length T</w:t>
      </w:r>
      <w:r>
        <w:rPr>
          <w:vertAlign w:val="subscript"/>
        </w:rPr>
        <w:t xml:space="preserve">slot </w:t>
      </w:r>
      <w:r>
        <w:t>= 2560 chips. Each slot consists of two parts, a data part to which the RACH transport channel is mapped and a control part that carries Layer 1 control information. The data and control parts are transmitted in parallel. A 10 ms message part consists of one message part radio frame, while a 20 ms message part consists of two consecutive 10 ms message part radio frames. The message part length is equal to the Transmission Time Interval of the RACH Transport channel in use.</w:t>
      </w:r>
    </w:p>
    <w:p w:rsidR="006D317B" w:rsidRDefault="006D317B">
      <w:r>
        <w:t>The data part consists of 10*2</w:t>
      </w:r>
      <w:r>
        <w:rPr>
          <w:vertAlign w:val="superscript"/>
        </w:rPr>
        <w:t>k</w:t>
      </w:r>
      <w:r>
        <w:t xml:space="preserve"> bits, where k=0,1,2,3. This corresponds to a spreading factor of 256, 128, 64, and 32 respectively for the message data part.</w:t>
      </w:r>
    </w:p>
    <w:p w:rsidR="006D317B" w:rsidRDefault="006D317B">
      <w:r>
        <w:t xml:space="preserve">The control part consists of 8 known pilot bits to support channel estimation for coherent detection and 2 TFCI bits. This corresponds to a spreading factor of 256 for the message control part. The total number of TFCI bits in the random-access message is 15*2 = 30. The </w:t>
      </w:r>
      <w:r>
        <w:rPr>
          <w:color w:val="000000"/>
        </w:rPr>
        <w:t>TFCI of a radio frame indicates the transport format of the RACH transport channel mapped to the simultaneously transmitted message part radio frame. In case of a 20 ms PRACH message part, the TFCI is repeated in the second radio frame.</w:t>
      </w:r>
    </w:p>
    <w:p w:rsidR="006D317B" w:rsidRDefault="006D317B">
      <w:pPr>
        <w:pStyle w:val="TH"/>
      </w:pPr>
      <w:r>
        <w:object w:dxaOrig="8054" w:dyaOrig="3480">
          <v:shape id="_x0000_i1061" type="#_x0000_t75" style="width:402.75pt;height:174pt" o:ole="" fillcolor="window">
            <v:imagedata r:id="rId80" o:title=""/>
          </v:shape>
          <o:OLEObject Type="Embed" ProgID="Word.Picture.8" ShapeID="_x0000_i1061" DrawAspect="Content" ObjectID="_1468164617" r:id="rId81"/>
        </w:object>
      </w:r>
    </w:p>
    <w:p w:rsidR="006D317B" w:rsidRDefault="006D317B">
      <w:pPr>
        <w:pStyle w:val="Caption"/>
      </w:pPr>
      <w:bookmarkStart w:id="348" w:name="_Ref449175141"/>
      <w:r>
        <w:t xml:space="preserve">Figure </w:t>
      </w:r>
      <w:fldSimple w:instr=" STYLEREF 1 \s ">
        <w:r>
          <w:rPr>
            <w:noProof/>
          </w:rPr>
          <w:t>5</w:t>
        </w:r>
      </w:fldSimple>
      <w:r>
        <w:noBreakHyphen/>
      </w:r>
      <w:fldSimple w:instr=" SEQ Figure \* ARABIC \s 1 ">
        <w:r>
          <w:rPr>
            <w:noProof/>
          </w:rPr>
          <w:t>27</w:t>
        </w:r>
      </w:fldSimple>
      <w:r>
        <w:t xml:space="preserve"> - Structure of the random-access message part</w:t>
      </w:r>
      <w:bookmarkEnd w:id="348"/>
      <w:r>
        <w:t xml:space="preserve"> radio frame</w:t>
      </w:r>
    </w:p>
    <w:p w:rsidR="006D317B" w:rsidRDefault="006D317B">
      <w:pPr>
        <w:pStyle w:val="Heading4"/>
        <w:tabs>
          <w:tab w:val="clear" w:pos="2520"/>
        </w:tabs>
      </w:pPr>
      <w:r>
        <w:t xml:space="preserve"> </w:t>
      </w:r>
      <w:bookmarkStart w:id="349" w:name="_Toc7590879"/>
      <w:bookmarkStart w:id="350" w:name="_Toc25052032"/>
      <w:bookmarkStart w:id="351" w:name="_Toc72569346"/>
      <w:r>
        <w:t>Physical Common Packet Channel (PCPCH)</w:t>
      </w:r>
      <w:bookmarkEnd w:id="349"/>
      <w:bookmarkEnd w:id="350"/>
      <w:bookmarkEnd w:id="351"/>
    </w:p>
    <w:p w:rsidR="006D317B" w:rsidRDefault="006D317B">
      <w:pPr>
        <w:pStyle w:val="Heading5"/>
      </w:pPr>
      <w:bookmarkStart w:id="352" w:name="_Hlt25402490"/>
      <w:bookmarkStart w:id="353" w:name="_Toc464978467"/>
      <w:bookmarkStart w:id="354" w:name="_Toc465063112"/>
      <w:bookmarkStart w:id="355" w:name="_Toc465063520"/>
      <w:bookmarkStart w:id="356" w:name="_Toc465073859"/>
      <w:bookmarkStart w:id="357" w:name="_Toc478741162"/>
      <w:bookmarkStart w:id="358" w:name="_Toc518049471"/>
      <w:bookmarkStart w:id="359" w:name="_Toc7590880"/>
      <w:bookmarkStart w:id="360" w:name="_Toc25052033"/>
      <w:bookmarkStart w:id="361" w:name="_Toc72569347"/>
      <w:bookmarkEnd w:id="352"/>
      <w:r>
        <w:t>CPCH transmission</w:t>
      </w:r>
      <w:bookmarkEnd w:id="353"/>
      <w:bookmarkEnd w:id="354"/>
      <w:bookmarkEnd w:id="355"/>
      <w:bookmarkEnd w:id="356"/>
      <w:bookmarkEnd w:id="357"/>
      <w:bookmarkEnd w:id="358"/>
      <w:bookmarkEnd w:id="359"/>
      <w:bookmarkEnd w:id="360"/>
      <w:bookmarkEnd w:id="361"/>
    </w:p>
    <w:p w:rsidR="006D317B" w:rsidRDefault="006D317B">
      <w:r>
        <w:t>The CPCH transmission is based on DSMA-CD approach with fast acquisition indication. The UE can start transmission at the beginning of a number of well-defined time-intervals, relative to the frame boundary of the received BCH of the current spot. The access slot timing and structure is identical to RACH. The PCPCH access transmission consists of one or several Access Preambles [A-P] of length 4096 chips, one Collision Detection Preamble (CD-P) of length 4096 chips, a DPCCH Power Control Preamble (PC-P) which is either 0 slots or 8 slots in length, and a message of variable length Nx10 ms.</w:t>
      </w:r>
    </w:p>
    <w:p w:rsidR="006D317B" w:rsidRDefault="006D317B">
      <w:pPr>
        <w:pStyle w:val="TH"/>
      </w:pPr>
      <w:r>
        <w:object w:dxaOrig="8550" w:dyaOrig="2310">
          <v:shape id="_x0000_i1062" type="#_x0000_t75" style="width:414.75pt;height:111.75pt" o:ole="" fillcolor="window">
            <v:imagedata r:id="rId82" o:title=""/>
          </v:shape>
          <o:OLEObject Type="Embed" ProgID="Word.Picture.8" ShapeID="_x0000_i1062" DrawAspect="Content" ObjectID="_1468164618" r:id="rId83"/>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28</w:t>
        </w:r>
      </w:fldSimple>
      <w:r>
        <w:t xml:space="preserve"> - </w:t>
      </w:r>
      <w:r>
        <w:rPr>
          <w:b w:val="0"/>
        </w:rPr>
        <w:t>Structure of the CPCH access transmission</w:t>
      </w:r>
    </w:p>
    <w:p w:rsidR="006D317B" w:rsidRDefault="006D317B">
      <w:pPr>
        <w:pStyle w:val="Heading5"/>
      </w:pPr>
      <w:bookmarkStart w:id="362" w:name="_Toc464978468"/>
      <w:bookmarkStart w:id="363" w:name="_Toc465063113"/>
      <w:bookmarkStart w:id="364" w:name="_Toc465063521"/>
      <w:bookmarkStart w:id="365" w:name="_Toc465073860"/>
      <w:bookmarkStart w:id="366" w:name="_Toc478741163"/>
      <w:bookmarkStart w:id="367" w:name="_Toc518049472"/>
      <w:bookmarkStart w:id="368" w:name="_Toc7590881"/>
      <w:bookmarkStart w:id="369" w:name="_Toc25052034"/>
      <w:bookmarkStart w:id="370" w:name="_Toc72569348"/>
      <w:r>
        <w:t>CPCH access preamble part</w:t>
      </w:r>
      <w:bookmarkEnd w:id="362"/>
      <w:bookmarkEnd w:id="363"/>
      <w:bookmarkEnd w:id="364"/>
      <w:bookmarkEnd w:id="365"/>
      <w:bookmarkEnd w:id="366"/>
      <w:bookmarkEnd w:id="367"/>
      <w:bookmarkEnd w:id="368"/>
      <w:bookmarkEnd w:id="369"/>
      <w:bookmarkEnd w:id="370"/>
    </w:p>
    <w:p w:rsidR="006D317B" w:rsidRDefault="006D317B">
      <w:r>
        <w:t>Similar to RACH preamble part. The RACH preamble signature sequences are used. The number of sequences used could be less than the ones used in the RACH preamble. The scrambling code could either be chosen to be a different code segment of the Gold code used to form the scrambling code of the RACH preambles or could be the same scrambling code in case the signature set is shared.</w:t>
      </w:r>
    </w:p>
    <w:p w:rsidR="006D317B" w:rsidRDefault="006D317B">
      <w:pPr>
        <w:pStyle w:val="Heading5"/>
      </w:pPr>
      <w:bookmarkStart w:id="371" w:name="_Toc464978469"/>
      <w:bookmarkStart w:id="372" w:name="_Toc465063114"/>
      <w:bookmarkStart w:id="373" w:name="_Toc465063522"/>
      <w:bookmarkStart w:id="374" w:name="_Toc465073861"/>
      <w:bookmarkStart w:id="375" w:name="_Toc478741164"/>
      <w:bookmarkStart w:id="376" w:name="_Toc518049473"/>
      <w:bookmarkStart w:id="377" w:name="_Toc7590882"/>
      <w:bookmarkStart w:id="378" w:name="_Toc25052035"/>
      <w:bookmarkStart w:id="379" w:name="_Toc72569349"/>
      <w:r>
        <w:t>CPCH collision detection preamble part</w:t>
      </w:r>
      <w:bookmarkEnd w:id="371"/>
      <w:bookmarkEnd w:id="372"/>
      <w:bookmarkEnd w:id="373"/>
      <w:bookmarkEnd w:id="374"/>
      <w:bookmarkEnd w:id="375"/>
      <w:bookmarkEnd w:id="376"/>
      <w:bookmarkEnd w:id="377"/>
      <w:bookmarkEnd w:id="378"/>
      <w:bookmarkEnd w:id="379"/>
    </w:p>
    <w:p w:rsidR="006D317B" w:rsidRDefault="006D317B">
      <w:r>
        <w:t>Similar to RACH preamble part. The RACH preamble signature sequences are used. The scrambling code is chosen to be a different code segment of the Gold code used to form the scrambling code for the RACH and CPCH preambles.</w:t>
      </w:r>
    </w:p>
    <w:p w:rsidR="006D317B" w:rsidRDefault="006D317B">
      <w:pPr>
        <w:pStyle w:val="Heading5"/>
      </w:pPr>
      <w:bookmarkStart w:id="380" w:name="_Hlt18923173"/>
      <w:bookmarkStart w:id="381" w:name="_Toc464978470"/>
      <w:bookmarkStart w:id="382" w:name="_Toc465063115"/>
      <w:bookmarkStart w:id="383" w:name="_Toc465063523"/>
      <w:bookmarkStart w:id="384" w:name="_Toc465073862"/>
      <w:bookmarkStart w:id="385" w:name="_Toc478741165"/>
      <w:bookmarkStart w:id="386" w:name="_Toc518049474"/>
      <w:bookmarkStart w:id="387" w:name="_Toc7590883"/>
      <w:bookmarkStart w:id="388" w:name="_Toc25052036"/>
      <w:bookmarkStart w:id="389" w:name="_Toc72569350"/>
      <w:bookmarkEnd w:id="380"/>
      <w:r>
        <w:t>CPCH power control preamble part</w:t>
      </w:r>
      <w:bookmarkEnd w:id="381"/>
      <w:bookmarkEnd w:id="382"/>
      <w:bookmarkEnd w:id="383"/>
      <w:bookmarkEnd w:id="384"/>
      <w:bookmarkEnd w:id="385"/>
      <w:bookmarkEnd w:id="386"/>
      <w:bookmarkEnd w:id="387"/>
      <w:bookmarkEnd w:id="388"/>
      <w:bookmarkEnd w:id="389"/>
    </w:p>
    <w:p w:rsidR="006D317B" w:rsidRDefault="006D317B">
      <w:r>
        <w:t>The power control preamble segment is called the CPCH Power Control Preamble (PC-P) part. The Power Control Preamble length shall take the value 0 or 8 slots.</w:t>
      </w:r>
    </w:p>
    <w:p w:rsidR="006D317B" w:rsidRDefault="006D317B">
      <w:pPr>
        <w:pStyle w:val="Heading5"/>
      </w:pPr>
      <w:bookmarkStart w:id="390" w:name="_Toc464978471"/>
      <w:bookmarkStart w:id="391" w:name="_Toc465063116"/>
      <w:bookmarkStart w:id="392" w:name="_Toc465063524"/>
      <w:bookmarkStart w:id="393" w:name="_Toc465073863"/>
      <w:bookmarkStart w:id="394" w:name="_Toc478741166"/>
      <w:bookmarkStart w:id="395" w:name="_Toc518049475"/>
      <w:bookmarkStart w:id="396" w:name="_Toc7590884"/>
      <w:bookmarkStart w:id="397" w:name="_Toc25052037"/>
      <w:bookmarkStart w:id="398" w:name="_Toc72569351"/>
      <w:r>
        <w:t>CPCH message part</w:t>
      </w:r>
      <w:bookmarkEnd w:id="390"/>
      <w:bookmarkEnd w:id="391"/>
      <w:bookmarkEnd w:id="392"/>
      <w:bookmarkEnd w:id="393"/>
      <w:bookmarkEnd w:id="394"/>
      <w:bookmarkEnd w:id="395"/>
      <w:bookmarkEnd w:id="396"/>
      <w:bookmarkEnd w:id="397"/>
      <w:bookmarkEnd w:id="398"/>
    </w:p>
    <w:p w:rsidR="006D317B" w:rsidRDefault="006D317B">
      <w:r>
        <w:t>Each message consists of up to N_Max_frames 10 ms frames. Each 10 ms frame is split into 15 slots, each of length T</w:t>
      </w:r>
      <w:r>
        <w:rPr>
          <w:vertAlign w:val="subscript"/>
        </w:rPr>
        <w:t>slot </w:t>
      </w:r>
      <w:r>
        <w:t xml:space="preserve">= 2560 chips, corresponding to one power-control period. Each slot consists of two parts, a data part that carries higher layer information and a control part that carries Layer 1 control information. The data and control parts are transmitted in parallel. </w:t>
      </w:r>
    </w:p>
    <w:p w:rsidR="006D317B" w:rsidRDefault="006D317B">
      <w:r>
        <w:t xml:space="preserve">The spreading factor for the control part of the CPCH message part is 256. </w:t>
      </w:r>
    </w:p>
    <w:p w:rsidR="006D317B" w:rsidRDefault="006D317B">
      <w:pPr>
        <w:pStyle w:val="TH"/>
      </w:pPr>
      <w:r>
        <w:object w:dxaOrig="8054" w:dyaOrig="3466">
          <v:shape id="_x0000_i1063" type="#_x0000_t75" style="width:390.75pt;height:161.25pt" o:ole="" fillcolor="window">
            <v:imagedata r:id="rId84" o:title=""/>
          </v:shape>
          <o:OLEObject Type="Embed" ProgID="Word.Picture.8" ShapeID="_x0000_i1063" DrawAspect="Content" ObjectID="_1468164619" r:id="rId85"/>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29</w:t>
        </w:r>
      </w:fldSimple>
      <w:r>
        <w:t xml:space="preserve"> - Frame structure for uplink Data and Control Parts Associated with PCPCH</w:t>
      </w:r>
    </w:p>
    <w:p w:rsidR="006D317B" w:rsidRDefault="006D317B">
      <w:r>
        <w:t>The data part consists of 10*2</w:t>
      </w:r>
      <w:r>
        <w:rPr>
          <w:vertAlign w:val="superscript"/>
        </w:rPr>
        <w:t>k</w:t>
      </w:r>
      <w:r>
        <w:t xml:space="preserve"> bits, where k = 0, 1, 2, 3, 4, 5, 6, corresponding to spreading factors of 256, 128, 64, 32, 16, 8, 4 respectively.</w:t>
      </w:r>
    </w:p>
    <w:p w:rsidR="006D317B" w:rsidRDefault="006D317B">
      <w:pPr>
        <w:pStyle w:val="Heading2"/>
        <w:tabs>
          <w:tab w:val="clear" w:pos="1440"/>
        </w:tabs>
      </w:pPr>
      <w:bookmarkStart w:id="399" w:name="_Toc7590885"/>
      <w:bookmarkStart w:id="400" w:name="_Toc25052038"/>
      <w:bookmarkStart w:id="401" w:name="_Toc72569352"/>
      <w:r>
        <w:t>Channel coding and service multiplexing</w:t>
      </w:r>
      <w:bookmarkEnd w:id="399"/>
      <w:bookmarkEnd w:id="400"/>
      <w:bookmarkEnd w:id="401"/>
    </w:p>
    <w:p w:rsidR="006D317B" w:rsidRDefault="006D317B">
      <w:pPr>
        <w:pStyle w:val="Heading3"/>
        <w:tabs>
          <w:tab w:val="clear" w:pos="2160"/>
        </w:tabs>
      </w:pPr>
      <w:bookmarkStart w:id="402" w:name="_Toc399759070"/>
      <w:bookmarkStart w:id="403" w:name="_Toc7590886"/>
      <w:bookmarkStart w:id="404" w:name="_Toc25052039"/>
      <w:bookmarkStart w:id="405" w:name="_Toc72569353"/>
      <w:r>
        <w:t>Channel coding/interleaving for user services</w:t>
      </w:r>
      <w:bookmarkEnd w:id="402"/>
      <w:bookmarkEnd w:id="403"/>
      <w:bookmarkEnd w:id="404"/>
      <w:bookmarkEnd w:id="405"/>
    </w:p>
    <w:p w:rsidR="006D317B" w:rsidRDefault="006D317B">
      <w:r>
        <w:t xml:space="preserve">W-CDMA offers three basic service classes with respect to forward-error-correction (FEC) coding (ref. </w:t>
      </w:r>
      <w:r>
        <w:fldChar w:fldCharType="begin"/>
      </w:r>
      <w:r>
        <w:instrText xml:space="preserve"> REF _Ref27389951 \r \h </w:instrText>
      </w:r>
      <w:r>
        <w:fldChar w:fldCharType="separate"/>
      </w:r>
      <w:r>
        <w:t>[14]</w:t>
      </w:r>
      <w:r>
        <w:fldChar w:fldCharType="end"/>
      </w:r>
      <w:r>
        <w:t>) :</w:t>
      </w:r>
    </w:p>
    <w:p w:rsidR="006D317B" w:rsidRDefault="006D317B">
      <w:pPr>
        <w:pStyle w:val="puce"/>
      </w:pPr>
      <w:r>
        <w:t>Standard-services with convolutional coding,</w:t>
      </w:r>
    </w:p>
    <w:p w:rsidR="006D317B" w:rsidRDefault="006D317B">
      <w:pPr>
        <w:pStyle w:val="puce"/>
      </w:pPr>
      <w:r>
        <w:t xml:space="preserve">High-quality services with Turbo coding, </w:t>
      </w:r>
    </w:p>
    <w:p w:rsidR="006D317B" w:rsidRDefault="006D317B">
      <w:pPr>
        <w:pStyle w:val="puce"/>
      </w:pPr>
      <w:r>
        <w:t>Services with service-specific coding, i.e. services for which the W-CDMA layer 1 does not apply any pre-specified channel coding.</w:t>
      </w:r>
    </w:p>
    <w:p w:rsidR="006D317B" w:rsidRDefault="006D317B">
      <w:r>
        <w:t>Data arrives to the coding/multiplexing unit in form of transport block sets once every transmission time interval. The transmission time interval is transport-channel specific from the set {10 ms, 20 ms, 40 ms, and 80 ms}.</w:t>
      </w:r>
    </w:p>
    <w:p w:rsidR="006D317B" w:rsidRDefault="006D317B">
      <w:r>
        <w:t xml:space="preserve">The following coding/multiplexing steps are defined (ref. </w:t>
      </w:r>
      <w:r>
        <w:fldChar w:fldCharType="begin"/>
      </w:r>
      <w:r>
        <w:instrText xml:space="preserve"> REF _Ref27389951 \r \h </w:instrText>
      </w:r>
      <w:r>
        <w:fldChar w:fldCharType="separate"/>
      </w:r>
      <w:r>
        <w:t>[14]</w:t>
      </w:r>
      <w:r>
        <w:fldChar w:fldCharType="end"/>
      </w:r>
      <w:r>
        <w:t>) :</w:t>
      </w:r>
    </w:p>
    <w:p w:rsidR="006D317B" w:rsidRDefault="006D317B">
      <w:pPr>
        <w:pStyle w:val="puce"/>
      </w:pPr>
      <w:r>
        <w:t>add CRC to each transport block</w:t>
      </w:r>
      <w:r>
        <w:rPr>
          <w:lang w:eastAsia="ja-JP"/>
        </w:rPr>
        <w:t>,</w:t>
      </w:r>
    </w:p>
    <w:p w:rsidR="006D317B" w:rsidRDefault="006D317B">
      <w:pPr>
        <w:pStyle w:val="puce"/>
      </w:pPr>
      <w:r>
        <w:t>t</w:t>
      </w:r>
      <w:r>
        <w:rPr>
          <w:lang w:eastAsia="ja-JP"/>
        </w:rPr>
        <w:t>ransport block concatenation and code block segmentation,</w:t>
      </w:r>
    </w:p>
    <w:p w:rsidR="006D317B" w:rsidRDefault="006D317B">
      <w:pPr>
        <w:pStyle w:val="puce"/>
        <w:rPr>
          <w:lang w:eastAsia="ja-JP"/>
        </w:rPr>
      </w:pPr>
      <w:r>
        <w:t>channel coding,</w:t>
      </w:r>
    </w:p>
    <w:p w:rsidR="006D317B" w:rsidRDefault="006D317B">
      <w:pPr>
        <w:pStyle w:val="puce"/>
      </w:pPr>
      <w:r>
        <w:rPr>
          <w:lang w:eastAsia="ja-JP"/>
        </w:rPr>
        <w:t>radio frame equalisation,</w:t>
      </w:r>
    </w:p>
    <w:p w:rsidR="006D317B" w:rsidRDefault="006D317B">
      <w:pPr>
        <w:pStyle w:val="puce"/>
      </w:pPr>
      <w:r>
        <w:t>r</w:t>
      </w:r>
      <w:r>
        <w:rPr>
          <w:lang w:eastAsia="ja-JP"/>
        </w:rPr>
        <w:t>ate matching,</w:t>
      </w:r>
    </w:p>
    <w:p w:rsidR="006D317B" w:rsidRDefault="006D317B">
      <w:pPr>
        <w:pStyle w:val="puce"/>
      </w:pPr>
      <w:r>
        <w:t>i</w:t>
      </w:r>
      <w:r>
        <w:rPr>
          <w:lang w:eastAsia="ja-JP"/>
        </w:rPr>
        <w:t>nsertion of discontinuous transmission (DTX) indication bits,</w:t>
      </w:r>
    </w:p>
    <w:p w:rsidR="006D317B" w:rsidRDefault="006D317B">
      <w:pPr>
        <w:pStyle w:val="puce"/>
      </w:pPr>
      <w:r>
        <w:t>interleaving (two steps</w:t>
      </w:r>
      <w:r>
        <w:rPr>
          <w:lang w:eastAsia="ja-JP"/>
        </w:rPr>
        <w:t>),</w:t>
      </w:r>
    </w:p>
    <w:p w:rsidR="006D317B" w:rsidRDefault="006D317B">
      <w:pPr>
        <w:pStyle w:val="puce"/>
      </w:pPr>
      <w:r>
        <w:t>radio frame segmentation,</w:t>
      </w:r>
    </w:p>
    <w:p w:rsidR="006D317B" w:rsidRDefault="006D317B">
      <w:pPr>
        <w:pStyle w:val="puce"/>
      </w:pPr>
      <w:r>
        <w:t>m</w:t>
      </w:r>
      <w:r>
        <w:rPr>
          <w:lang w:eastAsia="ja-JP"/>
        </w:rPr>
        <w:t>ultiplexing of transport channels,</w:t>
      </w:r>
    </w:p>
    <w:p w:rsidR="006D317B" w:rsidRDefault="006D317B">
      <w:pPr>
        <w:pStyle w:val="puce"/>
      </w:pPr>
      <w:r>
        <w:rPr>
          <w:lang w:eastAsia="ja-JP"/>
        </w:rPr>
        <w:t>physical channel segmentation,</w:t>
      </w:r>
    </w:p>
    <w:p w:rsidR="006D317B" w:rsidRDefault="006D317B">
      <w:pPr>
        <w:pStyle w:val="puce"/>
      </w:pPr>
      <w:r>
        <w:t>mapping to physical channels</w:t>
      </w:r>
      <w:r>
        <w:rPr>
          <w:lang w:eastAsia="ja-JP"/>
        </w:rPr>
        <w:t>.</w:t>
      </w:r>
    </w:p>
    <w:p w:rsidR="006D317B" w:rsidRDefault="006D317B">
      <w:pPr>
        <w:pStyle w:val="Heading4"/>
        <w:tabs>
          <w:tab w:val="clear" w:pos="2520"/>
        </w:tabs>
      </w:pPr>
      <w:bookmarkStart w:id="406" w:name="_Toc7590887"/>
      <w:bookmarkStart w:id="407" w:name="_Toc25052040"/>
      <w:bookmarkStart w:id="408" w:name="_Toc72569354"/>
      <w:bookmarkStart w:id="409" w:name="_Toc399759071"/>
      <w:r>
        <w:t>CRC attachment</w:t>
      </w:r>
      <w:bookmarkEnd w:id="406"/>
      <w:bookmarkEnd w:id="407"/>
      <w:bookmarkEnd w:id="408"/>
    </w:p>
    <w:p w:rsidR="006D317B" w:rsidRDefault="006D317B">
      <w:pPr>
        <w:rPr>
          <w:lang w:eastAsia="ja-JP"/>
        </w:rPr>
      </w:pPr>
      <w:r>
        <w:t xml:space="preserve">Error detection is provided on transport blocks through a Cyclic Redundancy Check </w:t>
      </w:r>
      <w:r>
        <w:rPr>
          <w:lang w:eastAsia="ja-JP"/>
        </w:rPr>
        <w:t>(CRC)</w:t>
      </w:r>
      <w:r>
        <w:t>.</w:t>
      </w:r>
      <w:r>
        <w:rPr>
          <w:lang w:eastAsia="ja-JP"/>
        </w:rPr>
        <w:t xml:space="preserve"> The size of the CRC is 24, 16, 12, 8 or 0 bits.</w:t>
      </w:r>
    </w:p>
    <w:p w:rsidR="006D317B" w:rsidRDefault="006D317B">
      <w:pPr>
        <w:pStyle w:val="Heading4"/>
        <w:tabs>
          <w:tab w:val="clear" w:pos="2520"/>
        </w:tabs>
      </w:pPr>
      <w:bookmarkStart w:id="410" w:name="_Toc7590888"/>
      <w:bookmarkStart w:id="411" w:name="_Toc25052041"/>
      <w:bookmarkStart w:id="412" w:name="_Toc72569355"/>
      <w:r>
        <w:t>Transport block concatenation and code block segmentation</w:t>
      </w:r>
      <w:bookmarkEnd w:id="410"/>
      <w:bookmarkEnd w:id="411"/>
      <w:bookmarkEnd w:id="412"/>
    </w:p>
    <w:p w:rsidR="006D317B" w:rsidRDefault="006D317B">
      <w:r>
        <w:t xml:space="preserve">All transport blocks in a TTI are serially concatenated. If the number of bits in a TTI is larger than </w:t>
      </w:r>
      <w:r>
        <w:rPr>
          <w:i/>
        </w:rPr>
        <w:t>Z</w:t>
      </w:r>
      <w:r>
        <w:t>, the maximum size of a code block in question</w:t>
      </w:r>
      <w:r>
        <w:rPr>
          <w:rFonts w:eastAsia="MS Mincho"/>
          <w:lang w:eastAsia="ja-JP"/>
        </w:rPr>
        <w:t>,</w:t>
      </w:r>
      <w:r>
        <w:t xml:space="preserve"> then code block segmentation is performed after the concatenation of the transport blocks. The maximum size of the code blocks depends on whether convolutional </w:t>
      </w:r>
      <w:r>
        <w:rPr>
          <w:rFonts w:eastAsia="MS Mincho"/>
          <w:lang w:eastAsia="ja-JP"/>
        </w:rPr>
        <w:t>coding,</w:t>
      </w:r>
      <w:r>
        <w:t xml:space="preserve"> turbo coding or no coding is used.</w:t>
      </w:r>
    </w:p>
    <w:p w:rsidR="006D317B" w:rsidRDefault="006D317B">
      <w:pPr>
        <w:pStyle w:val="Heading4"/>
        <w:tabs>
          <w:tab w:val="clear" w:pos="2520"/>
        </w:tabs>
      </w:pPr>
      <w:bookmarkStart w:id="413" w:name="_Toc7590889"/>
      <w:bookmarkStart w:id="414" w:name="_Toc25052042"/>
      <w:bookmarkStart w:id="415" w:name="_Toc72569356"/>
      <w:r>
        <w:t>Channel coding</w:t>
      </w:r>
      <w:bookmarkEnd w:id="413"/>
      <w:bookmarkEnd w:id="414"/>
      <w:bookmarkEnd w:id="415"/>
    </w:p>
    <w:p w:rsidR="006D317B" w:rsidRDefault="006D317B">
      <w:r>
        <w:t>The scheme of Turbo coder is a Parallel Concatenated Convolutional Code (PCCC) with two 8-state constituent encoders and one Turbo code internal interleaver.</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F"/>
      </w:tblPr>
      <w:tblGrid>
        <w:gridCol w:w="3501"/>
        <w:gridCol w:w="2800"/>
        <w:gridCol w:w="2347"/>
      </w:tblGrid>
      <w:tr w:rsidR="006D317B">
        <w:tblPrEx>
          <w:tblCellMar>
            <w:top w:w="0" w:type="dxa"/>
            <w:bottom w:w="0" w:type="dxa"/>
          </w:tblCellMar>
        </w:tblPrEx>
        <w:trPr>
          <w:cantSplit/>
          <w:jc w:val="center"/>
        </w:trPr>
        <w:tc>
          <w:tcPr>
            <w:tcW w:w="3600" w:type="dxa"/>
            <w:tcBorders>
              <w:top w:val="single" w:sz="12" w:space="0" w:color="auto"/>
              <w:left w:val="single" w:sz="12" w:space="0" w:color="auto"/>
              <w:bottom w:val="double" w:sz="4" w:space="0" w:color="auto"/>
            </w:tcBorders>
            <w:vAlign w:val="center"/>
          </w:tcPr>
          <w:p w:rsidR="006D317B" w:rsidRDefault="006D317B">
            <w:pPr>
              <w:pStyle w:val="TAH"/>
            </w:pPr>
            <w:r>
              <w:t>Type of TrCH</w:t>
            </w:r>
          </w:p>
        </w:tc>
        <w:tc>
          <w:tcPr>
            <w:tcW w:w="2800" w:type="dxa"/>
            <w:tcBorders>
              <w:top w:val="single" w:sz="12" w:space="0" w:color="auto"/>
              <w:bottom w:val="double" w:sz="4" w:space="0" w:color="auto"/>
            </w:tcBorders>
            <w:vAlign w:val="center"/>
          </w:tcPr>
          <w:p w:rsidR="006D317B" w:rsidRDefault="006D317B">
            <w:pPr>
              <w:pStyle w:val="TAH"/>
            </w:pPr>
            <w:r>
              <w:t>Coding scheme</w:t>
            </w:r>
          </w:p>
        </w:tc>
        <w:tc>
          <w:tcPr>
            <w:tcW w:w="2347" w:type="dxa"/>
            <w:tcBorders>
              <w:top w:val="single" w:sz="12" w:space="0" w:color="auto"/>
              <w:bottom w:val="double" w:sz="4" w:space="0" w:color="auto"/>
              <w:right w:val="single" w:sz="12" w:space="0" w:color="auto"/>
            </w:tcBorders>
            <w:vAlign w:val="center"/>
          </w:tcPr>
          <w:p w:rsidR="006D317B" w:rsidRDefault="006D317B">
            <w:pPr>
              <w:pStyle w:val="TAH"/>
            </w:pPr>
            <w:r>
              <w:t>Coding rate</w:t>
            </w:r>
          </w:p>
        </w:tc>
      </w:tr>
      <w:tr w:rsidR="006D317B">
        <w:tblPrEx>
          <w:tblCellMar>
            <w:top w:w="0" w:type="dxa"/>
            <w:bottom w:w="0" w:type="dxa"/>
          </w:tblCellMar>
        </w:tblPrEx>
        <w:trPr>
          <w:cantSplit/>
          <w:jc w:val="center"/>
        </w:trPr>
        <w:tc>
          <w:tcPr>
            <w:tcW w:w="3600" w:type="dxa"/>
            <w:tcBorders>
              <w:top w:val="double" w:sz="4" w:space="0" w:color="auto"/>
              <w:left w:val="single" w:sz="12" w:space="0" w:color="auto"/>
            </w:tcBorders>
          </w:tcPr>
          <w:p w:rsidR="006D317B" w:rsidRDefault="006D317B">
            <w:pPr>
              <w:pStyle w:val="TAC"/>
            </w:pPr>
            <w:r>
              <w:t>BCH</w:t>
            </w:r>
          </w:p>
        </w:tc>
        <w:tc>
          <w:tcPr>
            <w:tcW w:w="2800" w:type="dxa"/>
            <w:vMerge w:val="restart"/>
            <w:tcBorders>
              <w:top w:val="double" w:sz="4" w:space="0" w:color="auto"/>
            </w:tcBorders>
            <w:vAlign w:val="center"/>
          </w:tcPr>
          <w:p w:rsidR="006D317B" w:rsidRDefault="006D317B">
            <w:pPr>
              <w:pStyle w:val="TAC"/>
            </w:pPr>
            <w:r>
              <w:t>Convolutional coding</w:t>
            </w:r>
          </w:p>
          <w:p w:rsidR="006D317B" w:rsidRDefault="006D317B">
            <w:pPr>
              <w:pStyle w:val="TAC"/>
              <w:rPr>
                <w:lang w:eastAsia="ja-JP"/>
              </w:rPr>
            </w:pPr>
            <w:r>
              <w:t>(</w:t>
            </w:r>
            <w:r>
              <w:rPr>
                <w:rFonts w:eastAsia="MS Mincho"/>
                <w:lang w:eastAsia="ja-JP"/>
              </w:rPr>
              <w:t>c</w:t>
            </w:r>
            <w:r>
              <w:t>onstraint length 9)</w:t>
            </w:r>
          </w:p>
        </w:tc>
        <w:tc>
          <w:tcPr>
            <w:tcW w:w="2347" w:type="dxa"/>
            <w:vMerge w:val="restart"/>
            <w:tcBorders>
              <w:top w:val="double" w:sz="4" w:space="0" w:color="auto"/>
              <w:right w:val="single" w:sz="12" w:space="0" w:color="auto"/>
            </w:tcBorders>
            <w:vAlign w:val="center"/>
          </w:tcPr>
          <w:p w:rsidR="006D317B" w:rsidRDefault="006D317B">
            <w:pPr>
              <w:pStyle w:val="TAC"/>
              <w:rPr>
                <w:lang w:val="de-DE"/>
              </w:rPr>
            </w:pPr>
            <w:r>
              <w:rPr>
                <w:lang w:val="de-DE"/>
              </w:rPr>
              <w:t xml:space="preserve">½ </w:t>
            </w:r>
          </w:p>
        </w:tc>
      </w:tr>
      <w:tr w:rsidR="006D317B">
        <w:tblPrEx>
          <w:tblCellMar>
            <w:top w:w="0" w:type="dxa"/>
            <w:bottom w:w="0" w:type="dxa"/>
          </w:tblCellMar>
        </w:tblPrEx>
        <w:trPr>
          <w:cantSplit/>
          <w:jc w:val="center"/>
        </w:trPr>
        <w:tc>
          <w:tcPr>
            <w:tcW w:w="3600" w:type="dxa"/>
            <w:tcBorders>
              <w:left w:val="single" w:sz="12" w:space="0" w:color="auto"/>
            </w:tcBorders>
          </w:tcPr>
          <w:p w:rsidR="006D317B" w:rsidRDefault="006D317B">
            <w:pPr>
              <w:pStyle w:val="TAC"/>
              <w:rPr>
                <w:lang w:val="de-DE"/>
              </w:rPr>
            </w:pPr>
            <w:r>
              <w:rPr>
                <w:lang w:val="de-DE"/>
              </w:rPr>
              <w:t>PCH</w:t>
            </w:r>
          </w:p>
        </w:tc>
        <w:tc>
          <w:tcPr>
            <w:tcW w:w="2800" w:type="dxa"/>
            <w:vMerge/>
            <w:vAlign w:val="center"/>
          </w:tcPr>
          <w:p w:rsidR="006D317B" w:rsidRDefault="006D317B">
            <w:pPr>
              <w:pStyle w:val="TAC"/>
              <w:rPr>
                <w:lang w:val="de-DE"/>
              </w:rPr>
            </w:pPr>
          </w:p>
        </w:tc>
        <w:tc>
          <w:tcPr>
            <w:tcW w:w="2347" w:type="dxa"/>
            <w:vMerge/>
            <w:tcBorders>
              <w:right w:val="single" w:sz="12" w:space="0" w:color="auto"/>
            </w:tcBorders>
            <w:vAlign w:val="center"/>
          </w:tcPr>
          <w:p w:rsidR="006D317B" w:rsidRDefault="006D317B">
            <w:pPr>
              <w:pStyle w:val="TAC"/>
              <w:rPr>
                <w:lang w:val="de-DE"/>
              </w:rPr>
            </w:pPr>
          </w:p>
        </w:tc>
      </w:tr>
      <w:tr w:rsidR="006D317B">
        <w:tblPrEx>
          <w:tblCellMar>
            <w:top w:w="0" w:type="dxa"/>
            <w:bottom w:w="0" w:type="dxa"/>
          </w:tblCellMar>
        </w:tblPrEx>
        <w:trPr>
          <w:cantSplit/>
          <w:jc w:val="center"/>
        </w:trPr>
        <w:tc>
          <w:tcPr>
            <w:tcW w:w="3600" w:type="dxa"/>
            <w:tcBorders>
              <w:left w:val="single" w:sz="12" w:space="0" w:color="auto"/>
            </w:tcBorders>
          </w:tcPr>
          <w:p w:rsidR="006D317B" w:rsidRDefault="006D317B">
            <w:pPr>
              <w:pStyle w:val="TAC"/>
              <w:rPr>
                <w:lang w:val="de-DE"/>
              </w:rPr>
            </w:pPr>
            <w:r>
              <w:rPr>
                <w:lang w:val="de-DE"/>
              </w:rPr>
              <w:t>RACH</w:t>
            </w:r>
          </w:p>
        </w:tc>
        <w:tc>
          <w:tcPr>
            <w:tcW w:w="2800" w:type="dxa"/>
            <w:vMerge/>
            <w:vAlign w:val="center"/>
          </w:tcPr>
          <w:p w:rsidR="006D317B" w:rsidRDefault="006D317B">
            <w:pPr>
              <w:pStyle w:val="TAC"/>
              <w:rPr>
                <w:lang w:val="de-DE"/>
              </w:rPr>
            </w:pPr>
          </w:p>
        </w:tc>
        <w:tc>
          <w:tcPr>
            <w:tcW w:w="2347" w:type="dxa"/>
            <w:vMerge/>
            <w:tcBorders>
              <w:right w:val="single" w:sz="12" w:space="0" w:color="auto"/>
            </w:tcBorders>
            <w:vAlign w:val="center"/>
          </w:tcPr>
          <w:p w:rsidR="006D317B" w:rsidRDefault="006D317B">
            <w:pPr>
              <w:pStyle w:val="TAC"/>
              <w:rPr>
                <w:lang w:val="de-DE"/>
              </w:rPr>
            </w:pPr>
          </w:p>
        </w:tc>
      </w:tr>
      <w:tr w:rsidR="006D317B">
        <w:tblPrEx>
          <w:tblCellMar>
            <w:top w:w="0" w:type="dxa"/>
            <w:bottom w:w="0" w:type="dxa"/>
          </w:tblCellMar>
        </w:tblPrEx>
        <w:trPr>
          <w:cantSplit/>
          <w:trHeight w:val="164"/>
          <w:jc w:val="center"/>
        </w:trPr>
        <w:tc>
          <w:tcPr>
            <w:tcW w:w="3600" w:type="dxa"/>
            <w:vMerge w:val="restart"/>
            <w:tcBorders>
              <w:left w:val="single" w:sz="12" w:space="0" w:color="auto"/>
              <w:bottom w:val="nil"/>
            </w:tcBorders>
            <w:vAlign w:val="center"/>
          </w:tcPr>
          <w:p w:rsidR="006D317B" w:rsidRDefault="006D317B">
            <w:pPr>
              <w:pStyle w:val="TAC"/>
              <w:rPr>
                <w:lang w:val="de-DE"/>
              </w:rPr>
            </w:pPr>
            <w:r>
              <w:rPr>
                <w:lang w:val="de-DE"/>
              </w:rPr>
              <w:t>CPCH, DCH, DSCH, FACH</w:t>
            </w:r>
          </w:p>
        </w:tc>
        <w:tc>
          <w:tcPr>
            <w:tcW w:w="2800" w:type="dxa"/>
            <w:vMerge/>
            <w:vAlign w:val="center"/>
          </w:tcPr>
          <w:p w:rsidR="006D317B" w:rsidRDefault="006D317B">
            <w:pPr>
              <w:pStyle w:val="TAC"/>
              <w:rPr>
                <w:lang w:val="de-DE"/>
              </w:rPr>
            </w:pPr>
          </w:p>
        </w:tc>
        <w:tc>
          <w:tcPr>
            <w:tcW w:w="2347" w:type="dxa"/>
            <w:tcBorders>
              <w:right w:val="single" w:sz="12" w:space="0" w:color="auto"/>
            </w:tcBorders>
            <w:vAlign w:val="center"/>
          </w:tcPr>
          <w:p w:rsidR="006D317B" w:rsidRDefault="006D317B">
            <w:pPr>
              <w:pStyle w:val="TAC"/>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t xml:space="preserve"> , ½ </w:t>
            </w:r>
          </w:p>
        </w:tc>
      </w:tr>
      <w:tr w:rsidR="006D317B">
        <w:tblPrEx>
          <w:tblCellMar>
            <w:top w:w="0" w:type="dxa"/>
            <w:bottom w:w="0" w:type="dxa"/>
          </w:tblCellMar>
        </w:tblPrEx>
        <w:trPr>
          <w:cantSplit/>
          <w:trHeight w:val="68"/>
          <w:jc w:val="center"/>
        </w:trPr>
        <w:tc>
          <w:tcPr>
            <w:tcW w:w="3600" w:type="dxa"/>
            <w:vMerge/>
            <w:tcBorders>
              <w:left w:val="single" w:sz="12" w:space="0" w:color="auto"/>
              <w:bottom w:val="nil"/>
            </w:tcBorders>
          </w:tcPr>
          <w:p w:rsidR="006D317B" w:rsidRDefault="006D317B">
            <w:pPr>
              <w:pStyle w:val="TAC"/>
            </w:pPr>
          </w:p>
        </w:tc>
        <w:tc>
          <w:tcPr>
            <w:tcW w:w="2800" w:type="dxa"/>
            <w:tcBorders>
              <w:bottom w:val="single" w:sz="4" w:space="0" w:color="auto"/>
            </w:tcBorders>
            <w:vAlign w:val="center"/>
          </w:tcPr>
          <w:p w:rsidR="006D317B" w:rsidRDefault="006D317B">
            <w:pPr>
              <w:pStyle w:val="TAC"/>
              <w:rPr>
                <w:lang w:eastAsia="ja-JP"/>
              </w:rPr>
            </w:pPr>
            <w:r>
              <w:t>Turbo coding</w:t>
            </w:r>
          </w:p>
        </w:tc>
        <w:tc>
          <w:tcPr>
            <w:tcW w:w="2347" w:type="dxa"/>
            <w:tcBorders>
              <w:bottom w:val="single" w:sz="4" w:space="0" w:color="auto"/>
              <w:right w:val="single" w:sz="12" w:space="0" w:color="auto"/>
            </w:tcBorders>
            <w:vAlign w:val="center"/>
          </w:tcPr>
          <w:p w:rsidR="006D317B" w:rsidRDefault="006D317B">
            <w:pPr>
              <w:pStyle w:val="TAC"/>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t xml:space="preserve"> </w:t>
            </w:r>
          </w:p>
        </w:tc>
      </w:tr>
      <w:tr w:rsidR="006D317B">
        <w:tblPrEx>
          <w:tblCellMar>
            <w:top w:w="0" w:type="dxa"/>
            <w:bottom w:w="0" w:type="dxa"/>
          </w:tblCellMar>
        </w:tblPrEx>
        <w:trPr>
          <w:cantSplit/>
          <w:trHeight w:val="68"/>
          <w:jc w:val="center"/>
        </w:trPr>
        <w:tc>
          <w:tcPr>
            <w:tcW w:w="3600" w:type="dxa"/>
            <w:vMerge/>
            <w:tcBorders>
              <w:left w:val="single" w:sz="12" w:space="0" w:color="auto"/>
              <w:bottom w:val="single" w:sz="12" w:space="0" w:color="auto"/>
            </w:tcBorders>
          </w:tcPr>
          <w:p w:rsidR="006D317B" w:rsidRDefault="006D317B">
            <w:pPr>
              <w:pStyle w:val="TAC"/>
            </w:pPr>
          </w:p>
        </w:tc>
        <w:tc>
          <w:tcPr>
            <w:tcW w:w="5147" w:type="dxa"/>
            <w:gridSpan w:val="2"/>
            <w:tcBorders>
              <w:top w:val="single" w:sz="4" w:space="0" w:color="auto"/>
              <w:bottom w:val="single" w:sz="12" w:space="0" w:color="auto"/>
              <w:right w:val="single" w:sz="12" w:space="0" w:color="auto"/>
            </w:tcBorders>
            <w:vAlign w:val="center"/>
          </w:tcPr>
          <w:p w:rsidR="006D317B" w:rsidRDefault="006D317B">
            <w:pPr>
              <w:pStyle w:val="TAC"/>
            </w:pPr>
            <w:r>
              <w:t>No coding</w:t>
            </w:r>
          </w:p>
        </w:tc>
      </w:tr>
    </w:tbl>
    <w:p w:rsidR="006D317B" w:rsidRDefault="006D317B">
      <w:pPr>
        <w:pStyle w:val="Caption"/>
      </w:pPr>
      <w:r>
        <w:t xml:space="preserve">Table </w:t>
      </w:r>
      <w:fldSimple w:instr=" STYLEREF 1 \s ">
        <w:r>
          <w:rPr>
            <w:noProof/>
          </w:rPr>
          <w:t>5</w:t>
        </w:r>
      </w:fldSimple>
      <w:r>
        <w:noBreakHyphen/>
      </w:r>
      <w:fldSimple w:instr=" SEQ Table \* ARABIC \s 1 ">
        <w:r>
          <w:rPr>
            <w:noProof/>
          </w:rPr>
          <w:t>4</w:t>
        </w:r>
      </w:fldSimple>
      <w:r>
        <w:t xml:space="preserve"> – Channel coding scheme and coding rate</w:t>
      </w:r>
    </w:p>
    <w:p w:rsidR="006D317B" w:rsidRDefault="006D317B">
      <w:pPr>
        <w:pStyle w:val="Heading4"/>
        <w:tabs>
          <w:tab w:val="clear" w:pos="2520"/>
        </w:tabs>
      </w:pPr>
      <w:r>
        <w:t xml:space="preserve"> </w:t>
      </w:r>
      <w:bookmarkStart w:id="416" w:name="_Toc7590890"/>
      <w:bookmarkStart w:id="417" w:name="_Toc25052043"/>
      <w:bookmarkStart w:id="418" w:name="_Toc72569357"/>
      <w:r>
        <w:t>Radio frame size equalisation</w:t>
      </w:r>
      <w:bookmarkEnd w:id="416"/>
      <w:bookmarkEnd w:id="417"/>
      <w:bookmarkEnd w:id="418"/>
    </w:p>
    <w:p w:rsidR="006D317B" w:rsidRDefault="006D317B">
      <w:bookmarkStart w:id="419" w:name="_Hlt64096704"/>
      <w:bookmarkEnd w:id="419"/>
      <w:r>
        <w:t>Radio frame size equalisation is padding the input bit sequence in order to ensure that the output can be segmented in data segments of same size. Radio frame size equalisation is only performed in the UL.</w:t>
      </w:r>
    </w:p>
    <w:p w:rsidR="006D317B" w:rsidRDefault="006D317B">
      <w:pPr>
        <w:pStyle w:val="Heading4"/>
        <w:tabs>
          <w:tab w:val="clear" w:pos="2520"/>
        </w:tabs>
      </w:pPr>
      <w:r>
        <w:t xml:space="preserve"> </w:t>
      </w:r>
      <w:bookmarkStart w:id="420" w:name="_Toc7590891"/>
      <w:bookmarkStart w:id="421" w:name="_Toc25052044"/>
      <w:bookmarkStart w:id="422" w:name="_Toc72569358"/>
      <w:r>
        <w:t>Radio frame segmentation</w:t>
      </w:r>
      <w:bookmarkEnd w:id="420"/>
      <w:bookmarkEnd w:id="421"/>
      <w:bookmarkEnd w:id="422"/>
    </w:p>
    <w:p w:rsidR="006D317B" w:rsidRDefault="006D317B">
      <w:r>
        <w:t>When the transmission time interval is longer than 10 ms, the input bit sequence is segmented and mapped onto consecutive radio frames. Following rate matching in the DL and radio frame size equalisation in the UL the input bit sequence length is guaranteed to be an integer multiple of radio frames.</w:t>
      </w:r>
    </w:p>
    <w:p w:rsidR="006D317B" w:rsidRDefault="006D317B">
      <w:pPr>
        <w:pStyle w:val="Heading4"/>
        <w:tabs>
          <w:tab w:val="clear" w:pos="2520"/>
        </w:tabs>
      </w:pPr>
      <w:bookmarkStart w:id="423" w:name="_Toc7590892"/>
      <w:bookmarkStart w:id="424" w:name="_Toc25052045"/>
      <w:bookmarkStart w:id="425" w:name="_Toc72569359"/>
      <w:r>
        <w:t>TrCH multiplexing</w:t>
      </w:r>
      <w:bookmarkEnd w:id="423"/>
      <w:bookmarkEnd w:id="424"/>
      <w:bookmarkEnd w:id="425"/>
    </w:p>
    <w:p w:rsidR="006D317B" w:rsidRDefault="006D317B">
      <w:pPr>
        <w:keepNext/>
        <w:keepLines/>
        <w:rPr>
          <w:lang w:eastAsia="ja-JP"/>
        </w:rPr>
      </w:pPr>
      <w:r>
        <w:rPr>
          <w:lang w:eastAsia="ja-JP"/>
        </w:rPr>
        <w:t>Every 10 ms, one radio frame from each TrCH is delivered to the TrCH multiplexing. These radio frames are serially multiplexed into a coded composite transport channel (CCTrCH).</w:t>
      </w:r>
    </w:p>
    <w:p w:rsidR="006D317B" w:rsidRDefault="006D317B">
      <w:pPr>
        <w:pStyle w:val="Heading4"/>
        <w:tabs>
          <w:tab w:val="clear" w:pos="2520"/>
        </w:tabs>
      </w:pPr>
      <w:r>
        <w:t xml:space="preserve"> </w:t>
      </w:r>
      <w:bookmarkStart w:id="426" w:name="_Toc7590893"/>
      <w:bookmarkStart w:id="427" w:name="_Toc25052046"/>
      <w:bookmarkStart w:id="428" w:name="_Toc72569360"/>
      <w:r>
        <w:t>Insertion of discontinuous transmission (DTX) indication bits</w:t>
      </w:r>
      <w:bookmarkEnd w:id="426"/>
      <w:bookmarkEnd w:id="427"/>
      <w:bookmarkEnd w:id="428"/>
    </w:p>
    <w:p w:rsidR="006D317B" w:rsidRDefault="006D317B">
      <w:r>
        <w:t xml:space="preserve">In the downlink, DTX is used to fill up the </w:t>
      </w:r>
      <w:r>
        <w:rPr>
          <w:lang w:eastAsia="ja-JP"/>
        </w:rPr>
        <w:t xml:space="preserve">radio </w:t>
      </w:r>
      <w:r>
        <w:t>frame</w:t>
      </w:r>
      <w:r>
        <w:rPr>
          <w:lang w:eastAsia="ja-JP"/>
        </w:rPr>
        <w:t xml:space="preserve"> with bits</w:t>
      </w:r>
      <w:r>
        <w:t xml:space="preserve">. The insertion point of DTX indication bits depends on whether fixed or flexible positions of the </w:t>
      </w:r>
      <w:r>
        <w:rPr>
          <w:lang w:eastAsia="ja-JP"/>
        </w:rPr>
        <w:t>TrCH</w:t>
      </w:r>
      <w:r>
        <w:t xml:space="preserve">s </w:t>
      </w:r>
      <w:r>
        <w:rPr>
          <w:lang w:eastAsia="ja-JP"/>
        </w:rPr>
        <w:t xml:space="preserve">in the radio frame </w:t>
      </w:r>
      <w:r>
        <w:t xml:space="preserve">are used. It is up to the UTRAN to decide </w:t>
      </w:r>
      <w:r>
        <w:rPr>
          <w:lang w:eastAsia="ja-JP"/>
        </w:rPr>
        <w:t xml:space="preserve">for each CCTrCH </w:t>
      </w:r>
      <w:r>
        <w:t>whether fix</w:t>
      </w:r>
      <w:r>
        <w:rPr>
          <w:lang w:eastAsia="ja-JP"/>
        </w:rPr>
        <w:t>ed</w:t>
      </w:r>
      <w:r>
        <w:t xml:space="preserve"> or flexible positions are used during the connection. DTX indication bits only indicate when the transmission should be turned off, they are not transmitted.</w:t>
      </w:r>
    </w:p>
    <w:p w:rsidR="006D317B" w:rsidRDefault="006D317B">
      <w:pPr>
        <w:pStyle w:val="Heading4"/>
        <w:tabs>
          <w:tab w:val="clear" w:pos="2520"/>
        </w:tabs>
      </w:pPr>
      <w:bookmarkStart w:id="429" w:name="_Toc399759072"/>
      <w:bookmarkStart w:id="430" w:name="_Toc7590894"/>
      <w:bookmarkStart w:id="431" w:name="_Toc25052047"/>
      <w:bookmarkStart w:id="432" w:name="_Toc72569361"/>
      <w:bookmarkEnd w:id="409"/>
      <w:r>
        <w:t>Outer coding/interleaving</w:t>
      </w:r>
      <w:bookmarkEnd w:id="429"/>
      <w:bookmarkEnd w:id="430"/>
      <w:bookmarkEnd w:id="431"/>
      <w:bookmarkEnd w:id="432"/>
    </w:p>
    <w:p w:rsidR="006D317B" w:rsidRDefault="006D317B">
      <w:r>
        <w:t>The current assumption for the outer Reed Salomon coding is a rate 4/5 code over the 2</w:t>
      </w:r>
      <w:r>
        <w:rPr>
          <w:vertAlign w:val="superscript"/>
        </w:rPr>
        <w:t>8</w:t>
      </w:r>
      <w:r>
        <w:t>-ary symbol alphabet.</w:t>
      </w:r>
    </w:p>
    <w:p w:rsidR="006D317B" w:rsidRDefault="006D317B">
      <w:r>
        <w:t>After outer Reed Salomon coding, symbol-wise inter-frame block interleaving is applied.</w:t>
      </w:r>
    </w:p>
    <w:p w:rsidR="006D317B" w:rsidRDefault="006D317B">
      <w:pPr>
        <w:pStyle w:val="Heading4"/>
        <w:tabs>
          <w:tab w:val="clear" w:pos="2520"/>
        </w:tabs>
      </w:pPr>
      <w:bookmarkStart w:id="433" w:name="_Toc399759074"/>
      <w:r>
        <w:t xml:space="preserve"> </w:t>
      </w:r>
      <w:bookmarkStart w:id="434" w:name="_Toc7590895"/>
      <w:bookmarkStart w:id="435" w:name="_Toc25052048"/>
      <w:bookmarkStart w:id="436" w:name="_Toc72569362"/>
      <w:r>
        <w:t>Rate matching</w:t>
      </w:r>
      <w:bookmarkEnd w:id="433"/>
      <w:bookmarkEnd w:id="434"/>
      <w:bookmarkEnd w:id="435"/>
      <w:bookmarkEnd w:id="436"/>
    </w:p>
    <w:p w:rsidR="006D317B" w:rsidRDefault="006D317B">
      <w:r>
        <w:t>After channel coding and service multiplexing, the total bit rate is almost arbitrary. The rate matching matches this rate to the limited set of possible bit rates of a Dedicated Physical Data Channel. Rate matching means that bits on a transport channel are repeated or punctured.</w:t>
      </w:r>
    </w:p>
    <w:p w:rsidR="006D317B" w:rsidRDefault="006D317B">
      <w:pPr>
        <w:pStyle w:val="Heading2"/>
        <w:tabs>
          <w:tab w:val="clear" w:pos="1440"/>
        </w:tabs>
      </w:pPr>
      <w:bookmarkStart w:id="437" w:name="_Toc7590897"/>
      <w:r>
        <w:br w:type="page"/>
      </w:r>
      <w:bookmarkStart w:id="438" w:name="_Toc25052050"/>
      <w:bookmarkStart w:id="439" w:name="_Ref58402402"/>
      <w:bookmarkStart w:id="440" w:name="_Toc72569363"/>
      <w:r>
        <w:t>Radio Resource Functions</w:t>
      </w:r>
      <w:bookmarkEnd w:id="437"/>
      <w:bookmarkEnd w:id="438"/>
      <w:bookmarkEnd w:id="439"/>
      <w:bookmarkEnd w:id="440"/>
    </w:p>
    <w:p w:rsidR="006D317B" w:rsidRDefault="006D317B">
      <w:pPr>
        <w:pStyle w:val="Heading3"/>
        <w:tabs>
          <w:tab w:val="clear" w:pos="2160"/>
        </w:tabs>
      </w:pPr>
      <w:bookmarkStart w:id="441" w:name="_Toc72569364"/>
      <w:bookmarkStart w:id="442" w:name="_Toc7590898"/>
      <w:bookmarkStart w:id="443" w:name="_Toc25052051"/>
      <w:r>
        <w:t>Initial spot search</w:t>
      </w:r>
      <w:bookmarkEnd w:id="441"/>
    </w:p>
    <w:p w:rsidR="006D317B" w:rsidRDefault="006D317B">
      <w:r>
        <w:t>During the initial satellite spot search, the UE searches for and determines the long code and frame synchronisation of the spot to which it has the lowest path loss.  This is carried out in three steps:</w:t>
      </w:r>
    </w:p>
    <w:p w:rsidR="006D317B" w:rsidRDefault="006D317B">
      <w:pPr>
        <w:pStyle w:val="Heading4"/>
        <w:tabs>
          <w:tab w:val="clear" w:pos="2520"/>
        </w:tabs>
      </w:pPr>
      <w:bookmarkStart w:id="444" w:name="_Toc72569365"/>
      <w:r>
        <w:t>Step 1: Slot synchronisation</w:t>
      </w:r>
      <w:bookmarkEnd w:id="444"/>
    </w:p>
    <w:p w:rsidR="006D317B" w:rsidRDefault="006D317B">
      <w:r>
        <w:t>During the first step of the initial spot search procedure, the UE uses the primary synchronisation channel to acquire slot synchronisation to the strongest spot. This is done with a matched filter matched to the primary synchronisation code c</w:t>
      </w:r>
      <w:r>
        <w:rPr>
          <w:vertAlign w:val="subscript"/>
        </w:rPr>
        <w:t>p</w:t>
      </w:r>
      <w:r>
        <w:t xml:space="preserve"> common to all spots. The output of the matched filter, accumulated over a sufficient number of slot intervals, will give peaks for each ray of each spot within range of the UE. Detecting the position of the strongest peak gives the timing of the strongest spot modulo the slot length. </w:t>
      </w:r>
    </w:p>
    <w:p w:rsidR="006D317B" w:rsidRDefault="006D317B">
      <w:pPr>
        <w:framePr w:hSpace="181" w:wrap="notBeside" w:vAnchor="text" w:hAnchor="page" w:xAlign="center" w:y="131"/>
        <w:jc w:val="center"/>
      </w:pPr>
      <w:r>
        <w:object w:dxaOrig="6778" w:dyaOrig="2407">
          <v:shape id="_x0000_i1064" type="#_x0000_t75" style="width:339pt;height:120pt" o:ole="" fillcolor="window">
            <v:imagedata r:id="rId86" o:title=""/>
          </v:shape>
          <o:OLEObject Type="Embed" ProgID="Word.Picture.8" ShapeID="_x0000_i1064" DrawAspect="Content" ObjectID="_1468164620" r:id="rId87"/>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30</w:t>
        </w:r>
      </w:fldSimple>
      <w:r>
        <w:t xml:space="preserve"> - Matched-filter search for primary synchronisation code</w:t>
      </w:r>
    </w:p>
    <w:p w:rsidR="006D317B" w:rsidRDefault="006D317B">
      <w:pPr>
        <w:pStyle w:val="Heading4"/>
        <w:tabs>
          <w:tab w:val="clear" w:pos="2520"/>
        </w:tabs>
      </w:pPr>
      <w:bookmarkStart w:id="445" w:name="_Toc72569366"/>
      <w:r>
        <w:t>Step 2: Frame synchronisation and code-group identification</w:t>
      </w:r>
      <w:bookmarkEnd w:id="445"/>
    </w:p>
    <w:p w:rsidR="006D317B" w:rsidRDefault="006D317B">
      <w:r>
        <w:t xml:space="preserve">During the next step of the initial spot search procedure, the UE uses the secondary synchronisation channel to find frame synchronisation and identify the code group of the spot found in the first step. This is done by correlating the received signal at the position of the secondary synchronisation codes with all possible secondary synchronisation codes. Note that the position of the Secondary synchronisation codes are known after the first step, due to the known time offset between the primary and the secondary synchronisation codes. </w:t>
      </w:r>
    </w:p>
    <w:p w:rsidR="006D317B" w:rsidRDefault="006D317B">
      <w:r>
        <w:t>Furthermore, the frame synchronisation is found from the modulation sequence of the secondary SCH.</w:t>
      </w:r>
    </w:p>
    <w:p w:rsidR="006D317B" w:rsidRDefault="006D317B">
      <w:pPr>
        <w:pStyle w:val="Heading4"/>
        <w:tabs>
          <w:tab w:val="clear" w:pos="2520"/>
        </w:tabs>
      </w:pPr>
      <w:bookmarkStart w:id="446" w:name="_Toc72569367"/>
      <w:r>
        <w:t>Step 3: Scrambling-code identification</w:t>
      </w:r>
      <w:bookmarkEnd w:id="446"/>
    </w:p>
    <w:p w:rsidR="006D317B" w:rsidRDefault="006D317B">
      <w:r>
        <w:t>During the last step of the initial spot search procedure, the UE determines the exact primary scrambling code used by the found spot.  The primary scrambling code is identified through symbol-by-symbol correlation over the CPICH with all scrambling codes within the code group identified in the second step.</w:t>
      </w:r>
    </w:p>
    <w:p w:rsidR="006D317B" w:rsidRDefault="006D317B">
      <w:r>
        <w:t>After the scrambling code has been identified, the Primary CCPCH can be detected, super-frame synchronisation can be acquired and the system- and spot specific BCCH information can be read.</w:t>
      </w:r>
    </w:p>
    <w:p w:rsidR="006D317B" w:rsidRDefault="006D317B">
      <w:pPr>
        <w:pStyle w:val="Heading3"/>
        <w:tabs>
          <w:tab w:val="clear" w:pos="2160"/>
        </w:tabs>
      </w:pPr>
      <w:r>
        <w:br w:type="page"/>
      </w:r>
      <w:bookmarkStart w:id="447" w:name="_Toc72569368"/>
      <w:r>
        <w:t>Random Access procedure</w:t>
      </w:r>
      <w:bookmarkEnd w:id="442"/>
      <w:bookmarkEnd w:id="443"/>
      <w:bookmarkEnd w:id="447"/>
    </w:p>
    <w:p w:rsidR="006D317B" w:rsidRDefault="006D317B">
      <w:pPr>
        <w:pStyle w:val="Heading4"/>
        <w:tabs>
          <w:tab w:val="clear" w:pos="2520"/>
        </w:tabs>
      </w:pPr>
      <w:bookmarkStart w:id="448" w:name="_Toc72569369"/>
      <w:r>
        <w:t>3GPP inherited procedure</w:t>
      </w:r>
      <w:bookmarkEnd w:id="448"/>
    </w:p>
    <w:p w:rsidR="006D317B" w:rsidRDefault="006D317B">
      <w:r>
        <w:t>Before making a Random Access attempt, UEs :</w:t>
      </w:r>
    </w:p>
    <w:p w:rsidR="006D317B" w:rsidRDefault="006D317B">
      <w:pPr>
        <w:pStyle w:val="puce"/>
      </w:pPr>
      <w:r>
        <w:t>Acquire chip and frame synchronisation to the target spot (initial spot search)</w:t>
      </w:r>
    </w:p>
    <w:p w:rsidR="006D317B" w:rsidRDefault="006D317B">
      <w:pPr>
        <w:pStyle w:val="puce"/>
      </w:pPr>
      <w:r>
        <w:t>Acquire information about what Random Access (preamble) codes are available in the spot from the BCCH</w:t>
      </w:r>
    </w:p>
    <w:p w:rsidR="006D317B" w:rsidRDefault="006D317B">
      <w:pPr>
        <w:pStyle w:val="puce"/>
        <w:ind w:left="426" w:hanging="220"/>
      </w:pPr>
      <w:r>
        <w:t>Estimate the uplink path-loss from measurements of the received spot power and use this path-loss estimate, together with the uplink received interference level and received SIR target, to decide the transmit power of the Random Access burst. The uplink interference level as well as the required received SIR are broadcast on the BCCH.</w:t>
      </w:r>
    </w:p>
    <w:p w:rsidR="006D317B" w:rsidRDefault="006D317B">
      <w:r>
        <w:t>The UE then transmits the Random Access burst with a n*2 ms time-offset (n=0..4) relative to the  received frame boundary. The value of n, i.e. the time-offset, is chosen at random at each Random Access attempt.</w:t>
      </w:r>
    </w:p>
    <w:p w:rsidR="006D317B" w:rsidRDefault="006D317B">
      <w:pPr>
        <w:rPr>
          <w:rFonts w:eastAsia="?? ??"/>
        </w:rPr>
      </w:pPr>
      <w:r>
        <w:rPr>
          <w:rFonts w:eastAsia="?? ??"/>
        </w:rPr>
        <w:t>UEs implement the following procedure :</w:t>
      </w:r>
    </w:p>
    <w:p w:rsidR="006D317B" w:rsidRDefault="006D317B">
      <w:pPr>
        <w:numPr>
          <w:ilvl w:val="0"/>
          <w:numId w:val="140"/>
        </w:numPr>
        <w:ind w:left="927"/>
        <w:rPr>
          <w:rFonts w:eastAsia="?? ??"/>
        </w:rPr>
      </w:pPr>
      <w:r>
        <w:rPr>
          <w:rFonts w:eastAsia="?? ??"/>
        </w:rPr>
        <w:t>Decoding of BCH and acquisition of access parameters,</w:t>
      </w:r>
    </w:p>
    <w:p w:rsidR="006D317B" w:rsidRDefault="006D317B">
      <w:pPr>
        <w:numPr>
          <w:ilvl w:val="0"/>
          <w:numId w:val="140"/>
        </w:numPr>
        <w:ind w:left="927"/>
        <w:rPr>
          <w:rFonts w:eastAsia="?? ??"/>
        </w:rPr>
      </w:pPr>
      <w:r>
        <w:rPr>
          <w:rFonts w:eastAsia="?? ??"/>
        </w:rPr>
        <w:t>Random choice of a PRACH sub-channel among the set of sub-channels allocated to the access class the UE belongs to</w:t>
      </w:r>
    </w:p>
    <w:p w:rsidR="006D317B" w:rsidRDefault="006D317B">
      <w:pPr>
        <w:numPr>
          <w:ilvl w:val="0"/>
          <w:numId w:val="140"/>
        </w:numPr>
        <w:ind w:left="927"/>
        <w:rPr>
          <w:rFonts w:eastAsia="?? ??"/>
        </w:rPr>
      </w:pPr>
      <w:r>
        <w:rPr>
          <w:rFonts w:eastAsia="?? ??"/>
        </w:rPr>
        <w:t>Transmission of a PRACH preamble,</w:t>
      </w:r>
    </w:p>
    <w:p w:rsidR="006D317B" w:rsidRDefault="006D317B">
      <w:pPr>
        <w:numPr>
          <w:ilvl w:val="0"/>
          <w:numId w:val="140"/>
        </w:numPr>
        <w:ind w:left="927"/>
        <w:rPr>
          <w:rFonts w:eastAsia="?? ??"/>
        </w:rPr>
      </w:pPr>
      <w:r>
        <w:rPr>
          <w:rFonts w:eastAsia="?? ??"/>
        </w:rPr>
        <w:t>Decoding of AICH channel in order to test if the gateway detected the preamble,</w:t>
      </w:r>
    </w:p>
    <w:p w:rsidR="006D317B" w:rsidRDefault="006D317B">
      <w:pPr>
        <w:numPr>
          <w:ilvl w:val="0"/>
          <w:numId w:val="140"/>
        </w:numPr>
        <w:ind w:left="927"/>
        <w:rPr>
          <w:rFonts w:eastAsia="?? ??"/>
        </w:rPr>
      </w:pPr>
      <w:r>
        <w:rPr>
          <w:rFonts w:eastAsia="?? ??"/>
        </w:rPr>
        <w:t>If the preamble was not detected, re-transmission of the PRACH preamble with increase of transmit power in the next available access slot,</w:t>
      </w:r>
    </w:p>
    <w:p w:rsidR="006D317B" w:rsidRDefault="006D317B">
      <w:pPr>
        <w:numPr>
          <w:ilvl w:val="0"/>
          <w:numId w:val="140"/>
        </w:numPr>
        <w:ind w:left="927"/>
        <w:rPr>
          <w:rFonts w:eastAsia="?? ??"/>
        </w:rPr>
      </w:pPr>
      <w:r>
        <w:rPr>
          <w:rFonts w:eastAsia="?? ??"/>
        </w:rPr>
        <w:t>When AICH indicates the preamble was correctly detected by the gateway, transmission of the message part,</w:t>
      </w:r>
    </w:p>
    <w:p w:rsidR="006D317B" w:rsidRDefault="006D317B">
      <w:pPr>
        <w:numPr>
          <w:ilvl w:val="0"/>
          <w:numId w:val="140"/>
        </w:numPr>
        <w:ind w:left="927"/>
        <w:rPr>
          <w:rFonts w:eastAsia="?? ??"/>
        </w:rPr>
      </w:pPr>
      <w:r>
        <w:rPr>
          <w:rFonts w:eastAsia="?? ??"/>
        </w:rPr>
        <w:t>If the maximum number of preamble re-transmission is reached, or if the gateway signals a non acknowledgement, the Random-Access procedure is declared failed.</w:t>
      </w:r>
    </w:p>
    <w:p w:rsidR="006D317B" w:rsidRDefault="006D317B">
      <w:pPr>
        <w:pStyle w:val="Heading4"/>
        <w:tabs>
          <w:tab w:val="clear" w:pos="2520"/>
        </w:tabs>
        <w:rPr>
          <w:lang w:val="fr-FR"/>
        </w:rPr>
      </w:pPr>
      <w:bookmarkStart w:id="449" w:name="_Toc72569370"/>
      <w:r>
        <w:rPr>
          <w:lang w:val="fr-FR"/>
        </w:rPr>
        <w:t>Adaptation to satellite environment</w:t>
      </w:r>
      <w:bookmarkEnd w:id="449"/>
    </w:p>
    <w:p w:rsidR="006D317B" w:rsidRDefault="006D317B">
      <w:r>
        <w:t>Random access parameters broadcast over BCH are :</w:t>
      </w:r>
    </w:p>
    <w:p w:rsidR="006D317B" w:rsidRDefault="006D317B">
      <w:pPr>
        <w:pStyle w:val="puce"/>
        <w:ind w:left="1066"/>
      </w:pPr>
      <w:r>
        <w:t>Available access slots map,</w:t>
      </w:r>
    </w:p>
    <w:p w:rsidR="006D317B" w:rsidRDefault="006D317B">
      <w:pPr>
        <w:pStyle w:val="puce"/>
        <w:ind w:left="1066"/>
      </w:pPr>
      <w:r>
        <w:t>List of available signatures,</w:t>
      </w:r>
    </w:p>
    <w:p w:rsidR="006D317B" w:rsidRDefault="006D317B">
      <w:pPr>
        <w:pStyle w:val="puce"/>
        <w:ind w:left="1066"/>
      </w:pPr>
      <w:r>
        <w:t>Minimum delay between 2 preambles transmission,</w:t>
      </w:r>
    </w:p>
    <w:p w:rsidR="006D317B" w:rsidRDefault="006D317B">
      <w:pPr>
        <w:pStyle w:val="puce"/>
        <w:ind w:left="1066"/>
      </w:pPr>
      <w:r>
        <w:t>Acknowledgement reception delay,</w:t>
      </w:r>
    </w:p>
    <w:p w:rsidR="006D317B" w:rsidRDefault="006D317B">
      <w:pPr>
        <w:pStyle w:val="puce"/>
        <w:ind w:left="1066"/>
      </w:pPr>
      <w:r>
        <w:t>Delay between preamble and message transmissions,</w:t>
      </w:r>
    </w:p>
    <w:p w:rsidR="006D317B" w:rsidRDefault="006D317B">
      <w:pPr>
        <w:pStyle w:val="puce"/>
        <w:ind w:left="1066"/>
      </w:pPr>
      <w:r>
        <w:t>Maximum number of preamble repetitions,</w:t>
      </w:r>
    </w:p>
    <w:p w:rsidR="006D317B" w:rsidRDefault="006D317B">
      <w:pPr>
        <w:pStyle w:val="puce"/>
        <w:ind w:left="1066"/>
      </w:pPr>
      <w:r>
        <w:t>parameters for PRACH transmit power calculation.</w:t>
      </w:r>
    </w:p>
    <w:p w:rsidR="006D317B" w:rsidRDefault="006D317B">
      <w:pPr>
        <w:pStyle w:val="Heading5"/>
      </w:pPr>
      <w:bookmarkStart w:id="450" w:name="_Toc72569371"/>
      <w:r>
        <w:t>Transmit power</w:t>
      </w:r>
      <w:bookmarkEnd w:id="450"/>
    </w:p>
    <w:p w:rsidR="006D317B" w:rsidRDefault="006D317B">
      <w:r>
        <w:t xml:space="preserve">One shot acquisition is commonly used in satellite environment. </w:t>
      </w:r>
    </w:p>
    <w:p w:rsidR="006D317B" w:rsidRDefault="006D317B">
      <w:r>
        <w:t>3GPP W-CDMA radio interface eases one shot acquisition activation thanks to PRACH radio access parameters broadcast over BCH.</w:t>
      </w:r>
    </w:p>
    <w:p w:rsidR="006D317B" w:rsidRDefault="006D317B">
      <w:r>
        <w:t>Radio access network can configure PRACH access parameters to relevant  values in order to set initial preamble transmit power to maximum value (one shot acquisition). This adaptation to satellite environment and proper configuration of  System Information Blocks is managed by radio resource algorithm at the gateway (RNC).</w:t>
      </w:r>
    </w:p>
    <w:p w:rsidR="006D317B" w:rsidRDefault="006D317B">
      <w:pPr>
        <w:pStyle w:val="Heading5"/>
      </w:pPr>
      <w:bookmarkStart w:id="451" w:name="_Toc72569372"/>
      <w:r>
        <w:t>Power ramp up procedure</w:t>
      </w:r>
      <w:bookmarkEnd w:id="451"/>
    </w:p>
    <w:p w:rsidR="006D317B" w:rsidRDefault="006D317B">
      <w:r>
        <w:t>The power ramp up procedure can be easily adapted to satellite environment by configuring properly the maximum number preamble repetition UEs are allowed (configuration parameter broadcast over BCH). Configuration is done at the gateway (RNC).</w:t>
      </w:r>
    </w:p>
    <w:p w:rsidR="006D317B" w:rsidRDefault="006D317B">
      <w:pPr>
        <w:pStyle w:val="Heading5"/>
      </w:pPr>
      <w:bookmarkStart w:id="452" w:name="_Toc72569373"/>
      <w:r>
        <w:t>Preamble collisions</w:t>
      </w:r>
      <w:bookmarkEnd w:id="452"/>
    </w:p>
    <w:p w:rsidR="006D317B" w:rsidRDefault="006D317B">
      <w:r>
        <w:t xml:space="preserve">A particular attention must be set to timing synchronisation relative to access slots, due to the spot size in a satellite environment. </w:t>
      </w:r>
    </w:p>
    <w:p w:rsidR="006D317B" w:rsidRDefault="006D317B">
      <w:bookmarkStart w:id="453" w:name="_Hlt25402476"/>
      <w:bookmarkEnd w:id="453"/>
      <w:r>
        <w:t xml:space="preserve">Time reference is broadcast by satellite and is received at UEs with a delay which is depending on their position in the spot coverage. Each UE synchronises its time clock to the one received from the satellite, but due to UEs propagation time dispersion, UEs de-synchronisation towards each other is an important outcome. </w:t>
      </w:r>
    </w:p>
    <w:p w:rsidR="006D317B" w:rsidRDefault="006D317B">
      <w:r>
        <w:t>Examples of propagation time dispersion, taking into account the overall two way loop delay dispersion (from gateway to UE and from UE to gateway) for several satellite configuration types are given hereafter :</w:t>
      </w:r>
    </w:p>
    <w:p w:rsidR="006D317B" w:rsidRDefault="006D317B">
      <w:pPr>
        <w:pStyle w:val="puce"/>
        <w:ind w:left="1066"/>
      </w:pPr>
      <w:r>
        <w:t>European spot coverage,  UEs elevation from 20° to 40° : in the range of 13 ms (~10 access slots),</w:t>
      </w:r>
    </w:p>
    <w:p w:rsidR="006D317B" w:rsidRDefault="006D317B">
      <w:pPr>
        <w:pStyle w:val="puce"/>
        <w:ind w:left="1066"/>
      </w:pPr>
      <w:r>
        <w:t>National spot coverage (European country size) : in the range of 4 ms (~3 access slots).</w:t>
      </w:r>
    </w:p>
    <w:p w:rsidR="006D317B" w:rsidRDefault="006D317B">
      <w:r>
        <w:t>A guard time is defined between access slots (1024 chips). In a terrestrial system with coverage areas limited to few kilometres, this guard time is sufficient to absorb UEs propagation time dispersion.</w:t>
      </w:r>
    </w:p>
    <w:p w:rsidR="006D317B" w:rsidRDefault="006D317B">
      <w:r>
        <w:t>Within a satellite spot coverage, UEs propagation time dispersion is larger (up to few milli-seconds). This means guard time must be enlarged. In order to keep 3GPP access slot map structure, adaptation to satellite radio environment is done via inhibition of access slots. The number of inhibited access slots is satellite constellation configuration dependant.</w:t>
      </w:r>
    </w:p>
    <w:p w:rsidR="006D317B" w:rsidRDefault="006D317B">
      <w:r>
        <w:t>An illustration is given hereafter, where only 1 access slot is available for a total of 3 access slots (slots number slots 0, 3, 6, 9 and 12).</w:t>
      </w:r>
    </w:p>
    <w:p w:rsidR="006D317B" w:rsidRDefault="006D317B">
      <w:pPr>
        <w:jc w:val="center"/>
      </w:pPr>
      <w:r>
        <w:object w:dxaOrig="9225" w:dyaOrig="1965">
          <v:shape id="_x0000_i1065" type="#_x0000_t75" style="width:373.5pt;height:81.75pt" o:ole="" fillcolor="window">
            <v:imagedata r:id="rId88" o:title=""/>
          </v:shape>
          <o:OLEObject Type="Embed" ProgID="Word.Picture.8" ShapeID="_x0000_i1065" DrawAspect="Content" ObjectID="_1468164621" r:id="rId89"/>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31</w:t>
        </w:r>
      </w:fldSimple>
      <w:r>
        <w:t xml:space="preserve"> - Satellite access slot mapping as broadcast over BCH</w:t>
      </w:r>
    </w:p>
    <w:p w:rsidR="006D317B" w:rsidRDefault="006D317B">
      <w:r>
        <w:t>While Access Slot map broadcast over BCH indicates some access slots are inhibited, the gateway is subject to receive preambles within the inhibited access slots due to UEs time dispersion. This is illustrated in the figure below :</w:t>
      </w:r>
    </w:p>
    <w:p w:rsidR="006D317B" w:rsidRDefault="006D317B">
      <w:pPr>
        <w:jc w:val="center"/>
      </w:pPr>
      <w:r>
        <w:object w:dxaOrig="7305" w:dyaOrig="3120">
          <v:shape id="_x0000_i1066" type="#_x0000_t75" style="width:292.5pt;height:124.5pt" o:ole="" fillcolor="window">
            <v:imagedata r:id="rId90" o:title=""/>
          </v:shape>
          <o:OLEObject Type="Embed" ProgID="Word.Picture.8" ShapeID="_x0000_i1066" DrawAspect="Content" ObjectID="_1468164622" r:id="rId91"/>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32</w:t>
        </w:r>
      </w:fldSimple>
      <w:r>
        <w:t xml:space="preserve"> - Preambles reception at the gateway</w:t>
      </w:r>
      <w:r>
        <w:br w:type="page"/>
      </w:r>
    </w:p>
    <w:p w:rsidR="006D317B" w:rsidRDefault="006D317B">
      <w:pPr>
        <w:pStyle w:val="Heading6"/>
        <w:tabs>
          <w:tab w:val="clear" w:pos="3240"/>
        </w:tabs>
      </w:pPr>
      <w:bookmarkStart w:id="454" w:name="_Toc72569374"/>
      <w:r>
        <w:t>Gateway preamble acquisition</w:t>
      </w:r>
      <w:bookmarkEnd w:id="454"/>
    </w:p>
    <w:p w:rsidR="006D317B" w:rsidRDefault="006D317B">
      <w:r>
        <w:t xml:space="preserve">Preamble search window is adjusted to the maximum UEs time dispersion. Impact of search window size on preamble Ec/No is detailed in clause </w:t>
      </w:r>
      <w:r>
        <w:fldChar w:fldCharType="begin"/>
      </w:r>
      <w:r>
        <w:instrText xml:space="preserve"> REF _Ref64369671 \r \h </w:instrText>
      </w:r>
      <w:r>
        <w:fldChar w:fldCharType="separate"/>
      </w:r>
      <w:r>
        <w:t>6.2.1.1</w:t>
      </w:r>
      <w:r>
        <w:fldChar w:fldCharType="end"/>
      </w:r>
      <w:r>
        <w:t xml:space="preserve"> (preamble performance requirement).</w:t>
      </w:r>
    </w:p>
    <w:p w:rsidR="006D317B" w:rsidRDefault="006D317B">
      <w:r>
        <w:t>Additionally, large preamble acquisition window induces drawbacks :</w:t>
      </w:r>
    </w:p>
    <w:p w:rsidR="006D317B" w:rsidRDefault="006D317B">
      <w:pPr>
        <w:pStyle w:val="puce"/>
        <w:ind w:left="1066"/>
      </w:pPr>
      <w:r>
        <w:t>Several preambles received in the same reception window are not distinguished, while there is no preambles overlapping (collision). This reduces artificially RACH capacity.</w:t>
      </w:r>
    </w:p>
    <w:p w:rsidR="006D317B" w:rsidRDefault="006D317B">
      <w:pPr>
        <w:pStyle w:val="puce"/>
        <w:ind w:left="1066"/>
      </w:pPr>
      <w:r>
        <w:t>Time for samplings storage is increased : this introduces additional processing delay in a system which is otherwise slowly reactive (due to large propagation delay).</w:t>
      </w:r>
    </w:p>
    <w:p w:rsidR="006D317B" w:rsidRDefault="006D317B">
      <w:pPr>
        <w:pStyle w:val="puce"/>
        <w:ind w:left="1066"/>
      </w:pPr>
      <w:r>
        <w:t xml:space="preserve">Processing time is increased with few possibility to manage parallel treatment. </w:t>
      </w:r>
    </w:p>
    <w:p w:rsidR="006D317B" w:rsidRDefault="006D317B">
      <w:r>
        <w:t>In order to improve system efficiency, it is suggested as an option to implement several preamble reception windows per group of access slots, i.e. running also for inhibited access slots as illustrated in the figure below :</w:t>
      </w:r>
    </w:p>
    <w:p w:rsidR="006D317B" w:rsidRDefault="006D317B">
      <w:pPr>
        <w:jc w:val="center"/>
      </w:pPr>
      <w:r>
        <w:object w:dxaOrig="7305" w:dyaOrig="3120">
          <v:shape id="_x0000_i1067" type="#_x0000_t75" style="width:292.5pt;height:124.5pt" o:ole="" fillcolor="window">
            <v:imagedata r:id="rId92" o:title=""/>
          </v:shape>
          <o:OLEObject Type="Embed" ProgID="Word.Picture.8" ShapeID="_x0000_i1067" DrawAspect="Content" ObjectID="_1468164623" r:id="rId93"/>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33</w:t>
        </w:r>
      </w:fldSimple>
      <w:r>
        <w:t xml:space="preserve"> - Gateway multiple  preamble reception windows</w:t>
      </w:r>
    </w:p>
    <w:p w:rsidR="006D317B" w:rsidRDefault="006D317B">
      <w:pPr>
        <w:pStyle w:val="Heading6"/>
        <w:tabs>
          <w:tab w:val="clear" w:pos="3240"/>
        </w:tabs>
        <w:rPr>
          <w:lang w:val="fr-FR"/>
        </w:rPr>
      </w:pPr>
      <w:bookmarkStart w:id="455" w:name="_Toc72569375"/>
      <w:r>
        <w:rPr>
          <w:lang w:val="fr-FR"/>
        </w:rPr>
        <w:t>UE synchronisation (optional)</w:t>
      </w:r>
      <w:bookmarkEnd w:id="455"/>
    </w:p>
    <w:p w:rsidR="006D317B" w:rsidRDefault="006D317B">
      <w:r>
        <w:t>As an option, UE preamble transmission can be modified in order to get closer to slotted ALOHA.</w:t>
      </w:r>
    </w:p>
    <w:p w:rsidR="006D317B" w:rsidRDefault="006D317B">
      <w:r>
        <w:t>Two solutions can be envisaged :</w:t>
      </w:r>
    </w:p>
    <w:p w:rsidR="006D317B" w:rsidRDefault="006D317B">
      <w:pPr>
        <w:numPr>
          <w:ilvl w:val="0"/>
          <w:numId w:val="1716"/>
        </w:numPr>
        <w:ind w:left="644"/>
      </w:pPr>
      <w:r>
        <w:t>UE transmission timing is corrected with GNSS reference so that preamble reception within one access slot is guaranteed. This requires UE is equipped with a GNSS device.</w:t>
      </w:r>
    </w:p>
    <w:p w:rsidR="006D317B" w:rsidRDefault="006D317B">
      <w:pPr>
        <w:numPr>
          <w:ilvl w:val="0"/>
          <w:numId w:val="1716"/>
        </w:numPr>
        <w:ind w:left="644"/>
      </w:pPr>
      <w:r>
        <w:t>UE repeats preambles with a time shift chosen according to an algorithm configured with the spot size. Several transmissions are tried until to cope with gateway preamble acquisition window. A major drawback of this solution is time for preamble acquisition is considerably increased due to multiple preamble re-transmissions.</w:t>
      </w:r>
    </w:p>
    <w:p w:rsidR="006D317B" w:rsidRDefault="006D317B">
      <w:pPr>
        <w:pStyle w:val="Heading5"/>
      </w:pPr>
      <w:bookmarkStart w:id="456" w:name="_Toc72569376"/>
      <w:r>
        <w:t>AICH</w:t>
      </w:r>
      <w:bookmarkStart w:id="457" w:name="_Hlt30496172"/>
      <w:bookmarkEnd w:id="456"/>
      <w:bookmarkEnd w:id="457"/>
    </w:p>
    <w:p w:rsidR="006D317B" w:rsidRDefault="006D317B">
      <w:r>
        <w:t xml:space="preserve">3GPP standards set preamble-to-AI distance </w:t>
      </w:r>
      <w:r>
        <w:sym w:font="Symbol" w:char="F074"/>
      </w:r>
      <w:r>
        <w:rPr>
          <w:vertAlign w:val="subscript"/>
        </w:rPr>
        <w:t>p-a</w:t>
      </w:r>
      <w:r>
        <w:t xml:space="preserve"> in relation with terrestrial propagation delays, which is restricted to 2 values : 7 680 and 12 800 chips (2 and 3.33 ms) .  This does not fit with satellite channel latency.</w:t>
      </w:r>
    </w:p>
    <w:p w:rsidR="006D317B" w:rsidRDefault="006D317B">
      <w:r>
        <w:t xml:space="preserve">Thus it is required to adapt UE AICH reception window in order to cope with satellite propagation delay : UE implements </w:t>
      </w:r>
      <w:r>
        <w:sym w:font="Symbol" w:char="F074"/>
      </w:r>
      <w:r>
        <w:rPr>
          <w:vertAlign w:val="subscript"/>
        </w:rPr>
        <w:t>p-a</w:t>
      </w:r>
      <w:r>
        <w:t xml:space="preserve"> with a multiplication factor and AICH reception window is time shifted to be compared to 3GPP terrestrial procedure. The multiplication factor is satellite constellation dependant.</w:t>
      </w:r>
    </w:p>
    <w:p w:rsidR="006D317B" w:rsidRDefault="006D317B">
      <w:pPr>
        <w:pStyle w:val="Heading5"/>
      </w:pPr>
      <w:bookmarkStart w:id="458" w:name="_Toc72569377"/>
      <w:r>
        <w:t>Message part reception</w:t>
      </w:r>
      <w:bookmarkEnd w:id="458"/>
    </w:p>
    <w:p w:rsidR="006D317B" w:rsidRDefault="006D317B">
      <w:bookmarkStart w:id="459" w:name="_Toc7590899"/>
      <w:bookmarkStart w:id="460" w:name="_Toc25052052"/>
      <w:r>
        <w:t>When gateway has sent positive acknowledgement over AICH, it must prepare RACH message part reception after a delay compatible with satellite channel latency. The reception delay is satellite constellation dependant.</w:t>
      </w:r>
    </w:p>
    <w:p w:rsidR="006D317B" w:rsidRDefault="006D317B">
      <w:pPr>
        <w:pStyle w:val="Heading3"/>
        <w:tabs>
          <w:tab w:val="clear" w:pos="2160"/>
        </w:tabs>
      </w:pPr>
      <w:r>
        <w:br w:type="page"/>
      </w:r>
      <w:bookmarkStart w:id="461" w:name="_Toc72569378"/>
      <w:r>
        <w:t>Code allocation</w:t>
      </w:r>
      <w:bookmarkEnd w:id="459"/>
      <w:bookmarkEnd w:id="460"/>
      <w:bookmarkEnd w:id="461"/>
    </w:p>
    <w:p w:rsidR="006D317B" w:rsidRDefault="006D317B">
      <w:r>
        <w:t xml:space="preserve">Scrambling and channelisation codes are allocated in the same manner than 3GPP UTRAN (ref. </w:t>
      </w:r>
      <w:r>
        <w:fldChar w:fldCharType="begin"/>
      </w:r>
      <w:r>
        <w:instrText xml:space="preserve"> REF _Ref23763806 \r \h </w:instrText>
      </w:r>
      <w:r>
        <w:fldChar w:fldCharType="separate"/>
      </w:r>
      <w:r>
        <w:t>[15]</w:t>
      </w:r>
      <w:r>
        <w:fldChar w:fldCharType="end"/>
      </w:r>
      <w:r>
        <w:t>).</w:t>
      </w:r>
    </w:p>
    <w:p w:rsidR="006D317B" w:rsidRDefault="006D317B">
      <w:r>
        <w:t>When IMRs are deployed, IMR downlink scrambling codes are allocated according to two strategies :</w:t>
      </w:r>
    </w:p>
    <w:p w:rsidR="006D317B" w:rsidRDefault="006D317B">
      <w:pPr>
        <w:numPr>
          <w:ilvl w:val="0"/>
          <w:numId w:val="1718"/>
        </w:numPr>
        <w:ind w:left="814"/>
      </w:pPr>
      <w:r>
        <w:t xml:space="preserve">"Multi-path mode" : a unique scrambling code for the whole spot coverage, i.e. the same scrambling code is used for MSS satellite and every IMR transmission under the same spot coverage. This case takes advantage of the UE receiver capability for multi-path combining.   </w:t>
      </w:r>
    </w:p>
    <w:p w:rsidR="006D317B" w:rsidRDefault="006D317B">
      <w:pPr>
        <w:numPr>
          <w:ilvl w:val="0"/>
          <w:numId w:val="1719"/>
        </w:numPr>
        <w:ind w:left="814"/>
      </w:pPr>
      <w:r>
        <w:t>"Macro-diversity mode" : one scrambling code per Tx equipment, i.e. one for the MSS satellite transmission and one scrambling code per IMR or group of IMRs. This case takes advantage of the UE receiver capability for multi-downlink scrambling code combining. IMR scrambling codes can be re-used between far away areas (downlink scrambling codes limitation).</w:t>
      </w:r>
    </w:p>
    <w:p w:rsidR="006D317B" w:rsidRDefault="006D317B">
      <w:pPr>
        <w:pStyle w:val="Heading3"/>
        <w:tabs>
          <w:tab w:val="clear" w:pos="2160"/>
        </w:tabs>
      </w:pPr>
      <w:bookmarkStart w:id="462" w:name="_Toc72569379"/>
      <w:bookmarkStart w:id="463" w:name="_Toc7590906"/>
      <w:bookmarkStart w:id="464" w:name="_Toc25052059"/>
      <w:bookmarkStart w:id="465" w:name="_Ref26088552"/>
      <w:r>
        <w:t>Dedicated channels synchronisation</w:t>
      </w:r>
      <w:bookmarkEnd w:id="462"/>
    </w:p>
    <w:p w:rsidR="006D317B" w:rsidRDefault="006D317B">
      <w:pPr>
        <w:pStyle w:val="Heading3"/>
        <w:tabs>
          <w:tab w:val="clear" w:pos="2160"/>
        </w:tabs>
      </w:pPr>
      <w:bookmarkStart w:id="466" w:name="_Toc72569380"/>
      <w:r>
        <w:t>Power control</w:t>
      </w:r>
      <w:bookmarkEnd w:id="463"/>
      <w:bookmarkEnd w:id="464"/>
      <w:bookmarkEnd w:id="465"/>
      <w:bookmarkEnd w:id="466"/>
    </w:p>
    <w:p w:rsidR="006D317B" w:rsidRDefault="006D317B">
      <w:pPr>
        <w:pStyle w:val="Heading4"/>
        <w:tabs>
          <w:tab w:val="clear" w:pos="2520"/>
        </w:tabs>
      </w:pPr>
      <w:bookmarkStart w:id="467" w:name="_Toc7590910"/>
      <w:bookmarkStart w:id="468" w:name="_Toc25052063"/>
      <w:bookmarkStart w:id="469" w:name="_Toc72569381"/>
      <w:r>
        <w:t>Open-loop power control</w:t>
      </w:r>
      <w:bookmarkEnd w:id="467"/>
      <w:bookmarkEnd w:id="468"/>
      <w:bookmarkEnd w:id="469"/>
    </w:p>
    <w:p w:rsidR="006D317B" w:rsidRDefault="006D317B">
      <w:r>
        <w:t>Open-loop power control is used to adjust the transmit power of the physical Random-Access channel. Before the transmission of a Random-Access frame, the UE should measure the received power of the downlink Primary Common Control Physical Channel over a sufficiently long time to remove any effect of the non-reciprocal multi-path fading. From the power estimate and knowledge of the Primary CCPCH transmit power (broadcast on the BCCH) the downlink path-loss including shadow fading can be found. From this path loss estimate and knowledge of the uplink interference level and the required received SIR, the transmit power of the physical Random-Access channel can be determined. The uplink interference level as well as the required received SIR is broadcast on the BCCH.</w:t>
      </w:r>
    </w:p>
    <w:p w:rsidR="006D317B" w:rsidRDefault="006D317B">
      <w:pPr>
        <w:pStyle w:val="Heading4"/>
        <w:tabs>
          <w:tab w:val="clear" w:pos="2520"/>
        </w:tabs>
      </w:pPr>
      <w:bookmarkStart w:id="470" w:name="_Toc72569382"/>
      <w:r>
        <w:t>Layer 1 closed loop power control</w:t>
      </w:r>
      <w:bookmarkEnd w:id="470"/>
    </w:p>
    <w:p w:rsidR="006D317B" w:rsidRDefault="006D317B">
      <w:r>
        <w:t>Layer 1 closed loop power control similar to 3GPP may be envisaged, i.e. generating one Transmit Power Control command per slot. Nevertheless, due to satellite channel latency, 3GPP layer 1 closed loop power control is to be adapted.</w:t>
      </w:r>
    </w:p>
    <w:p w:rsidR="006D317B" w:rsidRDefault="006D317B">
      <w:bookmarkStart w:id="471" w:name="_Toc7590907"/>
      <w:bookmarkStart w:id="472" w:name="_Toc25052060"/>
      <w:r>
        <w:t>The delay to reach the receiver is in the range of 240 ms for GSO satellite, i.e. if applied immediately TPC commands don't match fast fading correction and furthermore are destructive.</w:t>
      </w:r>
    </w:p>
    <w:p w:rsidR="006D317B" w:rsidRDefault="006D317B">
      <w:r>
        <w:t>Thus, in order to counteract the slow reactivity of the satellite link and to avoid oscillation loops, several methods are envisaged :</w:t>
      </w:r>
    </w:p>
    <w:p w:rsidR="006D317B" w:rsidRDefault="006D317B">
      <w:pPr>
        <w:numPr>
          <w:ilvl w:val="0"/>
          <w:numId w:val="1727"/>
        </w:numPr>
        <w:tabs>
          <w:tab w:val="clear" w:pos="360"/>
          <w:tab w:val="num" w:pos="644"/>
        </w:tabs>
        <w:ind w:left="644"/>
      </w:pPr>
      <w:r>
        <w:t>the processing of TPC commands is adapted to satellite environment : the receiver averages TPC commands over several slots (several frames) before to apply. This is similar to 3GPP Algorithm 2 (ref.</w:t>
      </w:r>
      <w:fldSimple w:instr=" REF _Ref27389973 \r \h  \* MERGEFORMAT ">
        <w:r>
          <w:t>[16]</w:t>
        </w:r>
      </w:fldSimple>
      <w:r>
        <w:t>), with a filtering period extended from 5 slot to several frames. The averaging period is to be adapted according to  satellite constellation type (LEO, MEO, HEO, GEO).</w:t>
      </w:r>
    </w:p>
    <w:p w:rsidR="006D317B" w:rsidRDefault="006D317B">
      <w:pPr>
        <w:numPr>
          <w:ilvl w:val="0"/>
          <w:numId w:val="1727"/>
        </w:numPr>
        <w:tabs>
          <w:tab w:val="clear" w:pos="360"/>
          <w:tab w:val="num" w:pos="644"/>
        </w:tabs>
        <w:ind w:left="644"/>
      </w:pPr>
      <w:r>
        <w:t xml:space="preserve">Mechanisation of the inner and outer loop (ref. </w:t>
      </w:r>
      <w:fldSimple w:instr=" REF _Ref51143189 \r \h  \* MERGEFORMAT ">
        <w:r>
          <w:t>[42]</w:t>
        </w:r>
      </w:fldSimple>
      <w:r>
        <w:t>).</w:t>
      </w:r>
    </w:p>
    <w:p w:rsidR="006D317B" w:rsidRDefault="006D317B">
      <w:pPr>
        <w:numPr>
          <w:ilvl w:val="0"/>
          <w:numId w:val="1727"/>
        </w:numPr>
        <w:tabs>
          <w:tab w:val="clear" w:pos="360"/>
          <w:tab w:val="num" w:pos="644"/>
        </w:tabs>
        <w:ind w:left="644"/>
      </w:pPr>
      <w:r>
        <w:t>Layer 1 closed loop power control inhibition.</w:t>
      </w:r>
    </w:p>
    <w:p w:rsidR="006D317B" w:rsidRDefault="006D317B">
      <w:r>
        <w:t xml:space="preserve">In order to limit terrestrial UE and  Node B modems modifications, 3GPP slot structure is kept unchanged, i.e. TPC commands are transmitted once per slot. In case layer 1 closed loop power control is inhibited, power allocated to TPC bits can be configured to low value. </w:t>
      </w:r>
    </w:p>
    <w:p w:rsidR="006D317B" w:rsidRDefault="006D317B">
      <w:pPr>
        <w:pStyle w:val="Heading5"/>
      </w:pPr>
      <w:bookmarkStart w:id="473" w:name="_Toc72569383"/>
      <w:r>
        <w:t>Number of TPC commands per frame</w:t>
      </w:r>
      <w:bookmarkEnd w:id="473"/>
    </w:p>
    <w:p w:rsidR="006D317B" w:rsidRDefault="006D317B">
      <w:r>
        <w:t>Due to propagation delay inherent to satellite systems, it is recommended to reduce the number of TPC commands per frame in order to avoid over-sampling and loop instabilities.</w:t>
      </w:r>
    </w:p>
    <w:p w:rsidR="006D317B" w:rsidRDefault="006D317B">
      <w:pPr>
        <w:rPr>
          <w:snapToGrid w:val="0"/>
        </w:rPr>
      </w:pPr>
      <w:r>
        <w:t>3GPP specification (ref.</w:t>
      </w:r>
      <w:r>
        <w:fldChar w:fldCharType="begin"/>
      </w:r>
      <w:r>
        <w:instrText xml:space="preserve"> REF _Ref27389973 \r \h </w:instrText>
      </w:r>
      <w:r>
        <w:fldChar w:fldCharType="separate"/>
      </w:r>
      <w:r>
        <w:t>[16]</w:t>
      </w:r>
      <w:r>
        <w:fldChar w:fldCharType="end"/>
      </w:r>
      <w:r>
        <w:t>) defines the parameter DPC_MODE, controlled by RRC in the link establishment setup message.</w:t>
      </w:r>
      <w:r>
        <w:rPr>
          <w:snapToGrid w:val="0"/>
        </w:rPr>
        <w:t xml:space="preserve"> It allows to configure the radio link so that TPC can be repeated over several slots. Actually, 3GPP defines two values :  0 (1 TPC per slot) or 1 (1 TPC repeated over 3 slots). It is proposed to extend this value to at least 15 slots, which means 1 TPC per frame.</w:t>
      </w:r>
    </w:p>
    <w:p w:rsidR="006D317B" w:rsidRDefault="006D317B">
      <w:pPr>
        <w:rPr>
          <w:snapToGrid w:val="0"/>
        </w:rPr>
      </w:pPr>
      <w:r>
        <w:rPr>
          <w:snapToGrid w:val="0"/>
        </w:rPr>
        <w:t xml:space="preserve">With that configuration, 1 TPC repeated over 15 slots, the receiver executes only 1 command per frame, which means reduction of the TPC rate for avoiding power oscillations is reached. </w:t>
      </w:r>
    </w:p>
    <w:p w:rsidR="006D317B" w:rsidRDefault="006D317B">
      <w:pPr>
        <w:rPr>
          <w:snapToGrid w:val="0"/>
        </w:rPr>
      </w:pPr>
      <w:r>
        <w:rPr>
          <w:snapToGrid w:val="0"/>
        </w:rPr>
        <w:t>Capacity loss due to TPC overhead (significant only for low data rate services, up to 10% for downlink DPCH SF=256) can be reduced by adjusting power offset applied to TPC, i.e. PO2 (configured by network RRC at link establishment).</w:t>
      </w:r>
    </w:p>
    <w:p w:rsidR="006D317B" w:rsidRDefault="006D317B">
      <w:pPr>
        <w:pStyle w:val="Heading5"/>
        <w:rPr>
          <w:snapToGrid w:val="0"/>
        </w:rPr>
      </w:pPr>
      <w:bookmarkStart w:id="474" w:name="_Toc72569384"/>
      <w:r>
        <w:t>Mechanisation of the inner and outer loop</w:t>
      </w:r>
      <w:bookmarkEnd w:id="474"/>
    </w:p>
    <w:p w:rsidR="006D317B" w:rsidRDefault="006D317B">
      <w:r>
        <w:t xml:space="preserve">Performances were evaluated for LEO constellation. See ref. </w:t>
      </w:r>
      <w:r>
        <w:fldChar w:fldCharType="begin"/>
      </w:r>
      <w:r>
        <w:instrText xml:space="preserve"> REF _Ref51143189 \r \h </w:instrText>
      </w:r>
      <w:r>
        <w:fldChar w:fldCharType="separate"/>
      </w:r>
      <w:r>
        <w:t>[42]</w:t>
      </w:r>
      <w:r>
        <w:fldChar w:fldCharType="end"/>
      </w:r>
      <w:r>
        <w:t>.</w:t>
      </w:r>
    </w:p>
    <w:p w:rsidR="006D317B" w:rsidRDefault="006D317B">
      <w:pPr>
        <w:pStyle w:val="Heading5"/>
        <w:rPr>
          <w:snapToGrid w:val="0"/>
        </w:rPr>
      </w:pPr>
      <w:bookmarkStart w:id="475" w:name="_Toc72569385"/>
      <w:r>
        <w:rPr>
          <w:snapToGrid w:val="0"/>
        </w:rPr>
        <w:t>Layer 1 closed loop power control inhibition</w:t>
      </w:r>
      <w:bookmarkEnd w:id="475"/>
    </w:p>
    <w:p w:rsidR="006D317B" w:rsidRDefault="006D317B">
      <w:r>
        <w:t>Layer 1 closed loop power control inhibition is done via radio link configuration.</w:t>
      </w:r>
    </w:p>
    <w:p w:rsidR="006D317B" w:rsidRDefault="006D317B">
      <w:pPr>
        <w:pStyle w:val="Heading6"/>
        <w:tabs>
          <w:tab w:val="clear" w:pos="3240"/>
        </w:tabs>
      </w:pPr>
      <w:bookmarkStart w:id="476" w:name="_Toc72569386"/>
      <w:r>
        <w:t>Uplink</w:t>
      </w:r>
      <w:bookmarkEnd w:id="476"/>
    </w:p>
    <w:p w:rsidR="006D317B" w:rsidRDefault="006D317B">
      <w:r>
        <w:t xml:space="preserve">The gateway (RNC/RRC) configures radio link with 3GPP algorithm 2 (ref. </w:t>
      </w:r>
      <w:r>
        <w:fldChar w:fldCharType="begin"/>
      </w:r>
      <w:r>
        <w:instrText xml:space="preserve"> REF _Ref27389973 \r \h </w:instrText>
      </w:r>
      <w:r>
        <w:fldChar w:fldCharType="separate"/>
      </w:r>
      <w:r>
        <w:t>[16]</w:t>
      </w:r>
      <w:r>
        <w:fldChar w:fldCharType="end"/>
      </w:r>
      <w:r>
        <w:t>), i.e. UE processes received TPC commands on a 5-slot cycle</w:t>
      </w:r>
      <w:bookmarkStart w:id="477" w:name="_Hlt58405738"/>
      <w:bookmarkEnd w:id="477"/>
      <w:r>
        <w:t>.</w:t>
      </w:r>
    </w:p>
    <w:p w:rsidR="006D317B" w:rsidRDefault="006D317B">
      <w:r>
        <w:t xml:space="preserve">As specified in </w:t>
      </w:r>
      <w:r>
        <w:fldChar w:fldCharType="begin"/>
      </w:r>
      <w:r>
        <w:instrText xml:space="preserve"> REF _Ref27389973 \r \h </w:instrText>
      </w:r>
      <w:r>
        <w:fldChar w:fldCharType="separate"/>
      </w:r>
      <w:r>
        <w:t>[16]</w:t>
      </w:r>
      <w:r>
        <w:fldChar w:fldCharType="end"/>
      </w:r>
      <w:r>
        <w:t>, the value of TPC_cmd is derived as follows :</w:t>
      </w:r>
    </w:p>
    <w:p w:rsidR="006D317B" w:rsidRDefault="006D317B">
      <w:pPr>
        <w:numPr>
          <w:ilvl w:val="0"/>
          <w:numId w:val="1707"/>
        </w:numPr>
      </w:pPr>
      <w:r>
        <w:t>For the first 4 slots of a set, TPC_cmd = 0.</w:t>
      </w:r>
    </w:p>
    <w:p w:rsidR="006D317B" w:rsidRDefault="006D317B">
      <w:pPr>
        <w:numPr>
          <w:ilvl w:val="0"/>
          <w:numId w:val="1708"/>
        </w:numPr>
      </w:pPr>
      <w:r>
        <w:t>For the fifth slot of a set, the UE uses hard decisions on each of the 5 received TPC commands as follows:</w:t>
      </w:r>
    </w:p>
    <w:p w:rsidR="006D317B" w:rsidRDefault="006D317B">
      <w:pPr>
        <w:numPr>
          <w:ilvl w:val="0"/>
          <w:numId w:val="1709"/>
        </w:numPr>
      </w:pPr>
      <w:r>
        <w:t>If all 5 hard decisions within a set are 1 then TPC_cmd = 1 in the 5</w:t>
      </w:r>
      <w:r>
        <w:rPr>
          <w:vertAlign w:val="superscript"/>
        </w:rPr>
        <w:t>th</w:t>
      </w:r>
      <w:r>
        <w:t xml:space="preserve"> slot. </w:t>
      </w:r>
    </w:p>
    <w:p w:rsidR="006D317B" w:rsidRDefault="006D317B">
      <w:pPr>
        <w:numPr>
          <w:ilvl w:val="0"/>
          <w:numId w:val="1709"/>
        </w:numPr>
      </w:pPr>
      <w:r>
        <w:t>If all 5 hard decisions within a set are 0 then TPC_cmd = -1 in the 5</w:t>
      </w:r>
      <w:r>
        <w:rPr>
          <w:vertAlign w:val="superscript"/>
        </w:rPr>
        <w:t>th</w:t>
      </w:r>
      <w:r>
        <w:t xml:space="preserve"> slot. </w:t>
      </w:r>
    </w:p>
    <w:p w:rsidR="006D317B" w:rsidRDefault="006D317B">
      <w:pPr>
        <w:numPr>
          <w:ilvl w:val="0"/>
          <w:numId w:val="1709"/>
        </w:numPr>
      </w:pPr>
      <w:r>
        <w:t>Otherwise, TPC_cmd = 0 in the 5</w:t>
      </w:r>
      <w:r>
        <w:rPr>
          <w:vertAlign w:val="superscript"/>
        </w:rPr>
        <w:t>th</w:t>
      </w:r>
      <w:r>
        <w:t xml:space="preserve"> slot.</w:t>
      </w:r>
    </w:p>
    <w:p w:rsidR="006D317B" w:rsidRDefault="006D317B">
      <w:r>
        <w:t>Node B transmits an alternating series of TPC commands, so that UE always interprets 5</w:t>
      </w:r>
      <w:r>
        <w:rPr>
          <w:vertAlign w:val="superscript"/>
        </w:rPr>
        <w:t>th</w:t>
      </w:r>
      <w:r>
        <w:t xml:space="preserve"> slot TPC command as TPC_cmd = 0 thus the UE transmit power is kept constant.</w:t>
      </w:r>
    </w:p>
    <w:p w:rsidR="006D317B" w:rsidRDefault="006D317B">
      <w:r>
        <w:t>An alternative solution is UE does not execute any TPC command whatever the radio link configuration. This  solution is UE capability dependent (i.e. UE modem modified for satellite access or not).</w:t>
      </w:r>
    </w:p>
    <w:p w:rsidR="006D317B" w:rsidRDefault="006D317B">
      <w:pPr>
        <w:pStyle w:val="Heading6"/>
        <w:tabs>
          <w:tab w:val="clear" w:pos="3240"/>
        </w:tabs>
      </w:pPr>
      <w:bookmarkStart w:id="478" w:name="_Toc72569387"/>
      <w:r>
        <w:t>Downlink</w:t>
      </w:r>
      <w:bookmarkEnd w:id="478"/>
    </w:p>
    <w:p w:rsidR="006D317B" w:rsidRDefault="006D317B">
      <w:r>
        <w:t xml:space="preserve">Downlink layer 1 power control is inhibited via Iub RADIO LINK SETUP REQUEST message, i.e. Inner Loop DL PC Status I.E. is set to </w:t>
      </w:r>
      <w:r>
        <w:rPr>
          <w:i/>
        </w:rPr>
        <w:t>Inactive</w:t>
      </w:r>
      <w:r>
        <w:t xml:space="preserve"> (ref. </w:t>
      </w:r>
      <w:r>
        <w:fldChar w:fldCharType="begin"/>
      </w:r>
      <w:r>
        <w:instrText xml:space="preserve"> REF _Ref58406073 \r \h </w:instrText>
      </w:r>
      <w:r>
        <w:fldChar w:fldCharType="separate"/>
      </w:r>
      <w:r>
        <w:t>[31]</w:t>
      </w:r>
      <w:r>
        <w:fldChar w:fldCharType="end"/>
      </w:r>
      <w:r>
        <w:t>).</w:t>
      </w:r>
    </w:p>
    <w:p w:rsidR="006D317B" w:rsidRDefault="006D317B">
      <w:pPr>
        <w:pStyle w:val="Heading4"/>
        <w:tabs>
          <w:tab w:val="clear" w:pos="2520"/>
        </w:tabs>
      </w:pPr>
      <w:bookmarkStart w:id="479" w:name="_Toc72569388"/>
      <w:bookmarkEnd w:id="471"/>
      <w:bookmarkEnd w:id="472"/>
      <w:r>
        <w:t>Uplink Slow closed loop power control</w:t>
      </w:r>
      <w:bookmarkEnd w:id="479"/>
    </w:p>
    <w:p w:rsidR="006D317B" w:rsidRDefault="006D317B">
      <w:r>
        <w:t>Uplink slow closed loop power control is operated at layer 3 level (RRC).</w:t>
      </w:r>
    </w:p>
    <w:p w:rsidR="006D317B" w:rsidRDefault="006D317B">
      <w:pPr>
        <w:pStyle w:val="Heading5"/>
      </w:pPr>
      <w:bookmarkStart w:id="480" w:name="_Toc72569389"/>
      <w:r>
        <w:t>Initial transmit power</w:t>
      </w:r>
      <w:bookmarkEnd w:id="480"/>
    </w:p>
    <w:p w:rsidR="006D317B" w:rsidRDefault="006D317B">
      <w:r>
        <w:t xml:space="preserve">At DCH establishment, UE DPCCH initial transmit power is calculated as : </w:t>
      </w:r>
    </w:p>
    <w:p w:rsidR="006D317B" w:rsidRDefault="006D317B">
      <w:pPr>
        <w:ind w:firstLine="708"/>
      </w:pPr>
      <w:r>
        <w:rPr>
          <w:color w:val="000000"/>
        </w:rPr>
        <w:t>DPCCH_Initial_power = DPCCH_Power_offset – CPICH_RSCP</w:t>
      </w:r>
    </w:p>
    <w:p w:rsidR="006D317B" w:rsidRDefault="006D317B">
      <w:pPr>
        <w:rPr>
          <w:color w:val="000000"/>
        </w:rPr>
      </w:pPr>
      <w:r>
        <w:rPr>
          <w:color w:val="000000"/>
        </w:rPr>
        <w:t xml:space="preserve">CPICH RSCP is measured by the UE. DPCCH Power offset is configured by RAN and sent to UE in the CHANNEL </w:t>
      </w:r>
      <w:r>
        <w:rPr>
          <w:color w:val="000000"/>
          <w:lang w:eastAsia="ja-JP"/>
        </w:rPr>
        <w:t xml:space="preserve">SETUP </w:t>
      </w:r>
      <w:r>
        <w:rPr>
          <w:color w:val="000000"/>
        </w:rPr>
        <w:t>message at dedicated channel establishment.</w:t>
      </w:r>
    </w:p>
    <w:p w:rsidR="006D317B" w:rsidRDefault="006D317B">
      <w:r>
        <w:t>Gateway (RNC) is able to control DPCCH initial transmit power thanks to the possibility to configure UE for reporting CPICH RSCP measurement at initial UE uplink access (connection request).</w:t>
      </w:r>
    </w:p>
    <w:p w:rsidR="006D317B" w:rsidRDefault="006D317B">
      <w:r>
        <w:t xml:space="preserve">The reporting quantity is configured by the gateway for the whole spot coverage and is broadcast over BCH. 3GPP standard allows for 3 measurement quantities (ref. </w:t>
      </w:r>
      <w:r>
        <w:fldChar w:fldCharType="begin"/>
      </w:r>
      <w:r>
        <w:instrText xml:space="preserve"> REF _Ref27390055 \r \h </w:instrText>
      </w:r>
      <w:r>
        <w:fldChar w:fldCharType="separate"/>
      </w:r>
      <w:r>
        <w:t>[24]</w:t>
      </w:r>
      <w:r>
        <w:fldChar w:fldCharType="end"/>
      </w:r>
      <w:r>
        <w:t>) :</w:t>
      </w:r>
      <w:bookmarkStart w:id="481" w:name="_Hlt58406859"/>
      <w:bookmarkEnd w:id="481"/>
    </w:p>
    <w:p w:rsidR="006D317B" w:rsidRDefault="006D317B">
      <w:pPr>
        <w:numPr>
          <w:ilvl w:val="0"/>
          <w:numId w:val="1710"/>
        </w:numPr>
      </w:pPr>
      <w:r>
        <w:rPr>
          <w:color w:val="000000"/>
        </w:rPr>
        <w:t xml:space="preserve">CPICH Ec/N0 or, </w:t>
      </w:r>
    </w:p>
    <w:p w:rsidR="006D317B" w:rsidRDefault="006D317B">
      <w:pPr>
        <w:numPr>
          <w:ilvl w:val="0"/>
          <w:numId w:val="1710"/>
        </w:numPr>
      </w:pPr>
      <w:r>
        <w:rPr>
          <w:color w:val="000000"/>
        </w:rPr>
        <w:t xml:space="preserve">CPICH RSCP, or </w:t>
      </w:r>
    </w:p>
    <w:p w:rsidR="006D317B" w:rsidRDefault="006D317B">
      <w:pPr>
        <w:numPr>
          <w:ilvl w:val="0"/>
          <w:numId w:val="1710"/>
        </w:numPr>
      </w:pPr>
      <w:r>
        <w:rPr>
          <w:color w:val="000000"/>
        </w:rPr>
        <w:t>Path loss.</w:t>
      </w:r>
    </w:p>
    <w:p w:rsidR="006D317B" w:rsidRDefault="006D317B">
      <w:pPr>
        <w:rPr>
          <w:color w:val="000000"/>
          <w:lang w:eastAsia="ja-JP"/>
        </w:rPr>
      </w:pPr>
      <w:r>
        <w:t xml:space="preserve">UE derives the DPDCH initial transmit power from </w:t>
      </w:r>
      <w:r>
        <w:rPr>
          <w:color w:val="000000"/>
          <w:lang w:eastAsia="ja-JP"/>
        </w:rPr>
        <w:t xml:space="preserve">Gain Factors </w:t>
      </w:r>
      <w:r>
        <w:rPr>
          <w:rFonts w:ascii="Symbol" w:hAnsi="Symbol"/>
          <w:i/>
          <w:color w:val="000000"/>
        </w:rPr>
        <w:t></w:t>
      </w:r>
      <w:r>
        <w:rPr>
          <w:i/>
          <w:color w:val="000000"/>
          <w:vertAlign w:val="subscript"/>
        </w:rPr>
        <w:t>c</w:t>
      </w:r>
      <w:r>
        <w:rPr>
          <w:color w:val="000000"/>
          <w:lang w:eastAsia="ja-JP"/>
        </w:rPr>
        <w:t>/</w:t>
      </w:r>
      <w:r>
        <w:rPr>
          <w:rFonts w:ascii="Symbol" w:hAnsi="Symbol"/>
          <w:i/>
          <w:color w:val="000000"/>
        </w:rPr>
        <w:t></w:t>
      </w:r>
      <w:r>
        <w:rPr>
          <w:i/>
          <w:color w:val="000000"/>
          <w:vertAlign w:val="subscript"/>
        </w:rPr>
        <w:t>d</w:t>
      </w:r>
      <w:r>
        <w:rPr>
          <w:color w:val="000000"/>
          <w:lang w:eastAsia="ja-JP"/>
        </w:rPr>
        <w:t xml:space="preserve"> which are signalled to UE in the CHANNEL SETUP message.</w:t>
      </w:r>
    </w:p>
    <w:p w:rsidR="006D317B" w:rsidRDefault="006D317B">
      <w:pPr>
        <w:pStyle w:val="Heading5"/>
      </w:pPr>
      <w:bookmarkStart w:id="482" w:name="_Toc72569390"/>
      <w:r>
        <w:t>Transmit power reconfiguration</w:t>
      </w:r>
      <w:bookmarkEnd w:id="482"/>
    </w:p>
    <w:p w:rsidR="006D317B" w:rsidRDefault="006D317B">
      <w:r>
        <w:t>After DCH establishment, UE transmit power is controlled by the gateway based on uplink reception quality measurements and UE measurement reports.</w:t>
      </w:r>
    </w:p>
    <w:p w:rsidR="006D317B" w:rsidRDefault="006D317B">
      <w:r>
        <w:t xml:space="preserve">Upon decision to modify uplink transmit power, the gateway initiates a physical channel reconfiguration, keeping unchanged all the radio link parameters excepted transmit power parameters, i.e. </w:t>
      </w:r>
      <w:r>
        <w:rPr>
          <w:color w:val="000000"/>
        </w:rPr>
        <w:t>DPCCH Power offset and g</w:t>
      </w:r>
      <w:r>
        <w:rPr>
          <w:color w:val="000000"/>
          <w:lang w:eastAsia="ja-JP"/>
        </w:rPr>
        <w:t xml:space="preserve">ain factors </w:t>
      </w:r>
      <w:r>
        <w:rPr>
          <w:rFonts w:ascii="Symbol" w:hAnsi="Symbol"/>
          <w:i/>
          <w:color w:val="000000"/>
        </w:rPr>
        <w:t></w:t>
      </w:r>
      <w:r>
        <w:rPr>
          <w:i/>
          <w:color w:val="000000"/>
          <w:vertAlign w:val="subscript"/>
        </w:rPr>
        <w:t>c</w:t>
      </w:r>
      <w:r>
        <w:rPr>
          <w:color w:val="000000"/>
          <w:lang w:eastAsia="ja-JP"/>
        </w:rPr>
        <w:t xml:space="preserve"> and </w:t>
      </w:r>
      <w:r>
        <w:rPr>
          <w:rFonts w:ascii="Symbol" w:hAnsi="Symbol"/>
          <w:i/>
          <w:color w:val="000000"/>
        </w:rPr>
        <w:t></w:t>
      </w:r>
      <w:r>
        <w:rPr>
          <w:i/>
          <w:color w:val="000000"/>
          <w:vertAlign w:val="subscript"/>
        </w:rPr>
        <w:t>d</w:t>
      </w:r>
      <w:r>
        <w:t>.</w:t>
      </w:r>
    </w:p>
    <w:p w:rsidR="006D317B" w:rsidRDefault="006D317B">
      <w:r>
        <w:t>The UE measurement report quantities are configured by the gateway at channel establishment. The ones used for uplink slow closed power control are :</w:t>
      </w:r>
    </w:p>
    <w:p w:rsidR="006D317B" w:rsidRDefault="006D317B">
      <w:pPr>
        <w:numPr>
          <w:ilvl w:val="0"/>
          <w:numId w:val="1711"/>
        </w:numPr>
        <w:tabs>
          <w:tab w:val="num" w:pos="1068"/>
        </w:tabs>
        <w:rPr>
          <w:color w:val="000000"/>
        </w:rPr>
      </w:pPr>
      <w:r>
        <w:rPr>
          <w:color w:val="000000"/>
        </w:rPr>
        <w:t>UE Transmitted Power,</w:t>
      </w:r>
    </w:p>
    <w:p w:rsidR="006D317B" w:rsidRDefault="006D317B">
      <w:pPr>
        <w:numPr>
          <w:ilvl w:val="0"/>
          <w:numId w:val="1711"/>
        </w:numPr>
        <w:tabs>
          <w:tab w:val="num" w:pos="1068"/>
        </w:tabs>
        <w:rPr>
          <w:color w:val="000000"/>
        </w:rPr>
      </w:pPr>
      <w:r>
        <w:rPr>
          <w:color w:val="000000"/>
        </w:rPr>
        <w:t>CPICH RSCP.</w:t>
      </w:r>
    </w:p>
    <w:p w:rsidR="006D317B" w:rsidRDefault="006D317B">
      <w:r>
        <w:t>CPICH measurement report can be stored by RRC UE in order to correct transmit power command from the gateway according to CPICH RSCP updated measurement at reception of physical channel reconfiguration message. The gateway is informed about the UE transmit power really applied with the physical channel reconfiguration completion message.</w:t>
      </w:r>
    </w:p>
    <w:p w:rsidR="006D317B" w:rsidRDefault="006D317B">
      <w:pPr>
        <w:pStyle w:val="Heading4"/>
        <w:tabs>
          <w:tab w:val="clear" w:pos="2520"/>
        </w:tabs>
      </w:pPr>
      <w:bookmarkStart w:id="483" w:name="_Toc72569391"/>
      <w:r>
        <w:t>Downlink Slow closed loop power control</w:t>
      </w:r>
      <w:bookmarkEnd w:id="483"/>
    </w:p>
    <w:p w:rsidR="006D317B" w:rsidRDefault="006D317B">
      <w:r>
        <w:t>Downlink slow closed loop power control is operated at layer 3 level (RRC).</w:t>
      </w:r>
    </w:p>
    <w:p w:rsidR="006D317B" w:rsidRDefault="006D317B">
      <w:pPr>
        <w:pStyle w:val="Heading5"/>
      </w:pPr>
      <w:bookmarkStart w:id="484" w:name="_Toc72569392"/>
      <w:r>
        <w:t>Initial transmit power</w:t>
      </w:r>
      <w:bookmarkEnd w:id="484"/>
    </w:p>
    <w:p w:rsidR="006D317B" w:rsidRDefault="006D317B">
      <w:r>
        <w:t>Initial satellite transmit power is calculated with the CPICH RSCP measurement report transmitted by UE to the gateway in the connection request message.</w:t>
      </w:r>
    </w:p>
    <w:p w:rsidR="006D317B" w:rsidRDefault="006D317B">
      <w:pPr>
        <w:pStyle w:val="Heading5"/>
      </w:pPr>
      <w:bookmarkStart w:id="485" w:name="_Toc72569393"/>
      <w:r>
        <w:t>Transmit power adjustment</w:t>
      </w:r>
      <w:bookmarkEnd w:id="485"/>
    </w:p>
    <w:p w:rsidR="006D317B" w:rsidRDefault="006D317B">
      <w:r>
        <w:t xml:space="preserve">The gateway adjusts satellite downlink transmission power based on USRA Carrier RSSI and quality measurement UE reports and on uplink quality measurements. </w:t>
      </w:r>
    </w:p>
    <w:p w:rsidR="006D317B" w:rsidRDefault="006D317B">
      <w:r>
        <w:t>The UE measurement report quantities are configured by the gateway at channel establishment. The ones used for downlink slow closed power control are :</w:t>
      </w:r>
    </w:p>
    <w:p w:rsidR="006D317B" w:rsidRDefault="006D317B">
      <w:pPr>
        <w:numPr>
          <w:ilvl w:val="0"/>
          <w:numId w:val="1712"/>
        </w:numPr>
        <w:rPr>
          <w:color w:val="000000"/>
          <w:lang w:val="fr-FR"/>
        </w:rPr>
      </w:pPr>
      <w:r>
        <w:rPr>
          <w:color w:val="000000"/>
          <w:lang w:val="fr-FR"/>
        </w:rPr>
        <w:t>USRA Carrier RSSI,</w:t>
      </w:r>
    </w:p>
    <w:p w:rsidR="006D317B" w:rsidRDefault="006D317B">
      <w:pPr>
        <w:numPr>
          <w:ilvl w:val="0"/>
          <w:numId w:val="1712"/>
        </w:numPr>
        <w:rPr>
          <w:color w:val="000000"/>
        </w:rPr>
      </w:pPr>
      <w:r>
        <w:rPr>
          <w:color w:val="000000"/>
        </w:rPr>
        <w:t>Quality Measurement.</w:t>
      </w:r>
    </w:p>
    <w:p w:rsidR="006D317B" w:rsidRDefault="006D317B">
      <w:pPr>
        <w:pStyle w:val="Heading3"/>
        <w:tabs>
          <w:tab w:val="clear" w:pos="2160"/>
        </w:tabs>
      </w:pPr>
      <w:bookmarkStart w:id="486" w:name="_Toc7590918"/>
      <w:bookmarkStart w:id="487" w:name="_Toc25052071"/>
      <w:r>
        <w:br w:type="page"/>
      </w:r>
      <w:bookmarkStart w:id="488" w:name="_Toc72569394"/>
      <w:r>
        <w:t>Handover</w:t>
      </w:r>
      <w:bookmarkEnd w:id="486"/>
      <w:bookmarkEnd w:id="487"/>
      <w:bookmarkEnd w:id="488"/>
    </w:p>
    <w:p w:rsidR="006D317B" w:rsidRDefault="006D317B">
      <w:pPr>
        <w:pStyle w:val="Heading4"/>
        <w:tabs>
          <w:tab w:val="clear" w:pos="2520"/>
        </w:tabs>
      </w:pPr>
      <w:bookmarkStart w:id="489" w:name="_Toc7590919"/>
      <w:bookmarkStart w:id="490" w:name="_Toc25052072"/>
      <w:bookmarkStart w:id="491" w:name="_Toc72569395"/>
      <w:r>
        <w:t>Intra-frequency handover</w:t>
      </w:r>
      <w:bookmarkEnd w:id="489"/>
      <w:bookmarkEnd w:id="490"/>
      <w:bookmarkEnd w:id="491"/>
    </w:p>
    <w:p w:rsidR="006D317B" w:rsidRDefault="006D317B">
      <w:pPr>
        <w:pStyle w:val="Heading5"/>
      </w:pPr>
      <w:bookmarkStart w:id="492" w:name="_Toc7590920"/>
      <w:bookmarkStart w:id="493" w:name="_Toc25052073"/>
      <w:bookmarkStart w:id="494" w:name="_Toc72569396"/>
      <w:r>
        <w:t>Soft handover</w:t>
      </w:r>
      <w:bookmarkEnd w:id="492"/>
      <w:bookmarkEnd w:id="493"/>
      <w:bookmarkEnd w:id="494"/>
    </w:p>
    <w:p w:rsidR="006D317B" w:rsidRDefault="006D317B">
      <w:r>
        <w:t>Soft handover is applicable in case of either :</w:t>
      </w:r>
    </w:p>
    <w:p w:rsidR="006D317B" w:rsidRDefault="006D317B">
      <w:pPr>
        <w:pStyle w:val="ListBullet2"/>
        <w:ind w:left="644"/>
      </w:pPr>
      <w:r>
        <w:t>Intra-satellite spots coverage overlapping (single satellite system),</w:t>
      </w:r>
    </w:p>
    <w:p w:rsidR="006D317B" w:rsidRDefault="006D317B">
      <w:pPr>
        <w:pStyle w:val="ListBullet2"/>
        <w:ind w:left="644"/>
      </w:pPr>
      <w:r>
        <w:t>Inter-satellite spots coverage overlapping (multi satellites system).</w:t>
      </w:r>
    </w:p>
    <w:p w:rsidR="006D317B" w:rsidRDefault="006D317B">
      <w:r>
        <w:t>When in active mode, the UE continuously searches for new spots on the current carrier frequency. This spot search is carried out in basically the same way as the initial spot search. The main difference compared to the initial spot search is that an UE station has received a priority list from the network. This priority list describes in which order the downlink scrambling c</w:t>
      </w:r>
      <w:bookmarkStart w:id="495" w:name="_Hlt50809200"/>
      <w:bookmarkEnd w:id="495"/>
      <w:r>
        <w:t>odes should be searched for and does thus significantly reduce the time and effort needed for the scrambling-code search (step 3). The priority list is continuously updated to reflect the changing neighbourhood of a moving UE.</w:t>
      </w:r>
    </w:p>
    <w:p w:rsidR="006D317B" w:rsidRDefault="006D317B">
      <w:r>
        <w:t xml:space="preserve">During the search, the UE measures the received signal level broadcast from neighbouring spot, compares them to a set of thresholds, and reports them accordingly back to the gateway (RNC). Based on this information the network orders the UE to add or remove spot links from its </w:t>
      </w:r>
      <w:r>
        <w:rPr>
          <w:i/>
        </w:rPr>
        <w:t>active set</w:t>
      </w:r>
      <w:r>
        <w:t xml:space="preserve">. The </w:t>
      </w:r>
      <w:r>
        <w:rPr>
          <w:i/>
        </w:rPr>
        <w:t xml:space="preserve">active set </w:t>
      </w:r>
      <w:r>
        <w:t xml:space="preserve"> is defined as the set of spots from which the same user information is sent, simultaneously demodulated and coherently combined.</w:t>
      </w:r>
    </w:p>
    <w:p w:rsidR="006D317B" w:rsidRDefault="006D317B">
      <w:r>
        <w:t>From the spot-search procedure, the UE knows the frame offset of the CCPCH of potential soft-handover candidates relative to that of the source spot(s) (the spots currently within the active set). When a soft handover is to take place, this offset together with the frame offset between the DPDCH/DPCCH and the Primary CCPCH of the source spot, is used to calculate the required frame offset between the DPDCH/DPCCH and the Primary CCPCH of the destination spot (the spot to be added to the active set). This offset is chosen so that the frame offset between the DPDCH/DPCCH of the source and destination spots at the UE receiver is minimised. Note that the offset between the DPDCH/DPCCH and Primary CCPCH can only be adjusted in steps of one DPDCH/DPCCH symbol in order to preserve downlink orthogonality.</w:t>
      </w:r>
    </w:p>
    <w:p w:rsidR="006D317B" w:rsidRDefault="006D317B">
      <w:pPr>
        <w:pStyle w:val="Heading5"/>
      </w:pPr>
      <w:bookmarkStart w:id="496" w:name="_Toc7590921"/>
      <w:bookmarkStart w:id="497" w:name="_Toc25052074"/>
      <w:bookmarkStart w:id="498" w:name="_Toc72569397"/>
      <w:r>
        <w:t>Softer handover</w:t>
      </w:r>
      <w:bookmarkEnd w:id="496"/>
      <w:bookmarkEnd w:id="497"/>
      <w:bookmarkEnd w:id="498"/>
    </w:p>
    <w:p w:rsidR="006D317B" w:rsidRDefault="006D317B">
      <w:r>
        <w:t>Softer handover is the special case of a soft handover between sectors/spots belonging to the same gateway (Node B) site. Conceptually, a softer handover is initiated and executed in the same way as an ordinary soft handover. The main differences are on the implementation level within the network. For softer handover, it is e.g. more feasible to do uplink maximum-ratio combining instead of selection combining as the combining is done on the Node B level rather than on the RNC level.</w:t>
      </w:r>
    </w:p>
    <w:p w:rsidR="006D317B" w:rsidRDefault="006D317B">
      <w:pPr>
        <w:pStyle w:val="Heading4"/>
        <w:tabs>
          <w:tab w:val="clear" w:pos="2520"/>
        </w:tabs>
      </w:pPr>
      <w:bookmarkStart w:id="499" w:name="_Toc7590922"/>
      <w:bookmarkStart w:id="500" w:name="_Toc25052075"/>
      <w:bookmarkStart w:id="501" w:name="_Toc72569398"/>
      <w:r>
        <w:t>Inter-frequency handover</w:t>
      </w:r>
      <w:bookmarkEnd w:id="499"/>
      <w:bookmarkEnd w:id="500"/>
      <w:bookmarkEnd w:id="501"/>
      <w:r>
        <w:tab/>
      </w:r>
    </w:p>
    <w:p w:rsidR="006D317B" w:rsidRDefault="006D317B">
      <w:r>
        <w:t>In W-CDMA the vast majority of handovers are within one carrier frequency, i.e. intra-frequency handover. Inter-frequency handover may typically occur in the following situations:</w:t>
      </w:r>
    </w:p>
    <w:p w:rsidR="006D317B" w:rsidRDefault="006D317B">
      <w:pPr>
        <w:pStyle w:val="puce"/>
      </w:pPr>
      <w:r>
        <w:t>Handover between spots to which different number of carriers have been allocated, e.g. due to different capacity requirements (hot-spot scenarios).</w:t>
      </w:r>
    </w:p>
    <w:p w:rsidR="006D317B" w:rsidRDefault="006D317B">
      <w:pPr>
        <w:pStyle w:val="puce"/>
      </w:pPr>
      <w:r>
        <w:t>Handover between spots of different overlapping orthogonal spot layers using different carrier frequencies</w:t>
      </w:r>
    </w:p>
    <w:p w:rsidR="006D317B" w:rsidRDefault="006D317B">
      <w:pPr>
        <w:pStyle w:val="puce"/>
      </w:pPr>
      <w:r>
        <w:t>Handover between different operators/systems using different carrier frequencies including handover to terrestrial UMTS/GSM.</w:t>
      </w:r>
    </w:p>
    <w:p w:rsidR="006D317B" w:rsidRDefault="006D317B">
      <w:r>
        <w:t>A key requirement for the support of seamless inter-frequency handover is the possibility for the UE to carry out spot search on a carrier frequency different from the current one, without affecting the ordinary data flow. W-CDMA supports inter-frequency spot search in two different ways, a dual-receiver approach and a slotted-downlink-transmission approach.</w:t>
      </w:r>
    </w:p>
    <w:p w:rsidR="006D317B" w:rsidRDefault="006D317B">
      <w:pPr>
        <w:pStyle w:val="Heading5"/>
      </w:pPr>
      <w:bookmarkStart w:id="502" w:name="_Toc7590923"/>
      <w:bookmarkStart w:id="503" w:name="_Toc25052076"/>
      <w:bookmarkStart w:id="504" w:name="_Toc72569399"/>
      <w:r>
        <w:t>Dual-receiver</w:t>
      </w:r>
      <w:bookmarkEnd w:id="502"/>
      <w:bookmarkEnd w:id="503"/>
      <w:bookmarkEnd w:id="504"/>
    </w:p>
    <w:p w:rsidR="006D317B" w:rsidRDefault="006D317B">
      <w:r>
        <w:t>For a UE with receiver diversity, there is a possibility for one of the receiver branches to temporarily be reallocated from diversity reception and instead carry out reception on a different carrier.</w:t>
      </w:r>
    </w:p>
    <w:p w:rsidR="006D317B" w:rsidRDefault="006D317B">
      <w:pPr>
        <w:pStyle w:val="Heading5"/>
      </w:pPr>
      <w:bookmarkStart w:id="505" w:name="_Toc7590924"/>
      <w:bookmarkStart w:id="506" w:name="_Toc25052077"/>
      <w:bookmarkStart w:id="507" w:name="_Toc72569400"/>
      <w:r>
        <w:t>Slotted downlink transmission</w:t>
      </w:r>
      <w:bookmarkEnd w:id="505"/>
      <w:bookmarkEnd w:id="506"/>
      <w:bookmarkEnd w:id="507"/>
    </w:p>
    <w:p w:rsidR="006D317B" w:rsidRDefault="006D317B">
      <w:r>
        <w:t>With slotted downlink transmission, it is possible for a single-receiver UE to carry out measurements on other frequencies without affecting the ordinary data flow. When in slotted mode, the information normally transmitted during a 10 ms frame is compressed in time, either by code puncturing or by reducing the spreading factor by a factor of 2. In this way, an idle time period of up to 5 ms is created within each frame. During that time, the UE receiver is idle and can be used for inter-frequency measurements.</w:t>
      </w:r>
    </w:p>
    <w:p w:rsidR="006D317B" w:rsidRDefault="006D317B">
      <w:pPr>
        <w:framePr w:hSpace="181" w:wrap="notBeside" w:vAnchor="text" w:hAnchor="page" w:xAlign="center" w:y="137"/>
        <w:jc w:val="center"/>
      </w:pPr>
      <w:r>
        <w:object w:dxaOrig="8851" w:dyaOrig="2839">
          <v:shape id="_x0000_i1068" type="#_x0000_t75" style="width:442.5pt;height:141.75pt" o:ole="">
            <v:imagedata r:id="rId94" o:title=""/>
          </v:shape>
          <o:OLEObject Type="Embed" ProgID="Word.Picture.8" ShapeID="_x0000_i1068" DrawAspect="Content" ObjectID="_1468164624" r:id="rId95"/>
        </w:object>
      </w:r>
      <w:bookmarkStart w:id="508" w:name="_Hlt25404159"/>
      <w:bookmarkEnd w:id="508"/>
    </w:p>
    <w:p w:rsidR="006D317B" w:rsidRDefault="006D317B">
      <w:pPr>
        <w:pStyle w:val="Caption"/>
      </w:pPr>
      <w:r>
        <w:t xml:space="preserve">Figure </w:t>
      </w:r>
      <w:fldSimple w:instr=" STYLEREF 1 \s ">
        <w:r>
          <w:rPr>
            <w:noProof/>
          </w:rPr>
          <w:t>5</w:t>
        </w:r>
      </w:fldSimple>
      <w:r>
        <w:noBreakHyphen/>
      </w:r>
      <w:fldSimple w:instr=" SEQ Figure \* ARABIC \s 1 ">
        <w:r>
          <w:rPr>
            <w:noProof/>
          </w:rPr>
          <w:t>34</w:t>
        </w:r>
      </w:fldSimple>
      <w:r>
        <w:t xml:space="preserve"> - Downlink slotted transmission</w:t>
      </w:r>
    </w:p>
    <w:p w:rsidR="006D317B" w:rsidRDefault="006D317B">
      <w:pPr>
        <w:pStyle w:val="Heading3"/>
        <w:tabs>
          <w:tab w:val="clear" w:pos="2160"/>
        </w:tabs>
      </w:pPr>
      <w:bookmarkStart w:id="509" w:name="_Toc72569401"/>
      <w:r>
        <w:t>Spot Selection Transmit Diversity</w:t>
      </w:r>
      <w:bookmarkEnd w:id="509"/>
    </w:p>
    <w:p w:rsidR="006D317B" w:rsidRDefault="006D317B">
      <w:r>
        <w:t>Spot Selection Transmit Diversity (</w:t>
      </w:r>
      <w:r>
        <w:rPr>
          <w:lang w:eastAsia="ko-KR"/>
        </w:rPr>
        <w:t>S</w:t>
      </w:r>
      <w:r>
        <w:t>STD) is a macro diversity method operable in soft handover mode.</w:t>
      </w:r>
      <w:r>
        <w:rPr>
          <w:lang w:eastAsia="ja-JP"/>
        </w:rPr>
        <w:t xml:space="preserve"> It is activated/deactivated by RRC signalling.</w:t>
      </w:r>
    </w:p>
    <w:p w:rsidR="006D317B" w:rsidRDefault="006D317B">
      <w:r>
        <w:t>The UE selects one of the spots from its active set to be ‘primary’, all other spots are classed as ‘non primary’. UE periodically reports measurements to the gateway it is attached to, i.e. it reports the primary spot ID by using FBI field in uplink DPCCH.</w:t>
      </w:r>
    </w:p>
    <w:p w:rsidR="006D317B" w:rsidRDefault="006D317B">
      <w:r>
        <w:t>Transmit power of non primary spots is set to OFF, which switch OFF spot transmit power.</w:t>
      </w:r>
    </w:p>
    <w:p w:rsidR="006D317B" w:rsidRDefault="006D317B">
      <w:r>
        <w:t>This method allows to transmit on the downlink only from spot selected by UE, thus reducing the interference caused by multiple transmissions in a soft handover mode. It also allows to achieve fast spot selection without higher layers intervention, thus maintaining the advantage of soft handover.</w:t>
      </w:r>
    </w:p>
    <w:p w:rsidR="006D317B" w:rsidRDefault="006D317B">
      <w:pPr>
        <w:pStyle w:val="Heading2"/>
        <w:tabs>
          <w:tab w:val="clear" w:pos="1440"/>
        </w:tabs>
      </w:pPr>
      <w:bookmarkStart w:id="510" w:name="_Toc7590925"/>
      <w:bookmarkStart w:id="511" w:name="_Toc25052078"/>
      <w:r>
        <w:br w:type="page"/>
      </w:r>
      <w:bookmarkStart w:id="512" w:name="_Toc72569402"/>
      <w:r>
        <w:t>W-CDMA Packet Access</w:t>
      </w:r>
      <w:bookmarkEnd w:id="510"/>
      <w:bookmarkEnd w:id="511"/>
      <w:bookmarkEnd w:id="512"/>
    </w:p>
    <w:p w:rsidR="006D317B" w:rsidRDefault="006D317B">
      <w:r>
        <w:t>Due to the varying characteristics of packet data traffic in terms of packet size and packet intensity, a dual-mode packet-transmission scheme is used for W-CDMA. With this scheme, packet transmission can either take place on a common fixed-rate channel or on a dedicated channel.</w:t>
      </w:r>
    </w:p>
    <w:p w:rsidR="006D317B" w:rsidRDefault="006D317B">
      <w:pPr>
        <w:pStyle w:val="Heading3"/>
        <w:tabs>
          <w:tab w:val="clear" w:pos="2160"/>
        </w:tabs>
      </w:pPr>
      <w:bookmarkStart w:id="513" w:name="_Toc7590926"/>
      <w:bookmarkStart w:id="514" w:name="_Toc25052079"/>
      <w:bookmarkStart w:id="515" w:name="_Toc72569403"/>
      <w:r>
        <w:t>Common-channel packet transmission</w:t>
      </w:r>
      <w:bookmarkEnd w:id="513"/>
      <w:bookmarkEnd w:id="514"/>
      <w:bookmarkEnd w:id="515"/>
    </w:p>
    <w:p w:rsidR="006D317B" w:rsidRDefault="006D317B">
      <w:r>
        <w:t>In this mode, an uplink packet is appended directly to a Random-Access burst. Common-channel packet transmission is typically used for short infrequent packets, where the link maintenance needed for a dedicated channel would lead to unacceptable overhead. Also the delay associated with a transfer to a dedicated channel is avoided. Note that, for common-channel packet transmission, only open-loop power control is in operation. Common-channel packet transmission should therefore be limited to short packets that only use a limited amount of capacity.</w:t>
      </w:r>
    </w:p>
    <w:p w:rsidR="006D317B" w:rsidRDefault="006D317B">
      <w:pPr>
        <w:pStyle w:val="Caption"/>
        <w:framePr w:w="8657" w:hSpace="181" w:wrap="notBeside" w:vAnchor="text" w:hAnchor="page" w:xAlign="center" w:y="1"/>
      </w:pPr>
      <w:r>
        <w:object w:dxaOrig="7401" w:dyaOrig="782">
          <v:shape id="_x0000_i1069" type="#_x0000_t75" style="width:369.75pt;height:39pt" o:ole="">
            <v:imagedata r:id="rId96" o:title=""/>
          </v:shape>
          <o:OLEObject Type="Embed" ProgID="Word.Picture.8" ShapeID="_x0000_i1069" DrawAspect="Content" ObjectID="_1468164625" r:id="rId97"/>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35</w:t>
        </w:r>
      </w:fldSimple>
      <w:r>
        <w:t xml:space="preserve"> - Packet transmission on common channel</w:t>
      </w:r>
    </w:p>
    <w:p w:rsidR="006D317B" w:rsidRDefault="006D317B">
      <w:pPr>
        <w:pStyle w:val="Heading3"/>
        <w:tabs>
          <w:tab w:val="clear" w:pos="2160"/>
        </w:tabs>
      </w:pPr>
      <w:bookmarkStart w:id="516" w:name="_Toc7590927"/>
      <w:bookmarkStart w:id="517" w:name="_Toc25052080"/>
      <w:bookmarkStart w:id="518" w:name="_Toc72569404"/>
      <w:r>
        <w:t>Dedicated-channel packet transmission</w:t>
      </w:r>
      <w:bookmarkEnd w:id="516"/>
      <w:bookmarkEnd w:id="517"/>
      <w:bookmarkEnd w:id="518"/>
    </w:p>
    <w:p w:rsidR="006D317B" w:rsidRDefault="006D317B">
      <w:r>
        <w:t>In this mode, an initial Random-Access request is used to set up a dedicated channel for the packet transmission. On this dedicated channel, closed-loop power control is in operation. The dedicated channel can either be set up for the transmission of a single packet or for the transmission of a sequence of packets (multi-packet transmission).</w:t>
      </w:r>
    </w:p>
    <w:p w:rsidR="006D317B" w:rsidRDefault="006D317B">
      <w:pPr>
        <w:pStyle w:val="Heading4"/>
        <w:tabs>
          <w:tab w:val="clear" w:pos="2520"/>
        </w:tabs>
      </w:pPr>
      <w:bookmarkStart w:id="519" w:name="_Toc7590928"/>
      <w:bookmarkStart w:id="520" w:name="_Toc25052081"/>
      <w:bookmarkStart w:id="521" w:name="_Toc72569405"/>
      <w:r>
        <w:t>Single-packet transmission</w:t>
      </w:r>
      <w:bookmarkEnd w:id="519"/>
      <w:bookmarkEnd w:id="520"/>
      <w:bookmarkEnd w:id="521"/>
    </w:p>
    <w:p w:rsidR="006D317B" w:rsidRDefault="006D317B">
      <w:r>
        <w:t>Single-packet transmission is typically used for the transmission of large infrequent packets. For single-packet transmission on a dedicated channel, the initial Random-Access request includes the amount of  data to be transmitted. The network may respond to the access request in two different ways:</w:t>
      </w:r>
    </w:p>
    <w:p w:rsidR="006D317B" w:rsidRDefault="006D317B">
      <w:pPr>
        <w:pStyle w:val="puce"/>
      </w:pPr>
      <w:r>
        <w:t>With a short acknowledgement. A scheduling message is then sent to the mobile station at the time when the actual packet transmission can start. The scheduling message includes the transfer format, e.g. the bit rate, to be used for the packet transmission.</w:t>
      </w:r>
    </w:p>
    <w:p w:rsidR="006D317B" w:rsidRDefault="006D317B">
      <w:pPr>
        <w:pStyle w:val="puce"/>
      </w:pPr>
      <w:r>
        <w:t>With an immediate scheduling message, that either allows for immediate packet transmission, or that indicates at what time in the (near) future the mobile station may start its transmission.</w:t>
      </w:r>
    </w:p>
    <w:p w:rsidR="006D317B" w:rsidRDefault="006D317B">
      <w:pPr>
        <w:pStyle w:val="Caption"/>
        <w:framePr w:w="8657" w:hSpace="181" w:wrap="notBeside" w:vAnchor="text" w:hAnchor="page" w:xAlign="center" w:y="1"/>
      </w:pPr>
      <w:r>
        <w:object w:dxaOrig="8829" w:dyaOrig="1728">
          <v:shape id="_x0000_i1070" type="#_x0000_t75" style="width:441.75pt;height:86.25pt" o:ole="">
            <v:imagedata r:id="rId98" o:title=""/>
          </v:shape>
          <o:OLEObject Type="Embed" ProgID="Word.Picture.8" ShapeID="_x0000_i1070" DrawAspect="Content" ObjectID="_1468164626" r:id="rId99"/>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36</w:t>
        </w:r>
      </w:fldSimple>
      <w:r>
        <w:t xml:space="preserve"> - Single-packet transmission on dedicated channel</w:t>
      </w:r>
    </w:p>
    <w:p w:rsidR="006D317B" w:rsidRDefault="006D317B">
      <w:pPr>
        <w:pStyle w:val="Heading4"/>
        <w:tabs>
          <w:tab w:val="clear" w:pos="2520"/>
        </w:tabs>
      </w:pPr>
      <w:bookmarkStart w:id="522" w:name="_Toc7590929"/>
      <w:bookmarkStart w:id="523" w:name="_Toc25052082"/>
      <w:r>
        <w:br w:type="page"/>
      </w:r>
      <w:bookmarkStart w:id="524" w:name="_Toc72569406"/>
      <w:r>
        <w:t>Multi-packet transmission</w:t>
      </w:r>
      <w:bookmarkEnd w:id="522"/>
      <w:bookmarkEnd w:id="523"/>
      <w:bookmarkEnd w:id="524"/>
    </w:p>
    <w:p w:rsidR="006D317B" w:rsidRDefault="006D317B">
      <w:r>
        <w:t>For multi-packet transmission on a dedicated channel an initial Random-Access request is used to set up a dedicated packet channel. On this channel, short packets may be transmitted without any scheduling, similar to the common-channel packet transmission. Larger packets may require that an access request is first sent by the mobile station on the dedicated channel. The network responds to this request in the same way as for the single-packet case</w:t>
      </w:r>
    </w:p>
    <w:p w:rsidR="006D317B" w:rsidRDefault="006D317B">
      <w:pPr>
        <w:pStyle w:val="puce"/>
      </w:pPr>
      <w:r>
        <w:t>With a short acknowledgement. A scheduling message is then sent to the mobile station at the time when the actual packet transmission can start. The scheduling message includes the transfer format, e.g. the bit rate, to be used for the packet transmission.</w:t>
      </w:r>
    </w:p>
    <w:p w:rsidR="006D317B" w:rsidRDefault="006D317B">
      <w:pPr>
        <w:pStyle w:val="puce"/>
      </w:pPr>
      <w:r>
        <w:t>With an immediate scheduling message, that either allows for immediate packet transmission, or that indicates at what time in the (near) future the mobile station may start its transmission.</w:t>
      </w:r>
    </w:p>
    <w:p w:rsidR="006D317B" w:rsidRDefault="006D317B">
      <w:r>
        <w:t>The link maintenance consists of power-control commands and pilot symbols needed to preserve power control and synchronisation of the dedicated physical channel.</w:t>
      </w:r>
    </w:p>
    <w:p w:rsidR="006D317B" w:rsidRDefault="006D317B">
      <w:pPr>
        <w:pStyle w:val="Caption"/>
        <w:framePr w:w="8657" w:hSpace="181" w:wrap="notBeside" w:vAnchor="text" w:hAnchor="page" w:xAlign="center" w:y="1"/>
      </w:pPr>
      <w:r>
        <w:object w:dxaOrig="8666" w:dyaOrig="2508">
          <v:shape id="_x0000_i1071" type="#_x0000_t75" style="width:433.5pt;height:125.25pt" o:ole="">
            <v:imagedata r:id="rId100" o:title=""/>
          </v:shape>
          <o:OLEObject Type="Embed" ProgID="Word.Picture.8" ShapeID="_x0000_i1071" DrawAspect="Content" ObjectID="_1468164627" r:id="rId101"/>
        </w:object>
      </w:r>
    </w:p>
    <w:p w:rsidR="006D317B" w:rsidRDefault="006D317B">
      <w:pPr>
        <w:pStyle w:val="Caption"/>
      </w:pPr>
      <w:r>
        <w:t xml:space="preserve">Figure </w:t>
      </w:r>
      <w:fldSimple w:instr=" STYLEREF 1 \s ">
        <w:r>
          <w:rPr>
            <w:noProof/>
          </w:rPr>
          <w:t>5</w:t>
        </w:r>
      </w:fldSimple>
      <w:r>
        <w:noBreakHyphen/>
      </w:r>
      <w:fldSimple w:instr=" SEQ Figure \* ARABIC \s 1 ">
        <w:r>
          <w:rPr>
            <w:noProof/>
          </w:rPr>
          <w:t>37</w:t>
        </w:r>
      </w:fldSimple>
      <w:r>
        <w:t xml:space="preserve"> - Multi-packet transmission on dedicated channel</w:t>
      </w:r>
    </w:p>
    <w:p w:rsidR="006D317B" w:rsidRDefault="006D317B">
      <w:pPr>
        <w:pStyle w:val="Heading2"/>
        <w:tabs>
          <w:tab w:val="clear" w:pos="1440"/>
        </w:tabs>
      </w:pPr>
      <w:bookmarkStart w:id="525" w:name="_Hlt23662407"/>
      <w:bookmarkStart w:id="526" w:name="_Toc7590930"/>
      <w:bookmarkStart w:id="527" w:name="_Toc25052083"/>
      <w:bookmarkStart w:id="528" w:name="_Toc72569407"/>
      <w:bookmarkEnd w:id="525"/>
      <w:r>
        <w:t>Support of TDD</w:t>
      </w:r>
      <w:bookmarkEnd w:id="526"/>
      <w:bookmarkEnd w:id="527"/>
      <w:bookmarkEnd w:id="528"/>
      <w:r>
        <w:tab/>
      </w:r>
    </w:p>
    <w:p w:rsidR="006D317B" w:rsidRDefault="006D317B">
      <w:r>
        <w:t>For further release.</w:t>
      </w:r>
    </w:p>
    <w:p w:rsidR="006D317B" w:rsidRDefault="006D317B">
      <w:pPr>
        <w:sectPr w:rsidR="006D317B">
          <w:footnotePr>
            <w:numRestart w:val="eachSect"/>
          </w:footnotePr>
          <w:type w:val="continuous"/>
          <w:pgSz w:w="11907" w:h="16840"/>
          <w:pgMar w:top="1418" w:right="1134" w:bottom="1134" w:left="1134" w:header="851" w:footer="340" w:gutter="0"/>
          <w:cols w:space="720"/>
        </w:sectPr>
      </w:pPr>
      <w:bookmarkStart w:id="529" w:name="_Hlt25123520"/>
      <w:bookmarkEnd w:id="529"/>
    </w:p>
    <w:p w:rsidR="006D317B" w:rsidRDefault="006D317B">
      <w:pPr>
        <w:pStyle w:val="Heading1"/>
        <w:rPr>
          <w:lang w:val="fr-FR"/>
        </w:rPr>
      </w:pPr>
      <w:r>
        <w:rPr>
          <w:lang w:val="fr-FR"/>
        </w:rPr>
        <w:br w:type="page"/>
      </w:r>
      <w:bookmarkStart w:id="530" w:name="_Toc72569408"/>
      <w:r>
        <w:rPr>
          <w:lang w:val="fr-FR"/>
        </w:rPr>
        <w:t>Performance Requirements</w:t>
      </w:r>
      <w:bookmarkEnd w:id="530"/>
    </w:p>
    <w:p w:rsidR="006D317B" w:rsidRDefault="006D317B">
      <w:pPr>
        <w:pStyle w:val="Heading2"/>
        <w:tabs>
          <w:tab w:val="clear" w:pos="1440"/>
        </w:tabs>
        <w:rPr>
          <w:snapToGrid w:val="0"/>
          <w:lang w:val="fr-FR"/>
        </w:rPr>
      </w:pPr>
      <w:bookmarkStart w:id="531" w:name="_Toc7590932"/>
      <w:bookmarkStart w:id="532" w:name="_Toc23663459"/>
      <w:bookmarkStart w:id="533" w:name="_Ref51067551"/>
      <w:bookmarkStart w:id="534" w:name="_Toc72569409"/>
      <w:r>
        <w:rPr>
          <w:snapToGrid w:val="0"/>
          <w:lang w:val="fr-FR"/>
        </w:rPr>
        <w:t>Test environment support</w:t>
      </w:r>
      <w:bookmarkEnd w:id="531"/>
      <w:bookmarkEnd w:id="532"/>
      <w:bookmarkEnd w:id="533"/>
      <w:bookmarkEnd w:id="534"/>
    </w:p>
    <w:p w:rsidR="006D317B" w:rsidRDefault="006D317B">
      <w:pPr>
        <w:pStyle w:val="Heading3"/>
        <w:tabs>
          <w:tab w:val="clear" w:pos="2160"/>
        </w:tabs>
        <w:rPr>
          <w:lang w:val="fr-FR"/>
        </w:rPr>
      </w:pPr>
      <w:bookmarkStart w:id="535" w:name="_Toc50549156"/>
      <w:bookmarkStart w:id="536" w:name="_Toc72569410"/>
      <w:bookmarkStart w:id="537" w:name="_Toc7590933"/>
      <w:bookmarkStart w:id="538" w:name="_Toc23663460"/>
      <w:bookmarkStart w:id="539" w:name="_Ref30491521"/>
      <w:r>
        <w:rPr>
          <w:lang w:val="fr-FR"/>
        </w:rPr>
        <w:t>Satellite environments</w:t>
      </w:r>
      <w:bookmarkEnd w:id="535"/>
      <w:bookmarkEnd w:id="536"/>
    </w:p>
    <w:p w:rsidR="006D317B" w:rsidRDefault="006D317B">
      <w:r>
        <w:t>UEs operate in either LOS or NLOS propagation conditions, i.e. either Rice or Rayleigh propagation channel.</w:t>
      </w:r>
    </w:p>
    <w:p w:rsidR="006D317B" w:rsidRDefault="006D317B">
      <w:r>
        <w:t>Path blockage can be induced by heavy shadowing from hills, trees, bridges and buildings. The car body (vehicular UE configuration) and the head of the user (handset UE configuration) can also have a non-negligible impact. Tree shadowing can lead to 10-20 dB of excess attenuation and is often the cause for link outage.</w:t>
      </w:r>
    </w:p>
    <w:p w:rsidR="006D317B" w:rsidRDefault="006D317B">
      <w:r>
        <w:t>The useful dynamic range for the received signal power is much smaller than for terrestrial environments (for which it goes up to 80 dB).  This is due to the different system geometry (reduced path loss variation within each satellite beam, in the order of 3-5 dB) and to the limited satellite/UE RF power which is insufficient to counteract path blockage.</w:t>
      </w:r>
    </w:p>
    <w:p w:rsidR="006D317B" w:rsidRDefault="006D317B">
      <w:r>
        <w:t>Multi-path diversity in a single satellite system results in paths in the range of -20 dB below the main path. Multi-paths are exploited by Rake receiver. Link level simulation results presented hereafter show the impact of these multi-paths on radio link performance.</w:t>
      </w:r>
    </w:p>
    <w:p w:rsidR="006D317B" w:rsidRDefault="006D317B">
      <w:r>
        <w:t xml:space="preserve">In case the system is composed of more than one satellite, satellite diversity can be provided, including soft handover capability. Radio </w:t>
      </w:r>
      <w:bookmarkStart w:id="540" w:name="_Hlt58407551"/>
      <w:bookmarkEnd w:id="540"/>
      <w:r>
        <w:t xml:space="preserve">channels can benefit from this for link outage reduction and quality of service improvement. </w:t>
      </w:r>
    </w:p>
    <w:p w:rsidR="006D317B" w:rsidRDefault="006D317B">
      <w:r>
        <w:t xml:space="preserve">ITU Satellite channel tap models from </w:t>
      </w:r>
      <w:r>
        <w:fldChar w:fldCharType="begin"/>
      </w:r>
      <w:r>
        <w:instrText xml:space="preserve"> REF _Ref15875404 \r \h </w:instrText>
      </w:r>
      <w:r>
        <w:fldChar w:fldCharType="separate"/>
      </w:r>
      <w:r>
        <w:t>[1]</w:t>
      </w:r>
      <w:r>
        <w:fldChar w:fldCharType="end"/>
      </w:r>
      <w:r>
        <w:t xml:space="preserve"> are hereafter adopted.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932"/>
        <w:gridCol w:w="1275"/>
        <w:gridCol w:w="1560"/>
        <w:gridCol w:w="1513"/>
        <w:gridCol w:w="1735"/>
        <w:gridCol w:w="1361"/>
        <w:gridCol w:w="1247"/>
      </w:tblGrid>
      <w:tr w:rsidR="006D317B">
        <w:tblPrEx>
          <w:tblCellMar>
            <w:top w:w="0" w:type="dxa"/>
            <w:bottom w:w="0" w:type="dxa"/>
          </w:tblCellMar>
        </w:tblPrEx>
        <w:trPr>
          <w:jc w:val="center"/>
        </w:trPr>
        <w:tc>
          <w:tcPr>
            <w:tcW w:w="1039" w:type="dxa"/>
          </w:tcPr>
          <w:p w:rsidR="006D317B" w:rsidRDefault="006D317B">
            <w:pPr>
              <w:pStyle w:val="TableText"/>
              <w:keepNext w:val="0"/>
              <w:spacing w:before="0" w:after="0" w:line="240" w:lineRule="auto"/>
              <w:jc w:val="center"/>
            </w:pPr>
            <w:r>
              <w:t>Tap number</w:t>
            </w:r>
          </w:p>
        </w:tc>
        <w:tc>
          <w:tcPr>
            <w:tcW w:w="1275" w:type="dxa"/>
          </w:tcPr>
          <w:p w:rsidR="006D317B" w:rsidRDefault="006D317B">
            <w:pPr>
              <w:pStyle w:val="TableText"/>
              <w:keepNext w:val="0"/>
              <w:spacing w:before="0" w:after="0" w:line="240" w:lineRule="auto"/>
              <w:jc w:val="center"/>
            </w:pPr>
            <w:r>
              <w:t>Relative tap delay value</w:t>
            </w:r>
            <w:r>
              <w:br/>
              <w:t>(ns)</w:t>
            </w:r>
          </w:p>
        </w:tc>
        <w:tc>
          <w:tcPr>
            <w:tcW w:w="1560" w:type="dxa"/>
          </w:tcPr>
          <w:p w:rsidR="006D317B" w:rsidRDefault="006D317B">
            <w:pPr>
              <w:pStyle w:val="TableText"/>
              <w:keepNext w:val="0"/>
              <w:spacing w:before="0" w:after="0" w:line="240" w:lineRule="auto"/>
              <w:jc w:val="center"/>
              <w:rPr>
                <w:lang w:val="fr-FR"/>
              </w:rPr>
            </w:pPr>
            <w:r>
              <w:rPr>
                <w:lang w:val="fr-FR"/>
              </w:rPr>
              <w:t>Tap amplitude distribution</w:t>
            </w:r>
          </w:p>
        </w:tc>
        <w:tc>
          <w:tcPr>
            <w:tcW w:w="1513" w:type="dxa"/>
          </w:tcPr>
          <w:p w:rsidR="006D317B" w:rsidRDefault="006D317B">
            <w:pPr>
              <w:pStyle w:val="TableText"/>
              <w:keepNext w:val="0"/>
              <w:spacing w:before="0" w:after="0" w:line="240" w:lineRule="auto"/>
              <w:jc w:val="center"/>
            </w:pPr>
            <w:r>
              <w:t>Parameter of amplitude distribution (dB)</w:t>
            </w:r>
          </w:p>
        </w:tc>
        <w:tc>
          <w:tcPr>
            <w:tcW w:w="1735" w:type="dxa"/>
          </w:tcPr>
          <w:p w:rsidR="006D317B" w:rsidRDefault="006D317B">
            <w:pPr>
              <w:pStyle w:val="TableText"/>
              <w:keepNext w:val="0"/>
              <w:spacing w:before="0" w:after="0" w:line="240" w:lineRule="auto"/>
              <w:jc w:val="center"/>
            </w:pPr>
            <w:r>
              <w:t>Average amplitude with respect to free space propagation</w:t>
            </w:r>
          </w:p>
        </w:tc>
        <w:tc>
          <w:tcPr>
            <w:tcW w:w="1361" w:type="dxa"/>
          </w:tcPr>
          <w:p w:rsidR="006D317B" w:rsidRDefault="006D317B">
            <w:pPr>
              <w:pStyle w:val="TableText"/>
              <w:keepNext w:val="0"/>
              <w:spacing w:before="0" w:after="0" w:line="240" w:lineRule="auto"/>
              <w:jc w:val="center"/>
            </w:pPr>
            <w:r>
              <w:t>Rice factor (dB)</w:t>
            </w:r>
          </w:p>
        </w:tc>
        <w:tc>
          <w:tcPr>
            <w:tcW w:w="1247" w:type="dxa"/>
          </w:tcPr>
          <w:p w:rsidR="006D317B" w:rsidRDefault="006D317B">
            <w:pPr>
              <w:pStyle w:val="TableText"/>
              <w:keepNext w:val="0"/>
              <w:spacing w:before="0" w:after="0" w:line="240" w:lineRule="auto"/>
              <w:jc w:val="center"/>
            </w:pPr>
            <w:r>
              <w:t>Doppler spectrum</w:t>
            </w:r>
          </w:p>
        </w:tc>
      </w:tr>
      <w:tr w:rsidR="006D317B">
        <w:tblPrEx>
          <w:tblCellMar>
            <w:top w:w="0" w:type="dxa"/>
            <w:bottom w:w="0" w:type="dxa"/>
          </w:tblCellMar>
        </w:tblPrEx>
        <w:trPr>
          <w:jc w:val="center"/>
        </w:trPr>
        <w:tc>
          <w:tcPr>
            <w:tcW w:w="1039" w:type="dxa"/>
          </w:tcPr>
          <w:p w:rsidR="006D317B" w:rsidRDefault="006D317B">
            <w:pPr>
              <w:pStyle w:val="TableText"/>
              <w:keepNext w:val="0"/>
              <w:spacing w:before="0" w:after="0" w:line="240" w:lineRule="auto"/>
              <w:jc w:val="center"/>
            </w:pPr>
            <w:r>
              <w:t>1</w:t>
            </w:r>
          </w:p>
        </w:tc>
        <w:tc>
          <w:tcPr>
            <w:tcW w:w="1275" w:type="dxa"/>
          </w:tcPr>
          <w:p w:rsidR="006D317B" w:rsidRDefault="006D317B">
            <w:pPr>
              <w:pStyle w:val="TableText"/>
              <w:keepNext w:val="0"/>
              <w:spacing w:before="0" w:after="0" w:line="240" w:lineRule="auto"/>
              <w:jc w:val="center"/>
            </w:pPr>
            <w:r>
              <w:t>0</w:t>
            </w:r>
          </w:p>
        </w:tc>
        <w:tc>
          <w:tcPr>
            <w:tcW w:w="1560" w:type="dxa"/>
          </w:tcPr>
          <w:p w:rsidR="006D317B" w:rsidRDefault="006D317B">
            <w:pPr>
              <w:pStyle w:val="TableText"/>
              <w:keepNext w:val="0"/>
              <w:spacing w:before="0" w:after="0" w:line="240" w:lineRule="auto"/>
              <w:jc w:val="center"/>
            </w:pPr>
            <w:r>
              <w:t>LOS: Rice NLOS: Rayleigh</w:t>
            </w:r>
          </w:p>
        </w:tc>
        <w:tc>
          <w:tcPr>
            <w:tcW w:w="1513" w:type="dxa"/>
          </w:tcPr>
          <w:p w:rsidR="006D317B" w:rsidRDefault="006D317B">
            <w:pPr>
              <w:pStyle w:val="TableText"/>
              <w:keepNext w:val="0"/>
              <w:spacing w:before="0" w:after="0" w:line="240" w:lineRule="auto"/>
              <w:jc w:val="center"/>
            </w:pPr>
            <w:r>
              <w:t xml:space="preserve">10 log </w:t>
            </w:r>
            <w:r>
              <w:rPr>
                <w:i/>
              </w:rPr>
              <w:t>c</w:t>
            </w:r>
            <w:r>
              <w:br/>
              <w:t xml:space="preserve">10 log </w:t>
            </w:r>
            <w:r>
              <w:rPr>
                <w:i/>
              </w:rPr>
              <w:t>P</w:t>
            </w:r>
            <w:r>
              <w:rPr>
                <w:i/>
                <w:position w:val="-4"/>
                <w:sz w:val="14"/>
              </w:rPr>
              <w:t>m</w:t>
            </w:r>
          </w:p>
        </w:tc>
        <w:tc>
          <w:tcPr>
            <w:tcW w:w="1735" w:type="dxa"/>
          </w:tcPr>
          <w:p w:rsidR="006D317B" w:rsidRDefault="006D317B">
            <w:pPr>
              <w:pStyle w:val="TableText"/>
              <w:keepNext w:val="0"/>
              <w:spacing w:before="0" w:after="0" w:line="240" w:lineRule="auto"/>
              <w:jc w:val="center"/>
            </w:pPr>
            <w:r>
              <w:t>0.0</w:t>
            </w:r>
            <w:r>
              <w:br/>
              <w:t>–7.3</w:t>
            </w:r>
          </w:p>
        </w:tc>
        <w:tc>
          <w:tcPr>
            <w:tcW w:w="1361" w:type="dxa"/>
          </w:tcPr>
          <w:p w:rsidR="006D317B" w:rsidRDefault="006D317B">
            <w:pPr>
              <w:pStyle w:val="TableText"/>
              <w:keepNext w:val="0"/>
              <w:spacing w:before="0" w:after="0" w:line="240" w:lineRule="auto"/>
              <w:jc w:val="center"/>
            </w:pPr>
            <w:r>
              <w:t>10</w:t>
            </w:r>
            <w:r>
              <w:br/>
              <w:t>–</w:t>
            </w:r>
          </w:p>
        </w:tc>
        <w:tc>
          <w:tcPr>
            <w:tcW w:w="1247" w:type="dxa"/>
          </w:tcPr>
          <w:p w:rsidR="006D317B" w:rsidRDefault="006D317B">
            <w:pPr>
              <w:pStyle w:val="TableText"/>
              <w:keepNext w:val="0"/>
              <w:spacing w:before="0" w:after="0" w:line="240" w:lineRule="auto"/>
              <w:jc w:val="center"/>
            </w:pPr>
            <w:r>
              <w:t>Rice</w:t>
            </w:r>
            <w:r>
              <w:br/>
              <w:t>Classic</w:t>
            </w:r>
          </w:p>
        </w:tc>
      </w:tr>
      <w:tr w:rsidR="006D317B">
        <w:tblPrEx>
          <w:tblCellMar>
            <w:top w:w="0" w:type="dxa"/>
            <w:bottom w:w="0" w:type="dxa"/>
          </w:tblCellMar>
        </w:tblPrEx>
        <w:trPr>
          <w:jc w:val="center"/>
        </w:trPr>
        <w:tc>
          <w:tcPr>
            <w:tcW w:w="1039" w:type="dxa"/>
          </w:tcPr>
          <w:p w:rsidR="006D317B" w:rsidRDefault="006D317B">
            <w:pPr>
              <w:pStyle w:val="TableText"/>
              <w:keepNext w:val="0"/>
              <w:spacing w:before="0" w:after="0" w:line="240" w:lineRule="auto"/>
              <w:jc w:val="center"/>
            </w:pPr>
            <w:r>
              <w:t>2</w:t>
            </w:r>
          </w:p>
        </w:tc>
        <w:tc>
          <w:tcPr>
            <w:tcW w:w="1275" w:type="dxa"/>
          </w:tcPr>
          <w:p w:rsidR="006D317B" w:rsidRDefault="006D317B">
            <w:pPr>
              <w:pStyle w:val="TableText"/>
              <w:keepNext w:val="0"/>
              <w:spacing w:before="0" w:after="0" w:line="240" w:lineRule="auto"/>
              <w:jc w:val="center"/>
            </w:pPr>
            <w:r>
              <w:t>100</w:t>
            </w:r>
          </w:p>
        </w:tc>
        <w:tc>
          <w:tcPr>
            <w:tcW w:w="1560" w:type="dxa"/>
          </w:tcPr>
          <w:p w:rsidR="006D317B" w:rsidRDefault="006D317B">
            <w:pPr>
              <w:pStyle w:val="TableText"/>
              <w:keepNext w:val="0"/>
              <w:spacing w:before="0" w:after="0" w:line="240" w:lineRule="auto"/>
              <w:jc w:val="center"/>
            </w:pPr>
            <w:r>
              <w:t>Rayleigh</w:t>
            </w:r>
          </w:p>
        </w:tc>
        <w:tc>
          <w:tcPr>
            <w:tcW w:w="1513"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735" w:type="dxa"/>
          </w:tcPr>
          <w:p w:rsidR="006D317B" w:rsidRDefault="006D317B">
            <w:pPr>
              <w:pStyle w:val="TableText"/>
              <w:keepNext w:val="0"/>
              <w:spacing w:before="0" w:after="0" w:line="240" w:lineRule="auto"/>
              <w:jc w:val="center"/>
            </w:pPr>
            <w:r>
              <w:t>–23.6</w:t>
            </w:r>
          </w:p>
        </w:tc>
        <w:tc>
          <w:tcPr>
            <w:tcW w:w="1361" w:type="dxa"/>
          </w:tcPr>
          <w:p w:rsidR="006D317B" w:rsidRDefault="006D317B">
            <w:pPr>
              <w:pStyle w:val="TableText"/>
              <w:keepNext w:val="0"/>
              <w:spacing w:before="0" w:after="0" w:line="240" w:lineRule="auto"/>
              <w:jc w:val="center"/>
            </w:pPr>
            <w:r>
              <w:t>–</w:t>
            </w:r>
          </w:p>
        </w:tc>
        <w:tc>
          <w:tcPr>
            <w:tcW w:w="1247" w:type="dxa"/>
          </w:tcPr>
          <w:p w:rsidR="006D317B" w:rsidRDefault="006D317B">
            <w:pPr>
              <w:pStyle w:val="TableText"/>
              <w:keepNext w:val="0"/>
              <w:spacing w:before="0" w:after="0" w:line="240" w:lineRule="auto"/>
              <w:jc w:val="center"/>
            </w:pPr>
            <w:r>
              <w:t>Classic</w:t>
            </w:r>
          </w:p>
        </w:tc>
      </w:tr>
      <w:tr w:rsidR="006D317B">
        <w:tblPrEx>
          <w:tblCellMar>
            <w:top w:w="0" w:type="dxa"/>
            <w:bottom w:w="0" w:type="dxa"/>
          </w:tblCellMar>
        </w:tblPrEx>
        <w:trPr>
          <w:jc w:val="center"/>
        </w:trPr>
        <w:tc>
          <w:tcPr>
            <w:tcW w:w="1039" w:type="dxa"/>
          </w:tcPr>
          <w:p w:rsidR="006D317B" w:rsidRDefault="006D317B">
            <w:pPr>
              <w:pStyle w:val="TableText"/>
              <w:keepNext w:val="0"/>
              <w:spacing w:before="0" w:after="0" w:line="240" w:lineRule="auto"/>
              <w:jc w:val="center"/>
            </w:pPr>
            <w:r>
              <w:t>3</w:t>
            </w:r>
          </w:p>
        </w:tc>
        <w:tc>
          <w:tcPr>
            <w:tcW w:w="1275" w:type="dxa"/>
          </w:tcPr>
          <w:p w:rsidR="006D317B" w:rsidRDefault="006D317B">
            <w:pPr>
              <w:pStyle w:val="TableText"/>
              <w:keepNext w:val="0"/>
              <w:spacing w:before="0" w:after="0" w:line="240" w:lineRule="auto"/>
              <w:jc w:val="center"/>
            </w:pPr>
            <w:r>
              <w:t>180</w:t>
            </w:r>
          </w:p>
        </w:tc>
        <w:tc>
          <w:tcPr>
            <w:tcW w:w="1560" w:type="dxa"/>
          </w:tcPr>
          <w:p w:rsidR="006D317B" w:rsidRDefault="006D317B">
            <w:pPr>
              <w:pStyle w:val="TableText"/>
              <w:keepNext w:val="0"/>
              <w:spacing w:before="0" w:after="0" w:line="240" w:lineRule="auto"/>
              <w:jc w:val="center"/>
            </w:pPr>
            <w:r>
              <w:t>Rayleigh</w:t>
            </w:r>
          </w:p>
        </w:tc>
        <w:tc>
          <w:tcPr>
            <w:tcW w:w="1513"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735" w:type="dxa"/>
          </w:tcPr>
          <w:p w:rsidR="006D317B" w:rsidRDefault="006D317B">
            <w:pPr>
              <w:pStyle w:val="TableText"/>
              <w:keepNext w:val="0"/>
              <w:spacing w:before="0" w:after="0" w:line="240" w:lineRule="auto"/>
              <w:jc w:val="center"/>
            </w:pPr>
            <w:r>
              <w:t>–28.1</w:t>
            </w:r>
          </w:p>
        </w:tc>
        <w:tc>
          <w:tcPr>
            <w:tcW w:w="1361" w:type="dxa"/>
          </w:tcPr>
          <w:p w:rsidR="006D317B" w:rsidRDefault="006D317B">
            <w:pPr>
              <w:pStyle w:val="TableText"/>
              <w:keepNext w:val="0"/>
              <w:spacing w:before="0" w:after="0" w:line="240" w:lineRule="auto"/>
              <w:jc w:val="center"/>
            </w:pPr>
            <w:r>
              <w:t>–</w:t>
            </w:r>
          </w:p>
        </w:tc>
        <w:tc>
          <w:tcPr>
            <w:tcW w:w="1247" w:type="dxa"/>
          </w:tcPr>
          <w:p w:rsidR="006D317B" w:rsidRDefault="006D317B">
            <w:pPr>
              <w:pStyle w:val="TableText"/>
              <w:keepNext w:val="0"/>
              <w:spacing w:before="0" w:after="0" w:line="240" w:lineRule="auto"/>
              <w:jc w:val="center"/>
            </w:pPr>
            <w:r>
              <w:t>Classic</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w:t>
        </w:r>
      </w:fldSimple>
      <w:r>
        <w:t xml:space="preserve"> - Channel model A (10% delay spread values); Rural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994"/>
        <w:gridCol w:w="1275"/>
        <w:gridCol w:w="1547"/>
        <w:gridCol w:w="1460"/>
        <w:gridCol w:w="1786"/>
        <w:gridCol w:w="1401"/>
        <w:gridCol w:w="1284"/>
      </w:tblGrid>
      <w:tr w:rsidR="006D317B">
        <w:tblPrEx>
          <w:tblCellMar>
            <w:top w:w="0" w:type="dxa"/>
            <w:bottom w:w="0" w:type="dxa"/>
          </w:tblCellMar>
        </w:tblPrEx>
        <w:trPr>
          <w:jc w:val="center"/>
        </w:trPr>
        <w:tc>
          <w:tcPr>
            <w:tcW w:w="1101" w:type="dxa"/>
          </w:tcPr>
          <w:p w:rsidR="006D317B" w:rsidRDefault="006D317B">
            <w:pPr>
              <w:pStyle w:val="TableText"/>
              <w:keepNext w:val="0"/>
              <w:spacing w:before="0" w:after="0" w:line="240" w:lineRule="auto"/>
              <w:jc w:val="center"/>
            </w:pPr>
            <w:r>
              <w:t>Tap number</w:t>
            </w:r>
          </w:p>
        </w:tc>
        <w:tc>
          <w:tcPr>
            <w:tcW w:w="1275" w:type="dxa"/>
          </w:tcPr>
          <w:p w:rsidR="006D317B" w:rsidRDefault="006D317B">
            <w:pPr>
              <w:pStyle w:val="TableText"/>
              <w:keepNext w:val="0"/>
              <w:spacing w:before="0" w:after="0" w:line="240" w:lineRule="auto"/>
              <w:jc w:val="center"/>
            </w:pPr>
            <w:r>
              <w:t>Relative tap delay value</w:t>
            </w:r>
            <w:r>
              <w:br/>
              <w:t>(ns)</w:t>
            </w:r>
          </w:p>
        </w:tc>
        <w:tc>
          <w:tcPr>
            <w:tcW w:w="1547" w:type="dxa"/>
          </w:tcPr>
          <w:p w:rsidR="006D317B" w:rsidRDefault="006D317B">
            <w:pPr>
              <w:pStyle w:val="TableText"/>
              <w:keepNext w:val="0"/>
              <w:spacing w:before="0" w:after="0" w:line="240" w:lineRule="auto"/>
              <w:jc w:val="center"/>
              <w:rPr>
                <w:lang w:val="fr-FR"/>
              </w:rPr>
            </w:pPr>
            <w:r>
              <w:rPr>
                <w:lang w:val="fr-FR"/>
              </w:rPr>
              <w:t>Tap amplitude distribution</w:t>
            </w:r>
          </w:p>
        </w:tc>
        <w:tc>
          <w:tcPr>
            <w:tcW w:w="1460" w:type="dxa"/>
          </w:tcPr>
          <w:p w:rsidR="006D317B" w:rsidRDefault="006D317B">
            <w:pPr>
              <w:pStyle w:val="TableText"/>
              <w:keepNext w:val="0"/>
              <w:spacing w:before="0" w:after="0" w:line="240" w:lineRule="auto"/>
              <w:jc w:val="center"/>
            </w:pPr>
            <w:r>
              <w:t>Parameter of amplitude distribution(dB)</w:t>
            </w:r>
          </w:p>
        </w:tc>
        <w:tc>
          <w:tcPr>
            <w:tcW w:w="1786" w:type="dxa"/>
          </w:tcPr>
          <w:p w:rsidR="006D317B" w:rsidRDefault="006D317B">
            <w:pPr>
              <w:pStyle w:val="TableText"/>
              <w:keepNext w:val="0"/>
              <w:spacing w:before="0" w:after="0" w:line="240" w:lineRule="auto"/>
              <w:jc w:val="center"/>
            </w:pPr>
            <w:r>
              <w:t>Average amplitude with respect to free space propagation</w:t>
            </w:r>
          </w:p>
        </w:tc>
        <w:tc>
          <w:tcPr>
            <w:tcW w:w="1401" w:type="dxa"/>
          </w:tcPr>
          <w:p w:rsidR="006D317B" w:rsidRDefault="006D317B">
            <w:pPr>
              <w:pStyle w:val="TableText"/>
              <w:keepNext w:val="0"/>
              <w:spacing w:before="0" w:after="0" w:line="240" w:lineRule="auto"/>
              <w:jc w:val="center"/>
            </w:pPr>
            <w:r>
              <w:t>Rice factor (dB)</w:t>
            </w:r>
          </w:p>
        </w:tc>
        <w:tc>
          <w:tcPr>
            <w:tcW w:w="1284" w:type="dxa"/>
          </w:tcPr>
          <w:p w:rsidR="006D317B" w:rsidRDefault="006D317B">
            <w:pPr>
              <w:pStyle w:val="TableText"/>
              <w:keepNext w:val="0"/>
              <w:spacing w:before="0" w:after="0" w:line="240" w:lineRule="auto"/>
              <w:jc w:val="center"/>
            </w:pPr>
            <w:r>
              <w:t>Doppler spectrum</w:t>
            </w:r>
          </w:p>
        </w:tc>
      </w:tr>
      <w:tr w:rsidR="006D317B">
        <w:tblPrEx>
          <w:tblCellMar>
            <w:top w:w="0" w:type="dxa"/>
            <w:bottom w:w="0" w:type="dxa"/>
          </w:tblCellMar>
        </w:tblPrEx>
        <w:trPr>
          <w:jc w:val="center"/>
        </w:trPr>
        <w:tc>
          <w:tcPr>
            <w:tcW w:w="1101" w:type="dxa"/>
          </w:tcPr>
          <w:p w:rsidR="006D317B" w:rsidRDefault="006D317B">
            <w:pPr>
              <w:pStyle w:val="TableText"/>
              <w:keepNext w:val="0"/>
              <w:spacing w:before="0" w:after="0" w:line="240" w:lineRule="auto"/>
              <w:jc w:val="center"/>
            </w:pPr>
            <w:r>
              <w:t>1</w:t>
            </w:r>
          </w:p>
        </w:tc>
        <w:tc>
          <w:tcPr>
            <w:tcW w:w="1275" w:type="dxa"/>
          </w:tcPr>
          <w:p w:rsidR="006D317B" w:rsidRDefault="006D317B">
            <w:pPr>
              <w:pStyle w:val="TableText"/>
              <w:keepNext w:val="0"/>
              <w:spacing w:before="0" w:after="0" w:line="240" w:lineRule="auto"/>
              <w:jc w:val="center"/>
            </w:pPr>
            <w:r>
              <w:t>0</w:t>
            </w:r>
          </w:p>
        </w:tc>
        <w:tc>
          <w:tcPr>
            <w:tcW w:w="1547" w:type="dxa"/>
          </w:tcPr>
          <w:p w:rsidR="006D317B" w:rsidRDefault="006D317B">
            <w:pPr>
              <w:pStyle w:val="TableText"/>
              <w:keepNext w:val="0"/>
              <w:spacing w:before="0" w:after="0" w:line="240" w:lineRule="auto"/>
              <w:jc w:val="center"/>
            </w:pPr>
            <w:r>
              <w:t>LOS: Rice NLOS: Rayleigh</w:t>
            </w:r>
          </w:p>
        </w:tc>
        <w:tc>
          <w:tcPr>
            <w:tcW w:w="1460" w:type="dxa"/>
          </w:tcPr>
          <w:p w:rsidR="006D317B" w:rsidRDefault="006D317B">
            <w:pPr>
              <w:pStyle w:val="TableText"/>
              <w:keepNext w:val="0"/>
              <w:spacing w:before="0" w:after="0" w:line="240" w:lineRule="auto"/>
              <w:jc w:val="center"/>
            </w:pPr>
            <w:r>
              <w:t xml:space="preserve">10 log </w:t>
            </w:r>
            <w:r>
              <w:rPr>
                <w:i/>
              </w:rPr>
              <w:t>c</w:t>
            </w:r>
            <w:r>
              <w:br/>
              <w:t xml:space="preserve">10 log </w:t>
            </w:r>
            <w:r>
              <w:rPr>
                <w:i/>
              </w:rPr>
              <w:t>P</w:t>
            </w:r>
            <w:r>
              <w:rPr>
                <w:i/>
                <w:position w:val="-4"/>
                <w:sz w:val="14"/>
              </w:rPr>
              <w:t>m</w:t>
            </w:r>
          </w:p>
        </w:tc>
        <w:tc>
          <w:tcPr>
            <w:tcW w:w="1786" w:type="dxa"/>
          </w:tcPr>
          <w:p w:rsidR="006D317B" w:rsidRDefault="006D317B">
            <w:pPr>
              <w:pStyle w:val="TableText"/>
              <w:keepNext w:val="0"/>
              <w:spacing w:before="0" w:after="0" w:line="240" w:lineRule="auto"/>
              <w:jc w:val="center"/>
            </w:pPr>
            <w:r>
              <w:t>0.0</w:t>
            </w:r>
            <w:r>
              <w:br/>
              <w:t>–9.5</w:t>
            </w:r>
          </w:p>
        </w:tc>
        <w:tc>
          <w:tcPr>
            <w:tcW w:w="1401" w:type="dxa"/>
          </w:tcPr>
          <w:p w:rsidR="006D317B" w:rsidRDefault="006D317B">
            <w:pPr>
              <w:pStyle w:val="TableText"/>
              <w:keepNext w:val="0"/>
              <w:spacing w:before="0" w:after="0" w:line="240" w:lineRule="auto"/>
              <w:jc w:val="center"/>
            </w:pPr>
            <w:r>
              <w:t>7</w:t>
            </w:r>
            <w:r>
              <w:br/>
              <w:t>–</w:t>
            </w:r>
          </w:p>
        </w:tc>
        <w:tc>
          <w:tcPr>
            <w:tcW w:w="1284" w:type="dxa"/>
          </w:tcPr>
          <w:p w:rsidR="006D317B" w:rsidRDefault="006D317B">
            <w:pPr>
              <w:pStyle w:val="TableText"/>
              <w:keepNext w:val="0"/>
              <w:spacing w:before="0" w:after="0" w:line="240" w:lineRule="auto"/>
              <w:jc w:val="center"/>
            </w:pPr>
            <w:r>
              <w:t>Rice</w:t>
            </w:r>
            <w:r>
              <w:br/>
              <w:t>Classic</w:t>
            </w:r>
          </w:p>
        </w:tc>
      </w:tr>
      <w:tr w:rsidR="006D317B">
        <w:tblPrEx>
          <w:tblCellMar>
            <w:top w:w="0" w:type="dxa"/>
            <w:bottom w:w="0" w:type="dxa"/>
          </w:tblCellMar>
        </w:tblPrEx>
        <w:trPr>
          <w:jc w:val="center"/>
        </w:trPr>
        <w:tc>
          <w:tcPr>
            <w:tcW w:w="1101" w:type="dxa"/>
          </w:tcPr>
          <w:p w:rsidR="006D317B" w:rsidRDefault="006D317B">
            <w:pPr>
              <w:pStyle w:val="TableText"/>
              <w:keepNext w:val="0"/>
              <w:spacing w:before="0" w:after="0" w:line="240" w:lineRule="auto"/>
              <w:jc w:val="center"/>
            </w:pPr>
            <w:r>
              <w:t>2</w:t>
            </w:r>
          </w:p>
        </w:tc>
        <w:tc>
          <w:tcPr>
            <w:tcW w:w="1275" w:type="dxa"/>
          </w:tcPr>
          <w:p w:rsidR="006D317B" w:rsidRDefault="006D317B">
            <w:pPr>
              <w:pStyle w:val="TableText"/>
              <w:keepNext w:val="0"/>
              <w:spacing w:before="0" w:after="0" w:line="240" w:lineRule="auto"/>
              <w:jc w:val="center"/>
            </w:pPr>
            <w:r>
              <w:t>100</w:t>
            </w:r>
          </w:p>
        </w:tc>
        <w:tc>
          <w:tcPr>
            <w:tcW w:w="1547" w:type="dxa"/>
          </w:tcPr>
          <w:p w:rsidR="006D317B" w:rsidRDefault="006D317B">
            <w:pPr>
              <w:pStyle w:val="TableText"/>
              <w:keepNext w:val="0"/>
              <w:spacing w:before="0" w:after="0" w:line="240" w:lineRule="auto"/>
              <w:jc w:val="center"/>
            </w:pPr>
            <w:r>
              <w:t>Rayleigh</w:t>
            </w:r>
          </w:p>
        </w:tc>
        <w:tc>
          <w:tcPr>
            <w:tcW w:w="1460"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786" w:type="dxa"/>
          </w:tcPr>
          <w:p w:rsidR="006D317B" w:rsidRDefault="006D317B">
            <w:pPr>
              <w:pStyle w:val="TableText"/>
              <w:keepNext w:val="0"/>
              <w:spacing w:before="0" w:after="0" w:line="240" w:lineRule="auto"/>
              <w:jc w:val="center"/>
            </w:pPr>
            <w:r>
              <w:t>–24.1</w:t>
            </w:r>
          </w:p>
        </w:tc>
        <w:tc>
          <w:tcPr>
            <w:tcW w:w="1401" w:type="dxa"/>
          </w:tcPr>
          <w:p w:rsidR="006D317B" w:rsidRDefault="006D317B">
            <w:pPr>
              <w:pStyle w:val="TableText"/>
              <w:keepNext w:val="0"/>
              <w:spacing w:before="0" w:after="0" w:line="240" w:lineRule="auto"/>
              <w:jc w:val="center"/>
            </w:pPr>
            <w:r>
              <w:t>–</w:t>
            </w:r>
          </w:p>
        </w:tc>
        <w:tc>
          <w:tcPr>
            <w:tcW w:w="1284" w:type="dxa"/>
          </w:tcPr>
          <w:p w:rsidR="006D317B" w:rsidRDefault="006D317B">
            <w:pPr>
              <w:pStyle w:val="TableText"/>
              <w:keepNext w:val="0"/>
              <w:spacing w:before="0" w:after="0" w:line="240" w:lineRule="auto"/>
              <w:jc w:val="center"/>
            </w:pPr>
            <w:r>
              <w:t>Classic</w:t>
            </w:r>
          </w:p>
        </w:tc>
      </w:tr>
      <w:tr w:rsidR="006D317B">
        <w:tblPrEx>
          <w:tblCellMar>
            <w:top w:w="0" w:type="dxa"/>
            <w:bottom w:w="0" w:type="dxa"/>
          </w:tblCellMar>
        </w:tblPrEx>
        <w:trPr>
          <w:jc w:val="center"/>
        </w:trPr>
        <w:tc>
          <w:tcPr>
            <w:tcW w:w="1101" w:type="dxa"/>
          </w:tcPr>
          <w:p w:rsidR="006D317B" w:rsidRDefault="006D317B">
            <w:pPr>
              <w:pStyle w:val="TableText"/>
              <w:keepNext w:val="0"/>
              <w:spacing w:before="0" w:after="0" w:line="240" w:lineRule="auto"/>
              <w:jc w:val="center"/>
            </w:pPr>
            <w:r>
              <w:t>3</w:t>
            </w:r>
          </w:p>
        </w:tc>
        <w:tc>
          <w:tcPr>
            <w:tcW w:w="1275" w:type="dxa"/>
          </w:tcPr>
          <w:p w:rsidR="006D317B" w:rsidRDefault="006D317B">
            <w:pPr>
              <w:pStyle w:val="TableText"/>
              <w:keepNext w:val="0"/>
              <w:spacing w:before="0" w:after="0" w:line="240" w:lineRule="auto"/>
              <w:jc w:val="center"/>
            </w:pPr>
            <w:r>
              <w:t>250</w:t>
            </w:r>
          </w:p>
        </w:tc>
        <w:tc>
          <w:tcPr>
            <w:tcW w:w="1547" w:type="dxa"/>
          </w:tcPr>
          <w:p w:rsidR="006D317B" w:rsidRDefault="006D317B">
            <w:pPr>
              <w:pStyle w:val="TableText"/>
              <w:keepNext w:val="0"/>
              <w:spacing w:before="0" w:after="0" w:line="240" w:lineRule="auto"/>
              <w:jc w:val="center"/>
            </w:pPr>
            <w:r>
              <w:t>Rayleigh</w:t>
            </w:r>
          </w:p>
        </w:tc>
        <w:tc>
          <w:tcPr>
            <w:tcW w:w="1460"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786" w:type="dxa"/>
          </w:tcPr>
          <w:p w:rsidR="006D317B" w:rsidRDefault="006D317B">
            <w:pPr>
              <w:pStyle w:val="TableText"/>
              <w:keepNext w:val="0"/>
              <w:spacing w:before="0" w:after="0" w:line="240" w:lineRule="auto"/>
              <w:jc w:val="center"/>
            </w:pPr>
            <w:r>
              <w:t>–25.1</w:t>
            </w:r>
          </w:p>
        </w:tc>
        <w:tc>
          <w:tcPr>
            <w:tcW w:w="1401" w:type="dxa"/>
          </w:tcPr>
          <w:p w:rsidR="006D317B" w:rsidRDefault="006D317B">
            <w:pPr>
              <w:pStyle w:val="TableText"/>
              <w:keepNext w:val="0"/>
              <w:spacing w:before="0" w:after="0" w:line="240" w:lineRule="auto"/>
              <w:jc w:val="center"/>
            </w:pPr>
            <w:r>
              <w:t>–</w:t>
            </w:r>
          </w:p>
        </w:tc>
        <w:tc>
          <w:tcPr>
            <w:tcW w:w="1284" w:type="dxa"/>
          </w:tcPr>
          <w:p w:rsidR="006D317B" w:rsidRDefault="006D317B">
            <w:pPr>
              <w:pStyle w:val="TableText"/>
              <w:keepNext w:val="0"/>
              <w:spacing w:before="0" w:after="0" w:line="240" w:lineRule="auto"/>
              <w:jc w:val="center"/>
            </w:pPr>
            <w:r>
              <w:t>Classic</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w:t>
        </w:r>
      </w:fldSimple>
      <w:r>
        <w:t xml:space="preserve"> - Channel model B (50% delay spread values); Sub-urban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901"/>
        <w:gridCol w:w="1275"/>
        <w:gridCol w:w="1560"/>
        <w:gridCol w:w="1417"/>
        <w:gridCol w:w="1862"/>
        <w:gridCol w:w="1361"/>
        <w:gridCol w:w="1185"/>
      </w:tblGrid>
      <w:tr w:rsidR="006D317B">
        <w:tblPrEx>
          <w:tblCellMar>
            <w:top w:w="0" w:type="dxa"/>
            <w:bottom w:w="0" w:type="dxa"/>
          </w:tblCellMar>
        </w:tblPrEx>
        <w:trPr>
          <w:jc w:val="center"/>
        </w:trPr>
        <w:tc>
          <w:tcPr>
            <w:tcW w:w="1008" w:type="dxa"/>
          </w:tcPr>
          <w:p w:rsidR="006D317B" w:rsidRDefault="006D317B">
            <w:pPr>
              <w:pStyle w:val="TableText"/>
              <w:keepNext w:val="0"/>
              <w:spacing w:before="0" w:after="0" w:line="240" w:lineRule="auto"/>
              <w:jc w:val="center"/>
            </w:pPr>
            <w:r>
              <w:t>Tap number</w:t>
            </w:r>
          </w:p>
        </w:tc>
        <w:tc>
          <w:tcPr>
            <w:tcW w:w="1275" w:type="dxa"/>
          </w:tcPr>
          <w:p w:rsidR="006D317B" w:rsidRDefault="006D317B">
            <w:pPr>
              <w:pStyle w:val="TableText"/>
              <w:keepNext w:val="0"/>
              <w:spacing w:before="0" w:after="0" w:line="240" w:lineRule="auto"/>
              <w:jc w:val="center"/>
            </w:pPr>
            <w:r>
              <w:t>Relative tap delay value</w:t>
            </w:r>
            <w:r>
              <w:br/>
              <w:t>(ns)</w:t>
            </w:r>
          </w:p>
        </w:tc>
        <w:tc>
          <w:tcPr>
            <w:tcW w:w="1560" w:type="dxa"/>
          </w:tcPr>
          <w:p w:rsidR="006D317B" w:rsidRDefault="006D317B">
            <w:pPr>
              <w:pStyle w:val="TableText"/>
              <w:keepNext w:val="0"/>
              <w:spacing w:before="0" w:after="0" w:line="240" w:lineRule="auto"/>
              <w:jc w:val="center"/>
              <w:rPr>
                <w:lang w:val="fr-FR"/>
              </w:rPr>
            </w:pPr>
            <w:r>
              <w:rPr>
                <w:lang w:val="fr-FR"/>
              </w:rPr>
              <w:t>Tap amplitude distribution</w:t>
            </w:r>
          </w:p>
        </w:tc>
        <w:tc>
          <w:tcPr>
            <w:tcW w:w="1417" w:type="dxa"/>
          </w:tcPr>
          <w:p w:rsidR="006D317B" w:rsidRDefault="006D317B">
            <w:pPr>
              <w:pStyle w:val="TableText"/>
              <w:keepNext w:val="0"/>
              <w:spacing w:before="0" w:after="0" w:line="240" w:lineRule="auto"/>
              <w:jc w:val="center"/>
            </w:pPr>
            <w:r>
              <w:t>Parameter of amplitude distribution(dB)</w:t>
            </w:r>
          </w:p>
        </w:tc>
        <w:tc>
          <w:tcPr>
            <w:tcW w:w="1862" w:type="dxa"/>
          </w:tcPr>
          <w:p w:rsidR="006D317B" w:rsidRDefault="006D317B">
            <w:pPr>
              <w:pStyle w:val="TableText"/>
              <w:keepNext w:val="0"/>
              <w:spacing w:before="0" w:after="0" w:line="240" w:lineRule="auto"/>
              <w:jc w:val="center"/>
            </w:pPr>
            <w:r>
              <w:t>Average amplitude with respect to free space propagation</w:t>
            </w:r>
          </w:p>
        </w:tc>
        <w:tc>
          <w:tcPr>
            <w:tcW w:w="1361" w:type="dxa"/>
          </w:tcPr>
          <w:p w:rsidR="006D317B" w:rsidRDefault="006D317B">
            <w:pPr>
              <w:pStyle w:val="TableText"/>
              <w:keepNext w:val="0"/>
              <w:spacing w:before="0" w:after="0" w:line="240" w:lineRule="auto"/>
              <w:jc w:val="center"/>
            </w:pPr>
            <w:r>
              <w:t>Rice factor (dB)</w:t>
            </w:r>
          </w:p>
        </w:tc>
        <w:tc>
          <w:tcPr>
            <w:tcW w:w="1185" w:type="dxa"/>
          </w:tcPr>
          <w:p w:rsidR="006D317B" w:rsidRDefault="006D317B">
            <w:pPr>
              <w:pStyle w:val="TableText"/>
              <w:keepNext w:val="0"/>
              <w:spacing w:before="0" w:after="0" w:line="240" w:lineRule="auto"/>
              <w:jc w:val="center"/>
            </w:pPr>
            <w:r>
              <w:t>Doppler spectrum</w:t>
            </w:r>
          </w:p>
        </w:tc>
      </w:tr>
      <w:tr w:rsidR="006D317B">
        <w:tblPrEx>
          <w:tblCellMar>
            <w:top w:w="0" w:type="dxa"/>
            <w:bottom w:w="0" w:type="dxa"/>
          </w:tblCellMar>
        </w:tblPrEx>
        <w:trPr>
          <w:jc w:val="center"/>
        </w:trPr>
        <w:tc>
          <w:tcPr>
            <w:tcW w:w="1008" w:type="dxa"/>
          </w:tcPr>
          <w:p w:rsidR="006D317B" w:rsidRDefault="006D317B">
            <w:pPr>
              <w:pStyle w:val="TableText"/>
              <w:keepNext w:val="0"/>
              <w:spacing w:before="0" w:after="0" w:line="240" w:lineRule="auto"/>
              <w:jc w:val="center"/>
            </w:pPr>
            <w:r>
              <w:t>1</w:t>
            </w:r>
          </w:p>
        </w:tc>
        <w:tc>
          <w:tcPr>
            <w:tcW w:w="1275" w:type="dxa"/>
          </w:tcPr>
          <w:p w:rsidR="006D317B" w:rsidRDefault="006D317B">
            <w:pPr>
              <w:pStyle w:val="TableText"/>
              <w:keepNext w:val="0"/>
              <w:tabs>
                <w:tab w:val="clear" w:pos="794"/>
                <w:tab w:val="clear" w:pos="1191"/>
                <w:tab w:val="clear" w:pos="1588"/>
                <w:tab w:val="clear" w:pos="1985"/>
                <w:tab w:val="right" w:pos="652"/>
              </w:tabs>
              <w:spacing w:before="0" w:after="0" w:line="240" w:lineRule="auto"/>
              <w:jc w:val="center"/>
            </w:pPr>
            <w:r>
              <w:t>0</w:t>
            </w:r>
          </w:p>
        </w:tc>
        <w:tc>
          <w:tcPr>
            <w:tcW w:w="1560" w:type="dxa"/>
          </w:tcPr>
          <w:p w:rsidR="006D317B" w:rsidRDefault="006D317B">
            <w:pPr>
              <w:pStyle w:val="TableText"/>
              <w:keepNext w:val="0"/>
              <w:spacing w:before="0" w:after="0" w:line="240" w:lineRule="auto"/>
              <w:jc w:val="center"/>
            </w:pPr>
            <w:r>
              <w:t>LOS: Rice NLOS: Rayleigh</w:t>
            </w:r>
          </w:p>
        </w:tc>
        <w:tc>
          <w:tcPr>
            <w:tcW w:w="1417" w:type="dxa"/>
          </w:tcPr>
          <w:p w:rsidR="006D317B" w:rsidRDefault="006D317B">
            <w:pPr>
              <w:pStyle w:val="TableText"/>
              <w:keepNext w:val="0"/>
              <w:spacing w:before="0" w:after="0" w:line="240" w:lineRule="auto"/>
              <w:jc w:val="center"/>
            </w:pPr>
            <w:r>
              <w:t xml:space="preserve">10 log </w:t>
            </w:r>
            <w:r>
              <w:rPr>
                <w:i/>
              </w:rPr>
              <w:t>c</w:t>
            </w:r>
            <w:r>
              <w:br/>
              <w:t xml:space="preserve">10 log </w:t>
            </w:r>
            <w:r>
              <w:rPr>
                <w:i/>
              </w:rPr>
              <w:t>P</w:t>
            </w:r>
            <w:r>
              <w:rPr>
                <w:i/>
                <w:position w:val="-4"/>
                <w:sz w:val="14"/>
              </w:rPr>
              <w:t>m</w:t>
            </w:r>
          </w:p>
        </w:tc>
        <w:tc>
          <w:tcPr>
            <w:tcW w:w="1862" w:type="dxa"/>
          </w:tcPr>
          <w:p w:rsidR="006D317B" w:rsidRDefault="006D317B">
            <w:pPr>
              <w:pStyle w:val="TableText"/>
              <w:keepNext w:val="0"/>
              <w:tabs>
                <w:tab w:val="clear" w:pos="794"/>
                <w:tab w:val="clear" w:pos="1191"/>
                <w:tab w:val="clear" w:pos="1588"/>
                <w:tab w:val="clear" w:pos="1985"/>
                <w:tab w:val="right" w:pos="936"/>
              </w:tabs>
              <w:spacing w:before="0" w:after="0" w:line="240" w:lineRule="auto"/>
              <w:jc w:val="center"/>
            </w:pPr>
            <w:r>
              <w:t>0.0</w:t>
            </w:r>
            <w:r>
              <w:br/>
              <w:t>–12.1</w:t>
            </w:r>
          </w:p>
        </w:tc>
        <w:tc>
          <w:tcPr>
            <w:tcW w:w="1361" w:type="dxa"/>
          </w:tcPr>
          <w:p w:rsidR="006D317B" w:rsidRDefault="006D317B">
            <w:pPr>
              <w:pStyle w:val="TableText"/>
              <w:keepNext w:val="0"/>
              <w:spacing w:before="0" w:after="0" w:line="240" w:lineRule="auto"/>
              <w:jc w:val="center"/>
            </w:pPr>
            <w:r>
              <w:t>3</w:t>
            </w:r>
            <w:r>
              <w:br/>
              <w:t>–</w:t>
            </w:r>
          </w:p>
        </w:tc>
        <w:tc>
          <w:tcPr>
            <w:tcW w:w="1185" w:type="dxa"/>
          </w:tcPr>
          <w:p w:rsidR="006D317B" w:rsidRDefault="006D317B">
            <w:pPr>
              <w:pStyle w:val="TableText"/>
              <w:keepNext w:val="0"/>
              <w:spacing w:before="0" w:after="0" w:line="240" w:lineRule="auto"/>
              <w:jc w:val="center"/>
            </w:pPr>
            <w:r>
              <w:t>Rice</w:t>
            </w:r>
            <w:r>
              <w:br/>
              <w:t>Classic</w:t>
            </w:r>
          </w:p>
        </w:tc>
      </w:tr>
      <w:tr w:rsidR="006D317B">
        <w:tblPrEx>
          <w:tblCellMar>
            <w:top w:w="0" w:type="dxa"/>
            <w:bottom w:w="0" w:type="dxa"/>
          </w:tblCellMar>
        </w:tblPrEx>
        <w:trPr>
          <w:jc w:val="center"/>
        </w:trPr>
        <w:tc>
          <w:tcPr>
            <w:tcW w:w="1008" w:type="dxa"/>
          </w:tcPr>
          <w:p w:rsidR="006D317B" w:rsidRDefault="006D317B">
            <w:pPr>
              <w:pStyle w:val="TableText"/>
              <w:keepNext w:val="0"/>
              <w:spacing w:before="0" w:after="0" w:line="240" w:lineRule="auto"/>
              <w:jc w:val="center"/>
            </w:pPr>
            <w:r>
              <w:t>2</w:t>
            </w:r>
          </w:p>
        </w:tc>
        <w:tc>
          <w:tcPr>
            <w:tcW w:w="1275" w:type="dxa"/>
          </w:tcPr>
          <w:p w:rsidR="006D317B" w:rsidRDefault="006D317B">
            <w:pPr>
              <w:pStyle w:val="TableText"/>
              <w:keepNext w:val="0"/>
              <w:tabs>
                <w:tab w:val="clear" w:pos="794"/>
                <w:tab w:val="clear" w:pos="1191"/>
                <w:tab w:val="clear" w:pos="1588"/>
                <w:tab w:val="clear" w:pos="1985"/>
                <w:tab w:val="right" w:pos="652"/>
              </w:tabs>
              <w:spacing w:before="0" w:after="0" w:line="240" w:lineRule="auto"/>
              <w:jc w:val="center"/>
            </w:pPr>
            <w:r>
              <w:t>60</w:t>
            </w:r>
          </w:p>
        </w:tc>
        <w:tc>
          <w:tcPr>
            <w:tcW w:w="1560" w:type="dxa"/>
          </w:tcPr>
          <w:p w:rsidR="006D317B" w:rsidRDefault="006D317B">
            <w:pPr>
              <w:pStyle w:val="TableText"/>
              <w:keepNext w:val="0"/>
              <w:spacing w:before="0" w:after="0" w:line="240" w:lineRule="auto"/>
              <w:jc w:val="center"/>
            </w:pPr>
            <w:r>
              <w:t>Rayleigh</w:t>
            </w:r>
          </w:p>
        </w:tc>
        <w:tc>
          <w:tcPr>
            <w:tcW w:w="1417"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862" w:type="dxa"/>
          </w:tcPr>
          <w:p w:rsidR="006D317B" w:rsidRDefault="006D317B">
            <w:pPr>
              <w:pStyle w:val="TableText"/>
              <w:keepNext w:val="0"/>
              <w:tabs>
                <w:tab w:val="clear" w:pos="794"/>
                <w:tab w:val="clear" w:pos="1191"/>
                <w:tab w:val="clear" w:pos="1588"/>
                <w:tab w:val="clear" w:pos="1985"/>
                <w:tab w:val="right" w:pos="936"/>
              </w:tabs>
              <w:spacing w:before="0" w:after="0" w:line="240" w:lineRule="auto"/>
              <w:jc w:val="center"/>
            </w:pPr>
            <w:r>
              <w:t>–17.0</w:t>
            </w:r>
          </w:p>
        </w:tc>
        <w:tc>
          <w:tcPr>
            <w:tcW w:w="1361" w:type="dxa"/>
          </w:tcPr>
          <w:p w:rsidR="006D317B" w:rsidRDefault="006D317B">
            <w:pPr>
              <w:pStyle w:val="TableText"/>
              <w:keepNext w:val="0"/>
              <w:spacing w:before="0" w:after="0" w:line="240" w:lineRule="auto"/>
              <w:jc w:val="center"/>
            </w:pPr>
            <w:r>
              <w:t>–</w:t>
            </w:r>
          </w:p>
        </w:tc>
        <w:tc>
          <w:tcPr>
            <w:tcW w:w="1185" w:type="dxa"/>
          </w:tcPr>
          <w:p w:rsidR="006D317B" w:rsidRDefault="006D317B">
            <w:pPr>
              <w:pStyle w:val="TableText"/>
              <w:keepNext w:val="0"/>
              <w:spacing w:before="0" w:after="0" w:line="240" w:lineRule="auto"/>
              <w:jc w:val="center"/>
            </w:pPr>
            <w:r>
              <w:t>Classic</w:t>
            </w:r>
          </w:p>
        </w:tc>
      </w:tr>
      <w:tr w:rsidR="006D317B">
        <w:tblPrEx>
          <w:tblCellMar>
            <w:top w:w="0" w:type="dxa"/>
            <w:bottom w:w="0" w:type="dxa"/>
          </w:tblCellMar>
        </w:tblPrEx>
        <w:trPr>
          <w:jc w:val="center"/>
        </w:trPr>
        <w:tc>
          <w:tcPr>
            <w:tcW w:w="1008" w:type="dxa"/>
          </w:tcPr>
          <w:p w:rsidR="006D317B" w:rsidRDefault="006D317B">
            <w:pPr>
              <w:pStyle w:val="TableText"/>
              <w:keepNext w:val="0"/>
              <w:spacing w:before="0" w:after="0" w:line="240" w:lineRule="auto"/>
              <w:jc w:val="center"/>
            </w:pPr>
            <w:r>
              <w:t>3</w:t>
            </w:r>
          </w:p>
        </w:tc>
        <w:tc>
          <w:tcPr>
            <w:tcW w:w="1275" w:type="dxa"/>
          </w:tcPr>
          <w:p w:rsidR="006D317B" w:rsidRDefault="006D317B">
            <w:pPr>
              <w:pStyle w:val="TableText"/>
              <w:keepNext w:val="0"/>
              <w:tabs>
                <w:tab w:val="clear" w:pos="794"/>
                <w:tab w:val="clear" w:pos="1191"/>
                <w:tab w:val="clear" w:pos="1588"/>
                <w:tab w:val="clear" w:pos="1985"/>
                <w:tab w:val="right" w:pos="652"/>
              </w:tabs>
              <w:spacing w:before="0" w:after="0" w:line="240" w:lineRule="auto"/>
              <w:jc w:val="center"/>
            </w:pPr>
            <w:r>
              <w:t>100</w:t>
            </w:r>
          </w:p>
        </w:tc>
        <w:tc>
          <w:tcPr>
            <w:tcW w:w="1560" w:type="dxa"/>
          </w:tcPr>
          <w:p w:rsidR="006D317B" w:rsidRDefault="006D317B">
            <w:pPr>
              <w:pStyle w:val="TableText"/>
              <w:keepNext w:val="0"/>
              <w:spacing w:before="0" w:after="0" w:line="240" w:lineRule="auto"/>
              <w:jc w:val="center"/>
            </w:pPr>
            <w:r>
              <w:t>Rayleigh</w:t>
            </w:r>
          </w:p>
        </w:tc>
        <w:tc>
          <w:tcPr>
            <w:tcW w:w="1417"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862" w:type="dxa"/>
          </w:tcPr>
          <w:p w:rsidR="006D317B" w:rsidRDefault="006D317B">
            <w:pPr>
              <w:pStyle w:val="TableText"/>
              <w:keepNext w:val="0"/>
              <w:tabs>
                <w:tab w:val="clear" w:pos="794"/>
                <w:tab w:val="clear" w:pos="1191"/>
                <w:tab w:val="clear" w:pos="1588"/>
                <w:tab w:val="clear" w:pos="1985"/>
                <w:tab w:val="right" w:pos="936"/>
              </w:tabs>
              <w:spacing w:before="0" w:after="0" w:line="240" w:lineRule="auto"/>
              <w:jc w:val="center"/>
            </w:pPr>
            <w:r>
              <w:t>–18.3</w:t>
            </w:r>
          </w:p>
        </w:tc>
        <w:tc>
          <w:tcPr>
            <w:tcW w:w="1361" w:type="dxa"/>
          </w:tcPr>
          <w:p w:rsidR="006D317B" w:rsidRDefault="006D317B">
            <w:pPr>
              <w:pStyle w:val="TableText"/>
              <w:keepNext w:val="0"/>
              <w:spacing w:before="0" w:after="0" w:line="240" w:lineRule="auto"/>
              <w:jc w:val="center"/>
            </w:pPr>
            <w:r>
              <w:t>–</w:t>
            </w:r>
          </w:p>
        </w:tc>
        <w:tc>
          <w:tcPr>
            <w:tcW w:w="1185" w:type="dxa"/>
          </w:tcPr>
          <w:p w:rsidR="006D317B" w:rsidRDefault="006D317B">
            <w:pPr>
              <w:pStyle w:val="TableText"/>
              <w:keepNext w:val="0"/>
              <w:spacing w:before="0" w:after="0" w:line="240" w:lineRule="auto"/>
              <w:jc w:val="center"/>
            </w:pPr>
            <w:r>
              <w:t>Classic</w:t>
            </w:r>
          </w:p>
        </w:tc>
      </w:tr>
      <w:tr w:rsidR="006D317B">
        <w:tblPrEx>
          <w:tblCellMar>
            <w:top w:w="0" w:type="dxa"/>
            <w:bottom w:w="0" w:type="dxa"/>
          </w:tblCellMar>
        </w:tblPrEx>
        <w:trPr>
          <w:jc w:val="center"/>
        </w:trPr>
        <w:tc>
          <w:tcPr>
            <w:tcW w:w="1008" w:type="dxa"/>
          </w:tcPr>
          <w:p w:rsidR="006D317B" w:rsidRDefault="006D317B">
            <w:pPr>
              <w:pStyle w:val="TableText"/>
              <w:keepNext w:val="0"/>
              <w:spacing w:before="0" w:after="0" w:line="240" w:lineRule="auto"/>
              <w:jc w:val="center"/>
            </w:pPr>
            <w:r>
              <w:t>4</w:t>
            </w:r>
          </w:p>
        </w:tc>
        <w:tc>
          <w:tcPr>
            <w:tcW w:w="1275" w:type="dxa"/>
          </w:tcPr>
          <w:p w:rsidR="006D317B" w:rsidRDefault="006D317B">
            <w:pPr>
              <w:pStyle w:val="TableText"/>
              <w:keepNext w:val="0"/>
              <w:tabs>
                <w:tab w:val="clear" w:pos="794"/>
                <w:tab w:val="clear" w:pos="1191"/>
                <w:tab w:val="clear" w:pos="1588"/>
                <w:tab w:val="clear" w:pos="1985"/>
                <w:tab w:val="right" w:pos="652"/>
              </w:tabs>
              <w:spacing w:before="0" w:after="0" w:line="240" w:lineRule="auto"/>
              <w:jc w:val="center"/>
            </w:pPr>
            <w:r>
              <w:t>130</w:t>
            </w:r>
          </w:p>
        </w:tc>
        <w:tc>
          <w:tcPr>
            <w:tcW w:w="1560" w:type="dxa"/>
          </w:tcPr>
          <w:p w:rsidR="006D317B" w:rsidRDefault="006D317B">
            <w:pPr>
              <w:pStyle w:val="TableText"/>
              <w:keepNext w:val="0"/>
              <w:spacing w:before="0" w:after="0" w:line="240" w:lineRule="auto"/>
              <w:jc w:val="center"/>
            </w:pPr>
            <w:r>
              <w:t>Rayleigh</w:t>
            </w:r>
          </w:p>
        </w:tc>
        <w:tc>
          <w:tcPr>
            <w:tcW w:w="1417"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862" w:type="dxa"/>
          </w:tcPr>
          <w:p w:rsidR="006D317B" w:rsidRDefault="006D317B">
            <w:pPr>
              <w:pStyle w:val="TableText"/>
              <w:keepNext w:val="0"/>
              <w:tabs>
                <w:tab w:val="clear" w:pos="794"/>
                <w:tab w:val="clear" w:pos="1191"/>
                <w:tab w:val="clear" w:pos="1588"/>
                <w:tab w:val="clear" w:pos="1985"/>
                <w:tab w:val="right" w:pos="936"/>
              </w:tabs>
              <w:spacing w:before="0" w:after="0" w:line="240" w:lineRule="auto"/>
              <w:jc w:val="center"/>
            </w:pPr>
            <w:r>
              <w:t>–19.1</w:t>
            </w:r>
          </w:p>
        </w:tc>
        <w:tc>
          <w:tcPr>
            <w:tcW w:w="1361" w:type="dxa"/>
          </w:tcPr>
          <w:p w:rsidR="006D317B" w:rsidRDefault="006D317B">
            <w:pPr>
              <w:pStyle w:val="TableText"/>
              <w:keepNext w:val="0"/>
              <w:spacing w:before="0" w:after="0" w:line="240" w:lineRule="auto"/>
              <w:jc w:val="center"/>
            </w:pPr>
            <w:r>
              <w:t>–</w:t>
            </w:r>
          </w:p>
        </w:tc>
        <w:tc>
          <w:tcPr>
            <w:tcW w:w="1185" w:type="dxa"/>
          </w:tcPr>
          <w:p w:rsidR="006D317B" w:rsidRDefault="006D317B">
            <w:pPr>
              <w:pStyle w:val="TableText"/>
              <w:keepNext w:val="0"/>
              <w:spacing w:before="0" w:after="0" w:line="240" w:lineRule="auto"/>
              <w:jc w:val="center"/>
            </w:pPr>
            <w:r>
              <w:t>Classic</w:t>
            </w:r>
          </w:p>
        </w:tc>
      </w:tr>
      <w:tr w:rsidR="006D317B">
        <w:tblPrEx>
          <w:tblCellMar>
            <w:top w:w="0" w:type="dxa"/>
            <w:bottom w:w="0" w:type="dxa"/>
          </w:tblCellMar>
        </w:tblPrEx>
        <w:trPr>
          <w:jc w:val="center"/>
        </w:trPr>
        <w:tc>
          <w:tcPr>
            <w:tcW w:w="1008" w:type="dxa"/>
          </w:tcPr>
          <w:p w:rsidR="006D317B" w:rsidRDefault="006D317B">
            <w:pPr>
              <w:pStyle w:val="TableText"/>
              <w:keepNext w:val="0"/>
              <w:spacing w:before="0" w:after="0" w:line="240" w:lineRule="auto"/>
              <w:jc w:val="center"/>
            </w:pPr>
            <w:r>
              <w:t>5</w:t>
            </w:r>
          </w:p>
        </w:tc>
        <w:tc>
          <w:tcPr>
            <w:tcW w:w="1275" w:type="dxa"/>
          </w:tcPr>
          <w:p w:rsidR="006D317B" w:rsidRDefault="006D317B">
            <w:pPr>
              <w:pStyle w:val="TableText"/>
              <w:keepNext w:val="0"/>
              <w:tabs>
                <w:tab w:val="clear" w:pos="794"/>
                <w:tab w:val="clear" w:pos="1191"/>
                <w:tab w:val="clear" w:pos="1588"/>
                <w:tab w:val="clear" w:pos="1985"/>
                <w:tab w:val="right" w:pos="652"/>
              </w:tabs>
              <w:spacing w:before="0" w:after="0" w:line="240" w:lineRule="auto"/>
              <w:jc w:val="center"/>
            </w:pPr>
            <w:r>
              <w:t>250</w:t>
            </w:r>
          </w:p>
        </w:tc>
        <w:tc>
          <w:tcPr>
            <w:tcW w:w="1560" w:type="dxa"/>
          </w:tcPr>
          <w:p w:rsidR="006D317B" w:rsidRDefault="006D317B">
            <w:pPr>
              <w:pStyle w:val="TableText"/>
              <w:keepNext w:val="0"/>
              <w:spacing w:before="0" w:after="0" w:line="240" w:lineRule="auto"/>
              <w:jc w:val="center"/>
            </w:pPr>
            <w:r>
              <w:t>Rayleigh</w:t>
            </w:r>
          </w:p>
        </w:tc>
        <w:tc>
          <w:tcPr>
            <w:tcW w:w="1417" w:type="dxa"/>
          </w:tcPr>
          <w:p w:rsidR="006D317B" w:rsidRDefault="006D317B">
            <w:pPr>
              <w:pStyle w:val="TableText"/>
              <w:keepNext w:val="0"/>
              <w:spacing w:before="0" w:after="0" w:line="240" w:lineRule="auto"/>
              <w:jc w:val="center"/>
            </w:pPr>
            <w:r>
              <w:t xml:space="preserve">10 log </w:t>
            </w:r>
            <w:r>
              <w:rPr>
                <w:i/>
              </w:rPr>
              <w:t>P</w:t>
            </w:r>
            <w:r>
              <w:rPr>
                <w:i/>
                <w:position w:val="-4"/>
                <w:sz w:val="14"/>
              </w:rPr>
              <w:t>m</w:t>
            </w:r>
          </w:p>
        </w:tc>
        <w:tc>
          <w:tcPr>
            <w:tcW w:w="1862" w:type="dxa"/>
          </w:tcPr>
          <w:p w:rsidR="006D317B" w:rsidRDefault="006D317B">
            <w:pPr>
              <w:pStyle w:val="TableText"/>
              <w:keepNext w:val="0"/>
              <w:tabs>
                <w:tab w:val="clear" w:pos="794"/>
                <w:tab w:val="clear" w:pos="1191"/>
                <w:tab w:val="clear" w:pos="1588"/>
                <w:tab w:val="clear" w:pos="1985"/>
                <w:tab w:val="right" w:pos="936"/>
              </w:tabs>
              <w:spacing w:before="0" w:after="0" w:line="240" w:lineRule="auto"/>
              <w:jc w:val="center"/>
            </w:pPr>
            <w:r>
              <w:t>–22.1</w:t>
            </w:r>
          </w:p>
        </w:tc>
        <w:tc>
          <w:tcPr>
            <w:tcW w:w="1361" w:type="dxa"/>
          </w:tcPr>
          <w:p w:rsidR="006D317B" w:rsidRDefault="006D317B">
            <w:pPr>
              <w:pStyle w:val="TableText"/>
              <w:keepNext w:val="0"/>
              <w:spacing w:before="0" w:after="0" w:line="240" w:lineRule="auto"/>
              <w:jc w:val="center"/>
            </w:pPr>
            <w:r>
              <w:t>–</w:t>
            </w:r>
          </w:p>
        </w:tc>
        <w:tc>
          <w:tcPr>
            <w:tcW w:w="1185" w:type="dxa"/>
          </w:tcPr>
          <w:p w:rsidR="006D317B" w:rsidRDefault="006D317B">
            <w:pPr>
              <w:pStyle w:val="TableText"/>
              <w:keepNext w:val="0"/>
              <w:spacing w:before="0" w:after="0" w:line="240" w:lineRule="auto"/>
              <w:jc w:val="center"/>
            </w:pPr>
            <w:r>
              <w:t>Classic</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w:t>
        </w:r>
      </w:fldSimple>
      <w:r>
        <w:t xml:space="preserve"> - Channel model C (90% delay spread values); Urban</w:t>
      </w:r>
      <w:bookmarkStart w:id="541" w:name="_Hlt58322984"/>
      <w:bookmarkEnd w:id="541"/>
    </w:p>
    <w:p w:rsidR="006D317B" w:rsidRDefault="006D317B">
      <w:pPr>
        <w:pStyle w:val="Heading3"/>
        <w:tabs>
          <w:tab w:val="clear" w:pos="2160"/>
        </w:tabs>
      </w:pPr>
      <w:bookmarkStart w:id="542" w:name="_Toc50549157"/>
      <w:r>
        <w:br w:type="page"/>
      </w:r>
      <w:bookmarkStart w:id="543" w:name="_Toc72569411"/>
      <w:r>
        <w:t>Intermediate Module Repeater environment</w:t>
      </w:r>
      <w:bookmarkEnd w:id="542"/>
      <w:bookmarkEnd w:id="543"/>
    </w:p>
    <w:p w:rsidR="006D317B" w:rsidRDefault="006D317B">
      <w:r>
        <w:t xml:space="preserve">When UEs are on view of IMRs only (no view of the satellite signal), radio environment is terrestrial, i.e. propagation conditions apply as they are specified by 3GPP standards (ref. </w:t>
      </w:r>
      <w:r>
        <w:fldChar w:fldCharType="begin"/>
      </w:r>
      <w:r>
        <w:instrText xml:space="preserve"> REF _Ref15895448 \r \h </w:instrText>
      </w:r>
      <w:r>
        <w:fldChar w:fldCharType="separate"/>
      </w:r>
      <w:r>
        <w:t>[10]</w:t>
      </w:r>
      <w:r>
        <w:fldChar w:fldCharType="end"/>
      </w:r>
      <w:r>
        <w:t>).</w:t>
      </w:r>
    </w:p>
    <w:p w:rsidR="006D317B" w:rsidRDefault="006D317B">
      <w:pPr>
        <w:pStyle w:val="Heading3"/>
        <w:tabs>
          <w:tab w:val="clear" w:pos="2160"/>
        </w:tabs>
      </w:pPr>
      <w:bookmarkStart w:id="544" w:name="_Ref41817471"/>
      <w:bookmarkStart w:id="545" w:name="_Toc50549158"/>
      <w:bookmarkStart w:id="546" w:name="_Toc72569412"/>
      <w:r>
        <w:t>Combined Satellite and IMR environment</w:t>
      </w:r>
      <w:bookmarkEnd w:id="544"/>
      <w:bookmarkEnd w:id="545"/>
      <w:bookmarkEnd w:id="546"/>
    </w:p>
    <w:p w:rsidR="006D317B" w:rsidRDefault="006D317B">
      <w:bookmarkStart w:id="547" w:name="_Toc399759080"/>
      <w:bookmarkStart w:id="548" w:name="_Toc7590896"/>
      <w:bookmarkStart w:id="549" w:name="_Toc25052049"/>
      <w:r>
        <w:t>When UEs are on view of both IMRs and satellite signals, IMRs introduce artificial multi-paths. The satellite and IMR paths are to be added to the rake receiver fingers set.</w:t>
      </w:r>
    </w:p>
    <w:p w:rsidR="006D317B" w:rsidRDefault="006D317B">
      <w:pPr>
        <w:spacing w:after="60"/>
      </w:pPr>
      <w:r>
        <w:t>Satin project proposed propagation models that apply to combined satellite and IMR environment (ref.</w:t>
      </w:r>
      <w:r>
        <w:fldChar w:fldCharType="begin"/>
      </w:r>
      <w:r>
        <w:instrText xml:space="preserve"> REF _Ref40763155 \r \h </w:instrText>
      </w:r>
      <w:r>
        <w:fldChar w:fldCharType="separate"/>
      </w:r>
      <w:r>
        <w:t>[39]</w:t>
      </w:r>
      <w:r>
        <w:fldChar w:fldCharType="end"/>
      </w:r>
      <w:r>
        <w:t xml:space="preserve"> and </w:t>
      </w:r>
      <w:r>
        <w:fldChar w:fldCharType="begin"/>
      </w:r>
      <w:r>
        <w:instrText xml:space="preserve"> REF _Ref40763175 \r \h </w:instrText>
      </w:r>
      <w:r>
        <w:fldChar w:fldCharType="separate"/>
      </w:r>
      <w:r>
        <w:t>[40]</w:t>
      </w:r>
      <w:r>
        <w:fldChar w:fldCharType="end"/>
      </w:r>
      <w:r>
        <w:t xml:space="preserve">) for the downlink. They are based on two IMR configurations : </w:t>
      </w:r>
    </w:p>
    <w:p w:rsidR="006D317B" w:rsidRDefault="006D317B">
      <w:pPr>
        <w:numPr>
          <w:ilvl w:val="0"/>
          <w:numId w:val="175"/>
        </w:numPr>
        <w:ind w:left="641" w:hanging="357"/>
      </w:pPr>
      <w:r>
        <w:t>low power IMR : the cell radius is 400 m,</w:t>
      </w:r>
    </w:p>
    <w:p w:rsidR="006D317B" w:rsidRDefault="006D317B">
      <w:pPr>
        <w:numPr>
          <w:ilvl w:val="0"/>
          <w:numId w:val="175"/>
        </w:numPr>
        <w:ind w:left="644"/>
      </w:pPr>
      <w:r>
        <w:t>high power IMR : the cell radius is 2 km.</w:t>
      </w:r>
    </w:p>
    <w:p w:rsidR="006D317B" w:rsidRDefault="006D317B">
      <w:r>
        <w:t>In both cases, IMR taken as a reference is surrounded by 6 IMRs, with a regular hexagonal cellular layout. The distance of the UE from the reference IMR is 0.87 * cell radius. The path delay profiles extracted from ref.</w:t>
      </w:r>
      <w:r>
        <w:fldChar w:fldCharType="begin"/>
      </w:r>
      <w:r>
        <w:instrText xml:space="preserve"> REF _Ref40763175 \r \h </w:instrText>
      </w:r>
      <w:r>
        <w:fldChar w:fldCharType="separate"/>
      </w:r>
      <w:r>
        <w:t>[40]</w:t>
      </w:r>
      <w:r>
        <w:fldChar w:fldCharType="end"/>
      </w:r>
      <w:r>
        <w:t xml:space="preserve"> are depicted hereafter :</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1F"/>
      </w:tblPr>
      <w:tblGrid>
        <w:gridCol w:w="848"/>
        <w:gridCol w:w="838"/>
        <w:gridCol w:w="850"/>
        <w:gridCol w:w="992"/>
        <w:gridCol w:w="851"/>
        <w:gridCol w:w="850"/>
        <w:gridCol w:w="851"/>
        <w:gridCol w:w="851"/>
      </w:tblGrid>
      <w:tr w:rsidR="006D317B">
        <w:tblPrEx>
          <w:tblCellMar>
            <w:top w:w="0" w:type="dxa"/>
            <w:left w:w="0" w:type="dxa"/>
            <w:bottom w:w="0" w:type="dxa"/>
            <w:right w:w="0" w:type="dxa"/>
          </w:tblCellMar>
        </w:tblPrEx>
        <w:trPr>
          <w:cantSplit/>
          <w:trHeight w:val="250"/>
          <w:jc w:val="center"/>
        </w:trPr>
        <w:tc>
          <w:tcPr>
            <w:tcW w:w="1701" w:type="dxa"/>
            <w:gridSpan w:val="2"/>
            <w:tcBorders>
              <w:top w:val="single" w:sz="12" w:space="0" w:color="000000"/>
              <w:left w:val="single" w:sz="12" w:space="0" w:color="000000"/>
              <w:right w:val="single" w:sz="12" w:space="0" w:color="000000"/>
            </w:tcBorders>
            <w:vAlign w:val="bottom"/>
          </w:tcPr>
          <w:p w:rsidR="006D317B" w:rsidRDefault="006D317B">
            <w:pPr>
              <w:spacing w:after="0"/>
              <w:jc w:val="center"/>
              <w:rPr>
                <w:rFonts w:eastAsia="Arial Unicode MS"/>
                <w:b/>
                <w:sz w:val="16"/>
              </w:rPr>
            </w:pPr>
            <w:r>
              <w:rPr>
                <w:b/>
                <w:sz w:val="16"/>
              </w:rPr>
              <w:t>Sat</w:t>
            </w:r>
          </w:p>
        </w:tc>
        <w:tc>
          <w:tcPr>
            <w:tcW w:w="1842"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Ref. IMR</w:t>
            </w:r>
          </w:p>
        </w:tc>
        <w:tc>
          <w:tcPr>
            <w:tcW w:w="1701"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IMR1</w:t>
            </w:r>
          </w:p>
        </w:tc>
        <w:tc>
          <w:tcPr>
            <w:tcW w:w="1702"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IMR2</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Relative Delay (µs)</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0"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1"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1"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0.00</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-3.8</w:t>
            </w:r>
          </w:p>
        </w:tc>
        <w:tc>
          <w:tcPr>
            <w:tcW w:w="850" w:type="dxa"/>
            <w:tcBorders>
              <w:left w:val="nil"/>
            </w:tcBorders>
            <w:vAlign w:val="bottom"/>
          </w:tcPr>
          <w:p w:rsidR="006D317B" w:rsidRDefault="006D317B">
            <w:pPr>
              <w:spacing w:after="0"/>
              <w:jc w:val="center"/>
              <w:rPr>
                <w:rFonts w:eastAsia="Arial Unicode MS"/>
                <w:sz w:val="16"/>
              </w:rPr>
            </w:pPr>
            <w:r>
              <w:rPr>
                <w:sz w:val="16"/>
              </w:rPr>
              <w:t>1.99</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0.0</w:t>
            </w:r>
          </w:p>
        </w:tc>
        <w:tc>
          <w:tcPr>
            <w:tcW w:w="851" w:type="dxa"/>
            <w:tcBorders>
              <w:left w:val="nil"/>
            </w:tcBorders>
            <w:vAlign w:val="bottom"/>
          </w:tcPr>
          <w:p w:rsidR="006D317B" w:rsidRDefault="006D317B">
            <w:pPr>
              <w:spacing w:after="0"/>
              <w:jc w:val="center"/>
              <w:rPr>
                <w:rFonts w:eastAsia="Arial Unicode MS"/>
                <w:sz w:val="16"/>
              </w:rPr>
            </w:pPr>
            <w:r>
              <w:rPr>
                <w:sz w:val="16"/>
              </w:rPr>
              <w:t>0.32</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-3.7</w:t>
            </w:r>
          </w:p>
        </w:tc>
        <w:tc>
          <w:tcPr>
            <w:tcW w:w="851" w:type="dxa"/>
            <w:tcBorders>
              <w:left w:val="nil"/>
            </w:tcBorders>
            <w:vAlign w:val="bottom"/>
          </w:tcPr>
          <w:p w:rsidR="006D317B" w:rsidRDefault="006D317B">
            <w:pPr>
              <w:spacing w:after="0"/>
              <w:jc w:val="center"/>
              <w:rPr>
                <w:rFonts w:eastAsia="Arial Unicode MS"/>
                <w:sz w:val="16"/>
              </w:rPr>
            </w:pPr>
            <w:r>
              <w:rPr>
                <w:sz w:val="16"/>
              </w:rPr>
              <w:t>2.44</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-13.2</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p>
        </w:tc>
        <w:tc>
          <w:tcPr>
            <w:tcW w:w="850" w:type="dxa"/>
            <w:tcBorders>
              <w:left w:val="nil"/>
            </w:tcBorders>
            <w:vAlign w:val="bottom"/>
          </w:tcPr>
          <w:p w:rsidR="006D317B" w:rsidRDefault="006D317B">
            <w:pPr>
              <w:spacing w:after="0"/>
              <w:jc w:val="center"/>
              <w:rPr>
                <w:rFonts w:eastAsia="Arial Unicode MS"/>
                <w:sz w:val="16"/>
              </w:rPr>
            </w:pPr>
            <w:r>
              <w:rPr>
                <w:sz w:val="16"/>
              </w:rPr>
              <w:t>2.30</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-1.0</w:t>
            </w:r>
          </w:p>
        </w:tc>
        <w:tc>
          <w:tcPr>
            <w:tcW w:w="851" w:type="dxa"/>
            <w:tcBorders>
              <w:left w:val="nil"/>
            </w:tcBorders>
            <w:vAlign w:val="bottom"/>
          </w:tcPr>
          <w:p w:rsidR="006D317B" w:rsidRDefault="006D317B">
            <w:pPr>
              <w:spacing w:after="0"/>
              <w:jc w:val="center"/>
              <w:rPr>
                <w:rFonts w:eastAsia="Arial Unicode MS"/>
                <w:sz w:val="16"/>
              </w:rPr>
            </w:pPr>
            <w:r>
              <w:rPr>
                <w:sz w:val="16"/>
              </w:rPr>
              <w:t>0.63</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-4.7</w:t>
            </w:r>
          </w:p>
        </w:tc>
        <w:tc>
          <w:tcPr>
            <w:tcW w:w="851" w:type="dxa"/>
            <w:tcBorders>
              <w:left w:val="nil"/>
            </w:tcBorders>
            <w:vAlign w:val="bottom"/>
          </w:tcPr>
          <w:p w:rsidR="006D317B" w:rsidRDefault="006D317B">
            <w:pPr>
              <w:spacing w:after="0"/>
              <w:jc w:val="center"/>
              <w:rPr>
                <w:rFonts w:eastAsia="Arial Unicode MS"/>
                <w:sz w:val="16"/>
              </w:rPr>
            </w:pPr>
            <w:r>
              <w:rPr>
                <w:sz w:val="16"/>
              </w:rPr>
              <w:t>2.75</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-14.2</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p>
        </w:tc>
        <w:tc>
          <w:tcPr>
            <w:tcW w:w="850" w:type="dxa"/>
            <w:tcBorders>
              <w:left w:val="nil"/>
            </w:tcBorders>
            <w:vAlign w:val="bottom"/>
          </w:tcPr>
          <w:p w:rsidR="006D317B" w:rsidRDefault="006D317B">
            <w:pPr>
              <w:spacing w:after="0"/>
              <w:jc w:val="center"/>
              <w:rPr>
                <w:rFonts w:eastAsia="Arial Unicode MS"/>
                <w:sz w:val="16"/>
              </w:rPr>
            </w:pPr>
            <w:r>
              <w:rPr>
                <w:sz w:val="16"/>
              </w:rPr>
              <w:t>2.70</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-9.0</w:t>
            </w:r>
          </w:p>
        </w:tc>
        <w:tc>
          <w:tcPr>
            <w:tcW w:w="851" w:type="dxa"/>
            <w:tcBorders>
              <w:left w:val="nil"/>
            </w:tcBorders>
            <w:vAlign w:val="bottom"/>
          </w:tcPr>
          <w:p w:rsidR="006D317B" w:rsidRDefault="006D317B">
            <w:pPr>
              <w:spacing w:after="0"/>
              <w:jc w:val="center"/>
              <w:rPr>
                <w:rFonts w:eastAsia="Arial Unicode MS"/>
                <w:sz w:val="16"/>
              </w:rPr>
            </w:pPr>
            <w:r>
              <w:rPr>
                <w:sz w:val="16"/>
              </w:rPr>
              <w:t>1.03</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-12.7</w:t>
            </w:r>
          </w:p>
        </w:tc>
        <w:tc>
          <w:tcPr>
            <w:tcW w:w="851" w:type="dxa"/>
            <w:tcBorders>
              <w:left w:val="nil"/>
            </w:tcBorders>
            <w:vAlign w:val="bottom"/>
          </w:tcPr>
          <w:p w:rsidR="006D317B" w:rsidRDefault="006D317B">
            <w:pPr>
              <w:spacing w:after="0"/>
              <w:jc w:val="center"/>
              <w:rPr>
                <w:rFonts w:eastAsia="Arial Unicode MS"/>
                <w:sz w:val="16"/>
              </w:rPr>
            </w:pPr>
            <w:r>
              <w:rPr>
                <w:sz w:val="16"/>
              </w:rPr>
              <w:t>3.15</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-22.2</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p>
        </w:tc>
        <w:tc>
          <w:tcPr>
            <w:tcW w:w="850" w:type="dxa"/>
            <w:tcBorders>
              <w:left w:val="nil"/>
            </w:tcBorders>
            <w:vAlign w:val="bottom"/>
          </w:tcPr>
          <w:p w:rsidR="006D317B" w:rsidRDefault="006D317B">
            <w:pPr>
              <w:spacing w:after="0"/>
              <w:jc w:val="center"/>
              <w:rPr>
                <w:rFonts w:eastAsia="Arial Unicode MS"/>
                <w:sz w:val="16"/>
              </w:rPr>
            </w:pPr>
            <w:r>
              <w:rPr>
                <w:sz w:val="16"/>
              </w:rPr>
              <w:t>3.08</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-10.0</w:t>
            </w:r>
          </w:p>
        </w:tc>
        <w:tc>
          <w:tcPr>
            <w:tcW w:w="851" w:type="dxa"/>
            <w:tcBorders>
              <w:left w:val="nil"/>
            </w:tcBorders>
            <w:vAlign w:val="bottom"/>
          </w:tcPr>
          <w:p w:rsidR="006D317B" w:rsidRDefault="006D317B">
            <w:pPr>
              <w:spacing w:after="0"/>
              <w:jc w:val="center"/>
              <w:rPr>
                <w:rFonts w:eastAsia="Arial Unicode MS"/>
                <w:sz w:val="16"/>
              </w:rPr>
            </w:pPr>
            <w:r>
              <w:rPr>
                <w:sz w:val="16"/>
              </w:rPr>
              <w:t>1.41</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-13.7</w:t>
            </w:r>
          </w:p>
        </w:tc>
        <w:tc>
          <w:tcPr>
            <w:tcW w:w="851" w:type="dxa"/>
            <w:tcBorders>
              <w:left w:val="nil"/>
            </w:tcBorders>
            <w:vAlign w:val="bottom"/>
          </w:tcPr>
          <w:p w:rsidR="006D317B" w:rsidRDefault="006D317B">
            <w:pPr>
              <w:spacing w:after="0"/>
              <w:jc w:val="center"/>
              <w:rPr>
                <w:rFonts w:eastAsia="Arial Unicode MS"/>
                <w:sz w:val="16"/>
              </w:rPr>
            </w:pPr>
            <w:r>
              <w:rPr>
                <w:sz w:val="16"/>
              </w:rPr>
              <w:t>3.53</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-23.2</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p>
        </w:tc>
        <w:tc>
          <w:tcPr>
            <w:tcW w:w="850" w:type="dxa"/>
            <w:tcBorders>
              <w:left w:val="nil"/>
            </w:tcBorders>
            <w:vAlign w:val="bottom"/>
          </w:tcPr>
          <w:p w:rsidR="006D317B" w:rsidRDefault="006D317B">
            <w:pPr>
              <w:spacing w:after="0"/>
              <w:jc w:val="center"/>
              <w:rPr>
                <w:rFonts w:eastAsia="Arial Unicode MS"/>
                <w:sz w:val="16"/>
              </w:rPr>
            </w:pPr>
            <w:r>
              <w:rPr>
                <w:sz w:val="16"/>
              </w:rPr>
              <w:t>3.72</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-15.0</w:t>
            </w:r>
          </w:p>
        </w:tc>
        <w:tc>
          <w:tcPr>
            <w:tcW w:w="851" w:type="dxa"/>
            <w:tcBorders>
              <w:left w:val="nil"/>
            </w:tcBorders>
            <w:vAlign w:val="bottom"/>
          </w:tcPr>
          <w:p w:rsidR="006D317B" w:rsidRDefault="006D317B">
            <w:pPr>
              <w:spacing w:after="0"/>
              <w:jc w:val="center"/>
              <w:rPr>
                <w:rFonts w:eastAsia="Arial Unicode MS"/>
                <w:sz w:val="16"/>
              </w:rPr>
            </w:pPr>
            <w:r>
              <w:rPr>
                <w:sz w:val="16"/>
              </w:rPr>
              <w:t>2.05</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-18.7</w:t>
            </w:r>
          </w:p>
        </w:tc>
        <w:tc>
          <w:tcPr>
            <w:tcW w:w="851" w:type="dxa"/>
            <w:tcBorders>
              <w:left w:val="nil"/>
            </w:tcBorders>
            <w:vAlign w:val="bottom"/>
          </w:tcPr>
          <w:p w:rsidR="006D317B" w:rsidRDefault="006D317B">
            <w:pPr>
              <w:spacing w:after="0"/>
              <w:jc w:val="center"/>
              <w:rPr>
                <w:rFonts w:eastAsia="Arial Unicode MS"/>
                <w:sz w:val="16"/>
              </w:rPr>
            </w:pPr>
            <w:r>
              <w:rPr>
                <w:sz w:val="16"/>
              </w:rPr>
              <w:t>4.17</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-28.2</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bottom w:val="nil"/>
            </w:tcBorders>
            <w:vAlign w:val="bottom"/>
          </w:tcPr>
          <w:p w:rsidR="006D317B" w:rsidRDefault="006D317B">
            <w:pPr>
              <w:spacing w:after="0"/>
              <w:jc w:val="center"/>
              <w:rPr>
                <w:rFonts w:eastAsia="Arial Unicode MS"/>
                <w:sz w:val="16"/>
              </w:rPr>
            </w:pPr>
          </w:p>
        </w:tc>
        <w:tc>
          <w:tcPr>
            <w:tcW w:w="838" w:type="dxa"/>
            <w:tcBorders>
              <w:left w:val="nil"/>
              <w:bottom w:val="nil"/>
              <w:right w:val="single" w:sz="12" w:space="0" w:color="000000"/>
            </w:tcBorders>
            <w:vAlign w:val="bottom"/>
          </w:tcPr>
          <w:p w:rsidR="006D317B" w:rsidRDefault="006D317B">
            <w:pPr>
              <w:spacing w:after="0"/>
              <w:jc w:val="center"/>
              <w:rPr>
                <w:rFonts w:eastAsia="Arial Unicode MS"/>
                <w:sz w:val="16"/>
              </w:rPr>
            </w:pPr>
          </w:p>
        </w:tc>
        <w:tc>
          <w:tcPr>
            <w:tcW w:w="850" w:type="dxa"/>
            <w:tcBorders>
              <w:left w:val="nil"/>
              <w:bottom w:val="nil"/>
            </w:tcBorders>
            <w:vAlign w:val="bottom"/>
          </w:tcPr>
          <w:p w:rsidR="006D317B" w:rsidRDefault="006D317B">
            <w:pPr>
              <w:spacing w:after="0"/>
              <w:jc w:val="center"/>
              <w:rPr>
                <w:rFonts w:eastAsia="Arial Unicode MS"/>
                <w:sz w:val="16"/>
              </w:rPr>
            </w:pPr>
            <w:r>
              <w:rPr>
                <w:sz w:val="16"/>
              </w:rPr>
              <w:t>4.50</w:t>
            </w:r>
          </w:p>
        </w:tc>
        <w:tc>
          <w:tcPr>
            <w:tcW w:w="992" w:type="dxa"/>
            <w:tcBorders>
              <w:left w:val="nil"/>
              <w:bottom w:val="nil"/>
              <w:right w:val="single" w:sz="12" w:space="0" w:color="000000"/>
            </w:tcBorders>
            <w:vAlign w:val="bottom"/>
          </w:tcPr>
          <w:p w:rsidR="006D317B" w:rsidRDefault="006D317B">
            <w:pPr>
              <w:spacing w:after="0"/>
              <w:jc w:val="center"/>
              <w:rPr>
                <w:rFonts w:eastAsia="Arial Unicode MS"/>
                <w:sz w:val="16"/>
              </w:rPr>
            </w:pPr>
            <w:r>
              <w:rPr>
                <w:sz w:val="16"/>
              </w:rPr>
              <w:t>-20.0</w:t>
            </w:r>
          </w:p>
        </w:tc>
        <w:tc>
          <w:tcPr>
            <w:tcW w:w="851" w:type="dxa"/>
            <w:tcBorders>
              <w:left w:val="nil"/>
              <w:bottom w:val="nil"/>
            </w:tcBorders>
            <w:vAlign w:val="bottom"/>
          </w:tcPr>
          <w:p w:rsidR="006D317B" w:rsidRDefault="006D317B">
            <w:pPr>
              <w:spacing w:after="0"/>
              <w:jc w:val="center"/>
              <w:rPr>
                <w:rFonts w:eastAsia="Arial Unicode MS"/>
                <w:sz w:val="16"/>
              </w:rPr>
            </w:pPr>
            <w:r>
              <w:rPr>
                <w:sz w:val="16"/>
              </w:rPr>
              <w:t>2.83</w:t>
            </w:r>
          </w:p>
        </w:tc>
        <w:tc>
          <w:tcPr>
            <w:tcW w:w="850" w:type="dxa"/>
            <w:tcBorders>
              <w:left w:val="nil"/>
              <w:bottom w:val="nil"/>
              <w:right w:val="single" w:sz="12" w:space="0" w:color="000000"/>
            </w:tcBorders>
            <w:vAlign w:val="bottom"/>
          </w:tcPr>
          <w:p w:rsidR="006D317B" w:rsidRDefault="006D317B">
            <w:pPr>
              <w:spacing w:after="0"/>
              <w:jc w:val="center"/>
              <w:rPr>
                <w:rFonts w:eastAsia="Arial Unicode MS"/>
                <w:sz w:val="16"/>
              </w:rPr>
            </w:pPr>
            <w:r>
              <w:rPr>
                <w:sz w:val="16"/>
              </w:rPr>
              <w:t>-23.7</w:t>
            </w:r>
          </w:p>
        </w:tc>
        <w:tc>
          <w:tcPr>
            <w:tcW w:w="851" w:type="dxa"/>
            <w:tcBorders>
              <w:left w:val="nil"/>
              <w:bottom w:val="nil"/>
            </w:tcBorders>
            <w:vAlign w:val="bottom"/>
          </w:tcPr>
          <w:p w:rsidR="006D317B" w:rsidRDefault="006D317B">
            <w:pPr>
              <w:spacing w:after="0"/>
              <w:jc w:val="center"/>
              <w:rPr>
                <w:rFonts w:eastAsia="Arial Unicode MS"/>
                <w:sz w:val="16"/>
              </w:rPr>
            </w:pPr>
            <w:r>
              <w:rPr>
                <w:sz w:val="16"/>
              </w:rPr>
              <w:t>4.95</w:t>
            </w:r>
          </w:p>
        </w:tc>
        <w:tc>
          <w:tcPr>
            <w:tcW w:w="851" w:type="dxa"/>
            <w:tcBorders>
              <w:left w:val="nil"/>
              <w:bottom w:val="nil"/>
              <w:right w:val="single" w:sz="12" w:space="0" w:color="000000"/>
            </w:tcBorders>
            <w:vAlign w:val="bottom"/>
          </w:tcPr>
          <w:p w:rsidR="006D317B" w:rsidRDefault="006D317B">
            <w:pPr>
              <w:spacing w:after="0"/>
              <w:jc w:val="center"/>
              <w:rPr>
                <w:rFonts w:eastAsia="Arial Unicode MS"/>
                <w:sz w:val="16"/>
              </w:rPr>
            </w:pPr>
            <w:r>
              <w:rPr>
                <w:sz w:val="16"/>
              </w:rPr>
              <w:t>-33.2</w:t>
            </w:r>
          </w:p>
        </w:tc>
      </w:tr>
      <w:tr w:rsidR="006D317B">
        <w:tblPrEx>
          <w:tblCellMar>
            <w:top w:w="0" w:type="dxa"/>
            <w:left w:w="0" w:type="dxa"/>
            <w:bottom w:w="0" w:type="dxa"/>
            <w:right w:w="0" w:type="dxa"/>
          </w:tblCellMar>
        </w:tblPrEx>
        <w:trPr>
          <w:cantSplit/>
          <w:trHeight w:val="250"/>
          <w:jc w:val="center"/>
        </w:trPr>
        <w:tc>
          <w:tcPr>
            <w:tcW w:w="1701" w:type="dxa"/>
            <w:gridSpan w:val="2"/>
            <w:tcBorders>
              <w:top w:val="single" w:sz="12" w:space="0" w:color="000000"/>
              <w:left w:val="single" w:sz="12" w:space="0" w:color="000000"/>
              <w:right w:val="single" w:sz="12" w:space="0" w:color="000000"/>
            </w:tcBorders>
            <w:vAlign w:val="bottom"/>
          </w:tcPr>
          <w:p w:rsidR="006D317B" w:rsidRDefault="006D317B">
            <w:pPr>
              <w:spacing w:after="0"/>
              <w:jc w:val="center"/>
              <w:rPr>
                <w:rFonts w:eastAsia="Arial Unicode MS"/>
                <w:b/>
                <w:sz w:val="16"/>
              </w:rPr>
            </w:pPr>
            <w:r>
              <w:rPr>
                <w:b/>
                <w:sz w:val="16"/>
              </w:rPr>
              <w:t>IMR3</w:t>
            </w:r>
          </w:p>
        </w:tc>
        <w:tc>
          <w:tcPr>
            <w:tcW w:w="1842"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IMR4</w:t>
            </w:r>
          </w:p>
        </w:tc>
        <w:tc>
          <w:tcPr>
            <w:tcW w:w="1701"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IMR5</w:t>
            </w:r>
          </w:p>
        </w:tc>
        <w:tc>
          <w:tcPr>
            <w:tcW w:w="1702"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IMR6</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Relative Delay (µs)</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0"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1"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1"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Avg. Power (dB)</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5.18</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-17.5</w:t>
            </w:r>
          </w:p>
        </w:tc>
        <w:tc>
          <w:tcPr>
            <w:tcW w:w="850" w:type="dxa"/>
            <w:tcBorders>
              <w:left w:val="nil"/>
            </w:tcBorders>
            <w:vAlign w:val="bottom"/>
          </w:tcPr>
          <w:p w:rsidR="006D317B" w:rsidRDefault="006D317B">
            <w:pPr>
              <w:spacing w:after="0"/>
              <w:jc w:val="center"/>
              <w:rPr>
                <w:rFonts w:eastAsia="Arial Unicode MS"/>
                <w:sz w:val="16"/>
              </w:rPr>
            </w:pPr>
            <w:r>
              <w:rPr>
                <w:sz w:val="16"/>
              </w:rPr>
              <w:t>6.16</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-17.5</w:t>
            </w:r>
          </w:p>
        </w:tc>
        <w:tc>
          <w:tcPr>
            <w:tcW w:w="851" w:type="dxa"/>
            <w:tcBorders>
              <w:left w:val="nil"/>
            </w:tcBorders>
            <w:vAlign w:val="bottom"/>
          </w:tcPr>
          <w:p w:rsidR="006D317B" w:rsidRDefault="006D317B">
            <w:pPr>
              <w:spacing w:after="0"/>
              <w:jc w:val="center"/>
              <w:rPr>
                <w:rFonts w:eastAsia="Arial Unicode MS"/>
                <w:sz w:val="16"/>
              </w:rPr>
            </w:pPr>
            <w:r>
              <w:rPr>
                <w:sz w:val="16"/>
              </w:rPr>
              <w:t>4.41</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-13.2</w:t>
            </w:r>
          </w:p>
        </w:tc>
        <w:tc>
          <w:tcPr>
            <w:tcW w:w="851" w:type="dxa"/>
            <w:tcBorders>
              <w:left w:val="nil"/>
            </w:tcBorders>
            <w:vAlign w:val="bottom"/>
          </w:tcPr>
          <w:p w:rsidR="006D317B" w:rsidRDefault="006D317B">
            <w:pPr>
              <w:spacing w:after="0"/>
              <w:jc w:val="center"/>
              <w:rPr>
                <w:rFonts w:eastAsia="Arial Unicode MS"/>
                <w:sz w:val="16"/>
              </w:rPr>
            </w:pPr>
            <w:r>
              <w:rPr>
                <w:sz w:val="16"/>
              </w:rPr>
              <w:t>1.30</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-3.7</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5.49</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-18.5</w:t>
            </w:r>
          </w:p>
        </w:tc>
        <w:tc>
          <w:tcPr>
            <w:tcW w:w="850" w:type="dxa"/>
            <w:tcBorders>
              <w:left w:val="nil"/>
            </w:tcBorders>
            <w:vAlign w:val="bottom"/>
          </w:tcPr>
          <w:p w:rsidR="006D317B" w:rsidRDefault="006D317B">
            <w:pPr>
              <w:spacing w:after="0"/>
              <w:jc w:val="center"/>
              <w:rPr>
                <w:rFonts w:eastAsia="Arial Unicode MS"/>
                <w:sz w:val="16"/>
              </w:rPr>
            </w:pPr>
            <w:r>
              <w:rPr>
                <w:sz w:val="16"/>
              </w:rPr>
              <w:t>6.47</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-18.5</w:t>
            </w:r>
          </w:p>
        </w:tc>
        <w:tc>
          <w:tcPr>
            <w:tcW w:w="851" w:type="dxa"/>
            <w:tcBorders>
              <w:left w:val="nil"/>
            </w:tcBorders>
            <w:vAlign w:val="bottom"/>
          </w:tcPr>
          <w:p w:rsidR="006D317B" w:rsidRDefault="006D317B">
            <w:pPr>
              <w:spacing w:after="0"/>
              <w:jc w:val="center"/>
              <w:rPr>
                <w:rFonts w:eastAsia="Arial Unicode MS"/>
                <w:sz w:val="16"/>
              </w:rPr>
            </w:pPr>
            <w:r>
              <w:rPr>
                <w:sz w:val="16"/>
              </w:rPr>
              <w:t>4.72</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-14.2</w:t>
            </w:r>
          </w:p>
        </w:tc>
        <w:tc>
          <w:tcPr>
            <w:tcW w:w="851" w:type="dxa"/>
            <w:tcBorders>
              <w:left w:val="nil"/>
            </w:tcBorders>
            <w:vAlign w:val="bottom"/>
          </w:tcPr>
          <w:p w:rsidR="006D317B" w:rsidRDefault="006D317B">
            <w:pPr>
              <w:spacing w:after="0"/>
              <w:jc w:val="center"/>
              <w:rPr>
                <w:rFonts w:eastAsia="Arial Unicode MS"/>
                <w:sz w:val="16"/>
              </w:rPr>
            </w:pPr>
            <w:r>
              <w:rPr>
                <w:sz w:val="16"/>
              </w:rPr>
              <w:t>1.61</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-4.7</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5.89</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-26.5</w:t>
            </w:r>
          </w:p>
        </w:tc>
        <w:tc>
          <w:tcPr>
            <w:tcW w:w="850" w:type="dxa"/>
            <w:tcBorders>
              <w:left w:val="nil"/>
            </w:tcBorders>
            <w:vAlign w:val="bottom"/>
          </w:tcPr>
          <w:p w:rsidR="006D317B" w:rsidRDefault="006D317B">
            <w:pPr>
              <w:spacing w:after="0"/>
              <w:jc w:val="center"/>
              <w:rPr>
                <w:rFonts w:eastAsia="Arial Unicode MS"/>
                <w:sz w:val="16"/>
              </w:rPr>
            </w:pPr>
            <w:r>
              <w:rPr>
                <w:sz w:val="16"/>
              </w:rPr>
              <w:t>6.87</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-26.5</w:t>
            </w:r>
          </w:p>
        </w:tc>
        <w:tc>
          <w:tcPr>
            <w:tcW w:w="851" w:type="dxa"/>
            <w:tcBorders>
              <w:left w:val="nil"/>
            </w:tcBorders>
            <w:vAlign w:val="bottom"/>
          </w:tcPr>
          <w:p w:rsidR="006D317B" w:rsidRDefault="006D317B">
            <w:pPr>
              <w:spacing w:after="0"/>
              <w:jc w:val="center"/>
              <w:rPr>
                <w:rFonts w:eastAsia="Arial Unicode MS"/>
                <w:sz w:val="16"/>
              </w:rPr>
            </w:pPr>
            <w:r>
              <w:rPr>
                <w:sz w:val="16"/>
              </w:rPr>
              <w:t>5.12</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-22.2</w:t>
            </w:r>
          </w:p>
        </w:tc>
        <w:tc>
          <w:tcPr>
            <w:tcW w:w="851" w:type="dxa"/>
            <w:tcBorders>
              <w:left w:val="nil"/>
            </w:tcBorders>
            <w:vAlign w:val="bottom"/>
          </w:tcPr>
          <w:p w:rsidR="006D317B" w:rsidRDefault="006D317B">
            <w:pPr>
              <w:spacing w:after="0"/>
              <w:jc w:val="center"/>
              <w:rPr>
                <w:rFonts w:eastAsia="Arial Unicode MS"/>
                <w:sz w:val="16"/>
              </w:rPr>
            </w:pPr>
            <w:r>
              <w:rPr>
                <w:sz w:val="16"/>
              </w:rPr>
              <w:t>2.01</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-12.7</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6.27</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-27.5</w:t>
            </w:r>
          </w:p>
        </w:tc>
        <w:tc>
          <w:tcPr>
            <w:tcW w:w="850" w:type="dxa"/>
            <w:tcBorders>
              <w:left w:val="nil"/>
            </w:tcBorders>
            <w:vAlign w:val="bottom"/>
          </w:tcPr>
          <w:p w:rsidR="006D317B" w:rsidRDefault="006D317B">
            <w:pPr>
              <w:spacing w:after="0"/>
              <w:jc w:val="center"/>
              <w:rPr>
                <w:rFonts w:eastAsia="Arial Unicode MS"/>
                <w:sz w:val="16"/>
              </w:rPr>
            </w:pPr>
            <w:r>
              <w:rPr>
                <w:sz w:val="16"/>
              </w:rPr>
              <w:t>7.25</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-27.5</w:t>
            </w:r>
          </w:p>
        </w:tc>
        <w:tc>
          <w:tcPr>
            <w:tcW w:w="851" w:type="dxa"/>
            <w:tcBorders>
              <w:left w:val="nil"/>
            </w:tcBorders>
            <w:vAlign w:val="bottom"/>
          </w:tcPr>
          <w:p w:rsidR="006D317B" w:rsidRDefault="006D317B">
            <w:pPr>
              <w:spacing w:after="0"/>
              <w:jc w:val="center"/>
              <w:rPr>
                <w:rFonts w:eastAsia="Arial Unicode MS"/>
                <w:sz w:val="16"/>
              </w:rPr>
            </w:pPr>
            <w:r>
              <w:rPr>
                <w:sz w:val="16"/>
              </w:rPr>
              <w:t>5.50</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-23.2</w:t>
            </w:r>
          </w:p>
        </w:tc>
        <w:tc>
          <w:tcPr>
            <w:tcW w:w="851" w:type="dxa"/>
            <w:tcBorders>
              <w:left w:val="nil"/>
            </w:tcBorders>
            <w:vAlign w:val="bottom"/>
          </w:tcPr>
          <w:p w:rsidR="006D317B" w:rsidRDefault="006D317B">
            <w:pPr>
              <w:spacing w:after="0"/>
              <w:jc w:val="center"/>
              <w:rPr>
                <w:rFonts w:eastAsia="Arial Unicode MS"/>
                <w:sz w:val="16"/>
              </w:rPr>
            </w:pPr>
            <w:r>
              <w:rPr>
                <w:sz w:val="16"/>
              </w:rPr>
              <w:t>2.39</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-13.7</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tcBorders>
            <w:vAlign w:val="bottom"/>
          </w:tcPr>
          <w:p w:rsidR="006D317B" w:rsidRDefault="006D317B">
            <w:pPr>
              <w:spacing w:after="0"/>
              <w:jc w:val="center"/>
              <w:rPr>
                <w:rFonts w:eastAsia="Arial Unicode MS"/>
                <w:sz w:val="16"/>
              </w:rPr>
            </w:pPr>
            <w:r>
              <w:rPr>
                <w:sz w:val="16"/>
              </w:rPr>
              <w:t>6.91</w:t>
            </w:r>
          </w:p>
        </w:tc>
        <w:tc>
          <w:tcPr>
            <w:tcW w:w="838" w:type="dxa"/>
            <w:tcBorders>
              <w:left w:val="nil"/>
              <w:right w:val="single" w:sz="12" w:space="0" w:color="000000"/>
            </w:tcBorders>
            <w:vAlign w:val="bottom"/>
          </w:tcPr>
          <w:p w:rsidR="006D317B" w:rsidRDefault="006D317B">
            <w:pPr>
              <w:spacing w:after="0"/>
              <w:jc w:val="center"/>
              <w:rPr>
                <w:rFonts w:eastAsia="Arial Unicode MS"/>
                <w:sz w:val="16"/>
              </w:rPr>
            </w:pPr>
            <w:r>
              <w:rPr>
                <w:sz w:val="16"/>
              </w:rPr>
              <w:t>-32.5</w:t>
            </w:r>
          </w:p>
        </w:tc>
        <w:tc>
          <w:tcPr>
            <w:tcW w:w="850" w:type="dxa"/>
            <w:tcBorders>
              <w:left w:val="nil"/>
            </w:tcBorders>
            <w:vAlign w:val="bottom"/>
          </w:tcPr>
          <w:p w:rsidR="006D317B" w:rsidRDefault="006D317B">
            <w:pPr>
              <w:spacing w:after="0"/>
              <w:jc w:val="center"/>
              <w:rPr>
                <w:rFonts w:eastAsia="Arial Unicode MS"/>
                <w:sz w:val="16"/>
              </w:rPr>
            </w:pPr>
            <w:r>
              <w:rPr>
                <w:sz w:val="16"/>
              </w:rPr>
              <w:t>7.89</w:t>
            </w:r>
          </w:p>
        </w:tc>
        <w:tc>
          <w:tcPr>
            <w:tcW w:w="992" w:type="dxa"/>
            <w:tcBorders>
              <w:left w:val="nil"/>
              <w:right w:val="single" w:sz="12" w:space="0" w:color="000000"/>
            </w:tcBorders>
            <w:vAlign w:val="bottom"/>
          </w:tcPr>
          <w:p w:rsidR="006D317B" w:rsidRDefault="006D317B">
            <w:pPr>
              <w:spacing w:after="0"/>
              <w:jc w:val="center"/>
              <w:rPr>
                <w:rFonts w:eastAsia="Arial Unicode MS"/>
                <w:sz w:val="16"/>
              </w:rPr>
            </w:pPr>
            <w:r>
              <w:rPr>
                <w:sz w:val="16"/>
              </w:rPr>
              <w:t>-32.5</w:t>
            </w:r>
          </w:p>
        </w:tc>
        <w:tc>
          <w:tcPr>
            <w:tcW w:w="851" w:type="dxa"/>
            <w:tcBorders>
              <w:left w:val="nil"/>
            </w:tcBorders>
            <w:vAlign w:val="bottom"/>
          </w:tcPr>
          <w:p w:rsidR="006D317B" w:rsidRDefault="006D317B">
            <w:pPr>
              <w:spacing w:after="0"/>
              <w:jc w:val="center"/>
              <w:rPr>
                <w:rFonts w:eastAsia="Arial Unicode MS"/>
                <w:sz w:val="16"/>
              </w:rPr>
            </w:pPr>
            <w:r>
              <w:rPr>
                <w:sz w:val="16"/>
              </w:rPr>
              <w:t>6.14</w:t>
            </w:r>
          </w:p>
        </w:tc>
        <w:tc>
          <w:tcPr>
            <w:tcW w:w="850" w:type="dxa"/>
            <w:tcBorders>
              <w:left w:val="nil"/>
              <w:right w:val="single" w:sz="12" w:space="0" w:color="000000"/>
            </w:tcBorders>
            <w:vAlign w:val="bottom"/>
          </w:tcPr>
          <w:p w:rsidR="006D317B" w:rsidRDefault="006D317B">
            <w:pPr>
              <w:spacing w:after="0"/>
              <w:jc w:val="center"/>
              <w:rPr>
                <w:rFonts w:eastAsia="Arial Unicode MS"/>
                <w:sz w:val="16"/>
              </w:rPr>
            </w:pPr>
            <w:r>
              <w:rPr>
                <w:sz w:val="16"/>
              </w:rPr>
              <w:t>-28.2</w:t>
            </w:r>
          </w:p>
        </w:tc>
        <w:tc>
          <w:tcPr>
            <w:tcW w:w="851" w:type="dxa"/>
            <w:tcBorders>
              <w:left w:val="nil"/>
            </w:tcBorders>
            <w:vAlign w:val="bottom"/>
          </w:tcPr>
          <w:p w:rsidR="006D317B" w:rsidRDefault="006D317B">
            <w:pPr>
              <w:spacing w:after="0"/>
              <w:jc w:val="center"/>
              <w:rPr>
                <w:rFonts w:eastAsia="Arial Unicode MS"/>
                <w:sz w:val="16"/>
              </w:rPr>
            </w:pPr>
            <w:r>
              <w:rPr>
                <w:sz w:val="16"/>
              </w:rPr>
              <w:t>3.03</w:t>
            </w:r>
          </w:p>
        </w:tc>
        <w:tc>
          <w:tcPr>
            <w:tcW w:w="851" w:type="dxa"/>
            <w:tcBorders>
              <w:left w:val="nil"/>
              <w:right w:val="single" w:sz="12" w:space="0" w:color="000000"/>
            </w:tcBorders>
            <w:vAlign w:val="bottom"/>
          </w:tcPr>
          <w:p w:rsidR="006D317B" w:rsidRDefault="006D317B">
            <w:pPr>
              <w:spacing w:after="0"/>
              <w:jc w:val="center"/>
              <w:rPr>
                <w:rFonts w:eastAsia="Arial Unicode MS"/>
                <w:sz w:val="16"/>
              </w:rPr>
            </w:pPr>
            <w:r>
              <w:rPr>
                <w:sz w:val="16"/>
              </w:rPr>
              <w:t>-18.7</w:t>
            </w:r>
          </w:p>
        </w:tc>
      </w:tr>
      <w:tr w:rsidR="006D317B">
        <w:tblPrEx>
          <w:tblCellMar>
            <w:top w:w="0" w:type="dxa"/>
            <w:left w:w="0" w:type="dxa"/>
            <w:bottom w:w="0" w:type="dxa"/>
            <w:right w:w="0" w:type="dxa"/>
          </w:tblCellMar>
        </w:tblPrEx>
        <w:trPr>
          <w:trHeight w:val="250"/>
          <w:jc w:val="center"/>
        </w:trPr>
        <w:tc>
          <w:tcPr>
            <w:tcW w:w="863" w:type="dxa"/>
            <w:tcBorders>
              <w:left w:val="single" w:sz="12" w:space="0" w:color="000000"/>
              <w:bottom w:val="single" w:sz="12" w:space="0" w:color="000000"/>
            </w:tcBorders>
            <w:vAlign w:val="bottom"/>
          </w:tcPr>
          <w:p w:rsidR="006D317B" w:rsidRDefault="006D317B">
            <w:pPr>
              <w:spacing w:after="0"/>
              <w:jc w:val="center"/>
              <w:rPr>
                <w:rFonts w:eastAsia="Arial Unicode MS"/>
                <w:sz w:val="16"/>
              </w:rPr>
            </w:pPr>
            <w:r>
              <w:rPr>
                <w:sz w:val="16"/>
              </w:rPr>
              <w:t>7.69</w:t>
            </w:r>
          </w:p>
        </w:tc>
        <w:tc>
          <w:tcPr>
            <w:tcW w:w="838" w:type="dxa"/>
            <w:tcBorders>
              <w:left w:val="nil"/>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-37.5</w:t>
            </w:r>
          </w:p>
        </w:tc>
        <w:tc>
          <w:tcPr>
            <w:tcW w:w="850" w:type="dxa"/>
            <w:tcBorders>
              <w:left w:val="nil"/>
              <w:bottom w:val="single" w:sz="12" w:space="0" w:color="000000"/>
            </w:tcBorders>
            <w:vAlign w:val="bottom"/>
          </w:tcPr>
          <w:p w:rsidR="006D317B" w:rsidRDefault="006D317B">
            <w:pPr>
              <w:spacing w:after="0"/>
              <w:jc w:val="center"/>
              <w:rPr>
                <w:rFonts w:eastAsia="Arial Unicode MS"/>
                <w:sz w:val="16"/>
              </w:rPr>
            </w:pPr>
            <w:r>
              <w:rPr>
                <w:sz w:val="16"/>
              </w:rPr>
              <w:t>8.67</w:t>
            </w:r>
          </w:p>
        </w:tc>
        <w:tc>
          <w:tcPr>
            <w:tcW w:w="992" w:type="dxa"/>
            <w:tcBorders>
              <w:left w:val="nil"/>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-37.5</w:t>
            </w:r>
          </w:p>
        </w:tc>
        <w:tc>
          <w:tcPr>
            <w:tcW w:w="851" w:type="dxa"/>
            <w:tcBorders>
              <w:left w:val="nil"/>
              <w:bottom w:val="single" w:sz="12" w:space="0" w:color="000000"/>
            </w:tcBorders>
            <w:vAlign w:val="bottom"/>
          </w:tcPr>
          <w:p w:rsidR="006D317B" w:rsidRDefault="006D317B">
            <w:pPr>
              <w:spacing w:after="0"/>
              <w:jc w:val="center"/>
              <w:rPr>
                <w:rFonts w:eastAsia="Arial Unicode MS"/>
                <w:sz w:val="16"/>
              </w:rPr>
            </w:pPr>
            <w:r>
              <w:rPr>
                <w:sz w:val="16"/>
              </w:rPr>
              <w:t>6.92</w:t>
            </w:r>
          </w:p>
        </w:tc>
        <w:tc>
          <w:tcPr>
            <w:tcW w:w="850" w:type="dxa"/>
            <w:tcBorders>
              <w:left w:val="nil"/>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-33.2</w:t>
            </w:r>
          </w:p>
        </w:tc>
        <w:tc>
          <w:tcPr>
            <w:tcW w:w="851" w:type="dxa"/>
            <w:tcBorders>
              <w:left w:val="nil"/>
              <w:bottom w:val="single" w:sz="12" w:space="0" w:color="000000"/>
            </w:tcBorders>
            <w:vAlign w:val="bottom"/>
          </w:tcPr>
          <w:p w:rsidR="006D317B" w:rsidRDefault="006D317B">
            <w:pPr>
              <w:spacing w:after="0"/>
              <w:jc w:val="center"/>
              <w:rPr>
                <w:rFonts w:eastAsia="Arial Unicode MS"/>
                <w:sz w:val="16"/>
              </w:rPr>
            </w:pPr>
            <w:r>
              <w:rPr>
                <w:sz w:val="16"/>
              </w:rPr>
              <w:t>3.81</w:t>
            </w:r>
          </w:p>
        </w:tc>
        <w:tc>
          <w:tcPr>
            <w:tcW w:w="851" w:type="dxa"/>
            <w:tcBorders>
              <w:left w:val="nil"/>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-23.7</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4</w:t>
        </w:r>
      </w:fldSimple>
      <w:r>
        <w:t xml:space="preserve"> - Path delay profile; Low power IMR</w:t>
      </w:r>
    </w:p>
    <w:p w:rsidR="006D317B" w:rsidRDefault="006D317B">
      <w:r>
        <w:br w:type="page"/>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01F"/>
      </w:tblPr>
      <w:tblGrid>
        <w:gridCol w:w="835"/>
        <w:gridCol w:w="850"/>
        <w:gridCol w:w="851"/>
        <w:gridCol w:w="887"/>
        <w:gridCol w:w="904"/>
        <w:gridCol w:w="939"/>
        <w:gridCol w:w="904"/>
        <w:gridCol w:w="797"/>
      </w:tblGrid>
      <w:tr w:rsidR="006D317B">
        <w:tblPrEx>
          <w:tblCellMar>
            <w:top w:w="0" w:type="dxa"/>
            <w:left w:w="0" w:type="dxa"/>
            <w:bottom w:w="0" w:type="dxa"/>
            <w:right w:w="0" w:type="dxa"/>
          </w:tblCellMar>
        </w:tblPrEx>
        <w:trPr>
          <w:cantSplit/>
          <w:trHeight w:val="250"/>
          <w:jc w:val="center"/>
        </w:trPr>
        <w:tc>
          <w:tcPr>
            <w:tcW w:w="1700" w:type="dxa"/>
            <w:gridSpan w:val="2"/>
            <w:tcBorders>
              <w:top w:val="single" w:sz="12" w:space="0" w:color="000000"/>
              <w:left w:val="single" w:sz="12" w:space="0" w:color="000000"/>
              <w:right w:val="single" w:sz="12" w:space="0" w:color="000000"/>
            </w:tcBorders>
            <w:vAlign w:val="bottom"/>
          </w:tcPr>
          <w:p w:rsidR="006D317B" w:rsidRDefault="006D317B">
            <w:pPr>
              <w:spacing w:after="0"/>
              <w:jc w:val="center"/>
              <w:rPr>
                <w:rFonts w:eastAsia="Arial Unicode MS"/>
                <w:b/>
                <w:sz w:val="16"/>
              </w:rPr>
            </w:pPr>
            <w:r>
              <w:rPr>
                <w:b/>
                <w:sz w:val="16"/>
              </w:rPr>
              <w:t>Sat</w:t>
            </w:r>
          </w:p>
        </w:tc>
        <w:tc>
          <w:tcPr>
            <w:tcW w:w="1738"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Ref IMR</w:t>
            </w:r>
          </w:p>
        </w:tc>
        <w:tc>
          <w:tcPr>
            <w:tcW w:w="1843"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IMR1</w:t>
            </w:r>
          </w:p>
        </w:tc>
        <w:tc>
          <w:tcPr>
            <w:tcW w:w="1701"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IMR2</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Relative Delay (µs)</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1"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904"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904"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0.00</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-6.5</w:t>
            </w:r>
          </w:p>
        </w:tc>
        <w:tc>
          <w:tcPr>
            <w:tcW w:w="851" w:type="dxa"/>
            <w:tcBorders>
              <w:left w:val="nil"/>
            </w:tcBorders>
            <w:vAlign w:val="bottom"/>
          </w:tcPr>
          <w:p w:rsidR="006D317B" w:rsidRDefault="006D317B">
            <w:pPr>
              <w:spacing w:after="0"/>
              <w:jc w:val="center"/>
              <w:rPr>
                <w:rFonts w:eastAsia="Arial Unicode MS"/>
                <w:sz w:val="16"/>
              </w:rPr>
            </w:pPr>
            <w:r>
              <w:rPr>
                <w:sz w:val="16"/>
              </w:rPr>
              <w:t>9.96</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0.0</w:t>
            </w:r>
          </w:p>
        </w:tc>
        <w:tc>
          <w:tcPr>
            <w:tcW w:w="904" w:type="dxa"/>
            <w:tcBorders>
              <w:left w:val="nil"/>
            </w:tcBorders>
            <w:vAlign w:val="bottom"/>
          </w:tcPr>
          <w:p w:rsidR="006D317B" w:rsidRDefault="006D317B">
            <w:pPr>
              <w:spacing w:after="0"/>
              <w:jc w:val="center"/>
              <w:rPr>
                <w:rFonts w:eastAsia="Arial Unicode MS"/>
                <w:sz w:val="16"/>
              </w:rPr>
            </w:pPr>
            <w:r>
              <w:rPr>
                <w:sz w:val="16"/>
              </w:rPr>
              <w:t>1.58</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-3.7</w:t>
            </w:r>
          </w:p>
        </w:tc>
        <w:tc>
          <w:tcPr>
            <w:tcW w:w="904" w:type="dxa"/>
            <w:tcBorders>
              <w:left w:val="nil"/>
            </w:tcBorders>
            <w:vAlign w:val="bottom"/>
          </w:tcPr>
          <w:p w:rsidR="006D317B" w:rsidRDefault="006D317B">
            <w:pPr>
              <w:spacing w:after="0"/>
              <w:jc w:val="center"/>
              <w:rPr>
                <w:rFonts w:eastAsia="Arial Unicode MS"/>
                <w:sz w:val="16"/>
              </w:rPr>
            </w:pPr>
            <w:r>
              <w:rPr>
                <w:sz w:val="16"/>
              </w:rPr>
              <w:t>1.58</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-3.7</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rPr>
                <w:rFonts w:eastAsia="Arial Unicode MS"/>
                <w:sz w:val="16"/>
              </w:rPr>
            </w:pPr>
          </w:p>
        </w:tc>
        <w:tc>
          <w:tcPr>
            <w:tcW w:w="850" w:type="dxa"/>
            <w:tcBorders>
              <w:right w:val="single" w:sz="12" w:space="0" w:color="000000"/>
            </w:tcBorders>
            <w:vAlign w:val="bottom"/>
          </w:tcPr>
          <w:p w:rsidR="006D317B" w:rsidRDefault="006D317B">
            <w:pPr>
              <w:spacing w:after="0"/>
              <w:rPr>
                <w:rFonts w:eastAsia="Arial Unicode MS"/>
                <w:sz w:val="16"/>
              </w:rPr>
            </w:pPr>
          </w:p>
        </w:tc>
        <w:tc>
          <w:tcPr>
            <w:tcW w:w="851" w:type="dxa"/>
            <w:tcBorders>
              <w:left w:val="nil"/>
            </w:tcBorders>
            <w:vAlign w:val="bottom"/>
          </w:tcPr>
          <w:p w:rsidR="006D317B" w:rsidRDefault="006D317B">
            <w:pPr>
              <w:spacing w:after="0"/>
              <w:jc w:val="center"/>
              <w:rPr>
                <w:rFonts w:eastAsia="Arial Unicode MS"/>
                <w:sz w:val="16"/>
              </w:rPr>
            </w:pPr>
            <w:r>
              <w:rPr>
                <w:sz w:val="16"/>
              </w:rPr>
              <w:t>10.27</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-1.0</w:t>
            </w:r>
          </w:p>
        </w:tc>
        <w:tc>
          <w:tcPr>
            <w:tcW w:w="904" w:type="dxa"/>
            <w:tcBorders>
              <w:left w:val="nil"/>
            </w:tcBorders>
            <w:vAlign w:val="bottom"/>
          </w:tcPr>
          <w:p w:rsidR="006D317B" w:rsidRDefault="006D317B">
            <w:pPr>
              <w:spacing w:after="0"/>
              <w:jc w:val="center"/>
              <w:rPr>
                <w:rFonts w:eastAsia="Arial Unicode MS"/>
                <w:sz w:val="16"/>
              </w:rPr>
            </w:pPr>
            <w:r>
              <w:rPr>
                <w:sz w:val="16"/>
              </w:rPr>
              <w:t>1.89</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-4.7</w:t>
            </w:r>
          </w:p>
        </w:tc>
        <w:tc>
          <w:tcPr>
            <w:tcW w:w="904" w:type="dxa"/>
            <w:tcBorders>
              <w:left w:val="nil"/>
            </w:tcBorders>
            <w:vAlign w:val="bottom"/>
          </w:tcPr>
          <w:p w:rsidR="006D317B" w:rsidRDefault="006D317B">
            <w:pPr>
              <w:spacing w:after="0"/>
              <w:jc w:val="center"/>
              <w:rPr>
                <w:rFonts w:eastAsia="Arial Unicode MS"/>
                <w:sz w:val="16"/>
              </w:rPr>
            </w:pPr>
            <w:r>
              <w:rPr>
                <w:sz w:val="16"/>
              </w:rPr>
              <w:t>1.89</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-4.7</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rPr>
                <w:rFonts w:eastAsia="Arial Unicode MS"/>
                <w:sz w:val="16"/>
              </w:rPr>
            </w:pPr>
          </w:p>
        </w:tc>
        <w:tc>
          <w:tcPr>
            <w:tcW w:w="850" w:type="dxa"/>
            <w:tcBorders>
              <w:right w:val="single" w:sz="12" w:space="0" w:color="000000"/>
            </w:tcBorders>
            <w:vAlign w:val="bottom"/>
          </w:tcPr>
          <w:p w:rsidR="006D317B" w:rsidRDefault="006D317B">
            <w:pPr>
              <w:spacing w:after="0"/>
              <w:rPr>
                <w:rFonts w:eastAsia="Arial Unicode MS"/>
                <w:sz w:val="16"/>
              </w:rPr>
            </w:pPr>
          </w:p>
        </w:tc>
        <w:tc>
          <w:tcPr>
            <w:tcW w:w="851" w:type="dxa"/>
            <w:tcBorders>
              <w:left w:val="nil"/>
            </w:tcBorders>
            <w:vAlign w:val="bottom"/>
          </w:tcPr>
          <w:p w:rsidR="006D317B" w:rsidRDefault="006D317B">
            <w:pPr>
              <w:spacing w:after="0"/>
              <w:jc w:val="center"/>
              <w:rPr>
                <w:rFonts w:eastAsia="Arial Unicode MS"/>
                <w:sz w:val="16"/>
              </w:rPr>
            </w:pPr>
            <w:r>
              <w:rPr>
                <w:sz w:val="16"/>
              </w:rPr>
              <w:t>10.67</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-9.0</w:t>
            </w:r>
          </w:p>
        </w:tc>
        <w:tc>
          <w:tcPr>
            <w:tcW w:w="904" w:type="dxa"/>
            <w:tcBorders>
              <w:left w:val="nil"/>
            </w:tcBorders>
            <w:vAlign w:val="bottom"/>
          </w:tcPr>
          <w:p w:rsidR="006D317B" w:rsidRDefault="006D317B">
            <w:pPr>
              <w:spacing w:after="0"/>
              <w:jc w:val="center"/>
              <w:rPr>
                <w:rFonts w:eastAsia="Arial Unicode MS"/>
                <w:sz w:val="16"/>
              </w:rPr>
            </w:pPr>
            <w:r>
              <w:rPr>
                <w:sz w:val="16"/>
              </w:rPr>
              <w:t>2.29</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-12.7</w:t>
            </w:r>
          </w:p>
        </w:tc>
        <w:tc>
          <w:tcPr>
            <w:tcW w:w="904" w:type="dxa"/>
            <w:tcBorders>
              <w:left w:val="nil"/>
            </w:tcBorders>
            <w:vAlign w:val="bottom"/>
          </w:tcPr>
          <w:p w:rsidR="006D317B" w:rsidRDefault="006D317B">
            <w:pPr>
              <w:spacing w:after="0"/>
              <w:jc w:val="center"/>
              <w:rPr>
                <w:rFonts w:eastAsia="Arial Unicode MS"/>
                <w:sz w:val="16"/>
              </w:rPr>
            </w:pPr>
            <w:r>
              <w:rPr>
                <w:sz w:val="16"/>
              </w:rPr>
              <w:t>2.29</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-12.7</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rPr>
                <w:rFonts w:eastAsia="Arial Unicode MS"/>
                <w:sz w:val="16"/>
              </w:rPr>
            </w:pPr>
          </w:p>
        </w:tc>
        <w:tc>
          <w:tcPr>
            <w:tcW w:w="850" w:type="dxa"/>
            <w:tcBorders>
              <w:right w:val="single" w:sz="12" w:space="0" w:color="000000"/>
            </w:tcBorders>
            <w:vAlign w:val="bottom"/>
          </w:tcPr>
          <w:p w:rsidR="006D317B" w:rsidRDefault="006D317B">
            <w:pPr>
              <w:spacing w:after="0"/>
              <w:rPr>
                <w:rFonts w:eastAsia="Arial Unicode MS"/>
                <w:sz w:val="16"/>
              </w:rPr>
            </w:pPr>
          </w:p>
        </w:tc>
        <w:tc>
          <w:tcPr>
            <w:tcW w:w="851" w:type="dxa"/>
            <w:tcBorders>
              <w:left w:val="nil"/>
            </w:tcBorders>
            <w:vAlign w:val="bottom"/>
          </w:tcPr>
          <w:p w:rsidR="006D317B" w:rsidRDefault="006D317B">
            <w:pPr>
              <w:spacing w:after="0"/>
              <w:jc w:val="center"/>
              <w:rPr>
                <w:rFonts w:eastAsia="Arial Unicode MS"/>
                <w:sz w:val="16"/>
              </w:rPr>
            </w:pPr>
            <w:r>
              <w:rPr>
                <w:sz w:val="16"/>
              </w:rPr>
              <w:t>11.05</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-10.0</w:t>
            </w:r>
          </w:p>
        </w:tc>
        <w:tc>
          <w:tcPr>
            <w:tcW w:w="904" w:type="dxa"/>
            <w:tcBorders>
              <w:left w:val="nil"/>
            </w:tcBorders>
            <w:vAlign w:val="bottom"/>
          </w:tcPr>
          <w:p w:rsidR="006D317B" w:rsidRDefault="006D317B">
            <w:pPr>
              <w:spacing w:after="0"/>
              <w:jc w:val="center"/>
              <w:rPr>
                <w:rFonts w:eastAsia="Arial Unicode MS"/>
                <w:sz w:val="16"/>
              </w:rPr>
            </w:pPr>
            <w:r>
              <w:rPr>
                <w:sz w:val="16"/>
              </w:rPr>
              <w:t>2.67</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-13.7</w:t>
            </w:r>
          </w:p>
        </w:tc>
        <w:tc>
          <w:tcPr>
            <w:tcW w:w="904" w:type="dxa"/>
            <w:tcBorders>
              <w:left w:val="nil"/>
            </w:tcBorders>
            <w:vAlign w:val="bottom"/>
          </w:tcPr>
          <w:p w:rsidR="006D317B" w:rsidRDefault="006D317B">
            <w:pPr>
              <w:spacing w:after="0"/>
              <w:jc w:val="center"/>
              <w:rPr>
                <w:rFonts w:eastAsia="Arial Unicode MS"/>
                <w:sz w:val="16"/>
              </w:rPr>
            </w:pPr>
            <w:r>
              <w:rPr>
                <w:sz w:val="16"/>
              </w:rPr>
              <w:t>2.67</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-13.7</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rPr>
                <w:rFonts w:eastAsia="Arial Unicode MS"/>
                <w:sz w:val="16"/>
              </w:rPr>
            </w:pPr>
          </w:p>
        </w:tc>
        <w:tc>
          <w:tcPr>
            <w:tcW w:w="850" w:type="dxa"/>
            <w:tcBorders>
              <w:right w:val="single" w:sz="12" w:space="0" w:color="000000"/>
            </w:tcBorders>
            <w:vAlign w:val="bottom"/>
          </w:tcPr>
          <w:p w:rsidR="006D317B" w:rsidRDefault="006D317B">
            <w:pPr>
              <w:spacing w:after="0"/>
              <w:rPr>
                <w:rFonts w:eastAsia="Arial Unicode MS"/>
                <w:sz w:val="16"/>
              </w:rPr>
            </w:pPr>
          </w:p>
        </w:tc>
        <w:tc>
          <w:tcPr>
            <w:tcW w:w="851" w:type="dxa"/>
            <w:tcBorders>
              <w:left w:val="nil"/>
            </w:tcBorders>
            <w:vAlign w:val="bottom"/>
          </w:tcPr>
          <w:p w:rsidR="006D317B" w:rsidRDefault="006D317B">
            <w:pPr>
              <w:spacing w:after="0"/>
              <w:jc w:val="center"/>
              <w:rPr>
                <w:rFonts w:eastAsia="Arial Unicode MS"/>
                <w:sz w:val="16"/>
              </w:rPr>
            </w:pPr>
            <w:r>
              <w:rPr>
                <w:sz w:val="16"/>
              </w:rPr>
              <w:t>11.69</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-15.0</w:t>
            </w:r>
          </w:p>
        </w:tc>
        <w:tc>
          <w:tcPr>
            <w:tcW w:w="904" w:type="dxa"/>
            <w:tcBorders>
              <w:left w:val="nil"/>
            </w:tcBorders>
            <w:vAlign w:val="bottom"/>
          </w:tcPr>
          <w:p w:rsidR="006D317B" w:rsidRDefault="006D317B">
            <w:pPr>
              <w:spacing w:after="0"/>
              <w:jc w:val="center"/>
              <w:rPr>
                <w:rFonts w:eastAsia="Arial Unicode MS"/>
                <w:sz w:val="16"/>
              </w:rPr>
            </w:pPr>
            <w:r>
              <w:rPr>
                <w:sz w:val="16"/>
              </w:rPr>
              <w:t>3.31</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-18.7</w:t>
            </w:r>
          </w:p>
        </w:tc>
        <w:tc>
          <w:tcPr>
            <w:tcW w:w="904" w:type="dxa"/>
            <w:tcBorders>
              <w:left w:val="nil"/>
            </w:tcBorders>
            <w:vAlign w:val="bottom"/>
          </w:tcPr>
          <w:p w:rsidR="006D317B" w:rsidRDefault="006D317B">
            <w:pPr>
              <w:spacing w:after="0"/>
              <w:jc w:val="center"/>
              <w:rPr>
                <w:rFonts w:eastAsia="Arial Unicode MS"/>
                <w:sz w:val="16"/>
              </w:rPr>
            </w:pPr>
            <w:r>
              <w:rPr>
                <w:sz w:val="16"/>
              </w:rPr>
              <w:t>3.31</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-18.7</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bottom w:val="nil"/>
            </w:tcBorders>
            <w:vAlign w:val="bottom"/>
          </w:tcPr>
          <w:p w:rsidR="006D317B" w:rsidRDefault="006D317B">
            <w:pPr>
              <w:spacing w:after="0"/>
              <w:rPr>
                <w:rFonts w:eastAsia="Arial Unicode MS"/>
                <w:sz w:val="16"/>
              </w:rPr>
            </w:pPr>
          </w:p>
        </w:tc>
        <w:tc>
          <w:tcPr>
            <w:tcW w:w="850" w:type="dxa"/>
            <w:tcBorders>
              <w:bottom w:val="nil"/>
              <w:right w:val="single" w:sz="12" w:space="0" w:color="000000"/>
            </w:tcBorders>
            <w:vAlign w:val="bottom"/>
          </w:tcPr>
          <w:p w:rsidR="006D317B" w:rsidRDefault="006D317B">
            <w:pPr>
              <w:spacing w:after="0"/>
              <w:rPr>
                <w:rFonts w:eastAsia="Arial Unicode MS"/>
                <w:sz w:val="16"/>
              </w:rPr>
            </w:pPr>
          </w:p>
        </w:tc>
        <w:tc>
          <w:tcPr>
            <w:tcW w:w="851" w:type="dxa"/>
            <w:tcBorders>
              <w:left w:val="nil"/>
              <w:bottom w:val="nil"/>
            </w:tcBorders>
            <w:vAlign w:val="bottom"/>
          </w:tcPr>
          <w:p w:rsidR="006D317B" w:rsidRDefault="006D317B">
            <w:pPr>
              <w:spacing w:after="0"/>
              <w:jc w:val="center"/>
              <w:rPr>
                <w:rFonts w:eastAsia="Arial Unicode MS"/>
                <w:sz w:val="16"/>
              </w:rPr>
            </w:pPr>
            <w:r>
              <w:rPr>
                <w:sz w:val="16"/>
              </w:rPr>
              <w:t>12.47</w:t>
            </w:r>
          </w:p>
        </w:tc>
        <w:tc>
          <w:tcPr>
            <w:tcW w:w="887" w:type="dxa"/>
            <w:tcBorders>
              <w:bottom w:val="nil"/>
              <w:right w:val="single" w:sz="12" w:space="0" w:color="000000"/>
            </w:tcBorders>
            <w:vAlign w:val="bottom"/>
          </w:tcPr>
          <w:p w:rsidR="006D317B" w:rsidRDefault="006D317B">
            <w:pPr>
              <w:spacing w:after="0"/>
              <w:jc w:val="center"/>
              <w:rPr>
                <w:rFonts w:eastAsia="Arial Unicode MS"/>
                <w:sz w:val="16"/>
              </w:rPr>
            </w:pPr>
            <w:r>
              <w:rPr>
                <w:sz w:val="16"/>
              </w:rPr>
              <w:t>-20.0</w:t>
            </w:r>
          </w:p>
        </w:tc>
        <w:tc>
          <w:tcPr>
            <w:tcW w:w="904" w:type="dxa"/>
            <w:tcBorders>
              <w:left w:val="nil"/>
              <w:bottom w:val="nil"/>
            </w:tcBorders>
            <w:vAlign w:val="bottom"/>
          </w:tcPr>
          <w:p w:rsidR="006D317B" w:rsidRDefault="006D317B">
            <w:pPr>
              <w:spacing w:after="0"/>
              <w:jc w:val="center"/>
              <w:rPr>
                <w:rFonts w:eastAsia="Arial Unicode MS"/>
                <w:sz w:val="16"/>
              </w:rPr>
            </w:pPr>
            <w:r>
              <w:rPr>
                <w:sz w:val="16"/>
              </w:rPr>
              <w:t>4.09</w:t>
            </w:r>
          </w:p>
        </w:tc>
        <w:tc>
          <w:tcPr>
            <w:tcW w:w="939" w:type="dxa"/>
            <w:tcBorders>
              <w:bottom w:val="nil"/>
              <w:right w:val="single" w:sz="12" w:space="0" w:color="000000"/>
            </w:tcBorders>
            <w:vAlign w:val="bottom"/>
          </w:tcPr>
          <w:p w:rsidR="006D317B" w:rsidRDefault="006D317B">
            <w:pPr>
              <w:spacing w:after="0"/>
              <w:jc w:val="center"/>
              <w:rPr>
                <w:rFonts w:eastAsia="Arial Unicode MS"/>
                <w:sz w:val="16"/>
              </w:rPr>
            </w:pPr>
            <w:r>
              <w:rPr>
                <w:sz w:val="16"/>
              </w:rPr>
              <w:t>-23.7</w:t>
            </w:r>
          </w:p>
        </w:tc>
        <w:tc>
          <w:tcPr>
            <w:tcW w:w="904" w:type="dxa"/>
            <w:tcBorders>
              <w:left w:val="nil"/>
              <w:bottom w:val="nil"/>
            </w:tcBorders>
            <w:vAlign w:val="bottom"/>
          </w:tcPr>
          <w:p w:rsidR="006D317B" w:rsidRDefault="006D317B">
            <w:pPr>
              <w:spacing w:after="0"/>
              <w:jc w:val="center"/>
              <w:rPr>
                <w:rFonts w:eastAsia="Arial Unicode MS"/>
                <w:sz w:val="16"/>
              </w:rPr>
            </w:pPr>
            <w:r>
              <w:rPr>
                <w:sz w:val="16"/>
              </w:rPr>
              <w:t>4.09</w:t>
            </w:r>
          </w:p>
        </w:tc>
        <w:tc>
          <w:tcPr>
            <w:tcW w:w="797" w:type="dxa"/>
            <w:tcBorders>
              <w:bottom w:val="nil"/>
              <w:right w:val="single" w:sz="12" w:space="0" w:color="000000"/>
            </w:tcBorders>
            <w:vAlign w:val="bottom"/>
          </w:tcPr>
          <w:p w:rsidR="006D317B" w:rsidRDefault="006D317B">
            <w:pPr>
              <w:spacing w:after="0"/>
              <w:jc w:val="center"/>
              <w:rPr>
                <w:rFonts w:eastAsia="Arial Unicode MS"/>
                <w:sz w:val="16"/>
              </w:rPr>
            </w:pPr>
            <w:r>
              <w:rPr>
                <w:sz w:val="16"/>
              </w:rPr>
              <w:t>-23.7</w:t>
            </w:r>
          </w:p>
        </w:tc>
      </w:tr>
      <w:tr w:rsidR="006D317B">
        <w:tblPrEx>
          <w:tblCellMar>
            <w:top w:w="0" w:type="dxa"/>
            <w:left w:w="0" w:type="dxa"/>
            <w:bottom w:w="0" w:type="dxa"/>
            <w:right w:w="0" w:type="dxa"/>
          </w:tblCellMar>
        </w:tblPrEx>
        <w:trPr>
          <w:cantSplit/>
          <w:trHeight w:val="250"/>
          <w:jc w:val="center"/>
        </w:trPr>
        <w:tc>
          <w:tcPr>
            <w:tcW w:w="1700" w:type="dxa"/>
            <w:gridSpan w:val="2"/>
            <w:tcBorders>
              <w:top w:val="single" w:sz="12" w:space="0" w:color="000000"/>
              <w:left w:val="single" w:sz="12" w:space="0" w:color="000000"/>
              <w:right w:val="single" w:sz="12" w:space="0" w:color="000000"/>
            </w:tcBorders>
            <w:vAlign w:val="bottom"/>
          </w:tcPr>
          <w:p w:rsidR="006D317B" w:rsidRDefault="006D317B">
            <w:pPr>
              <w:spacing w:after="0"/>
              <w:jc w:val="center"/>
              <w:rPr>
                <w:rFonts w:eastAsia="Arial Unicode MS"/>
                <w:b/>
                <w:sz w:val="16"/>
              </w:rPr>
            </w:pPr>
            <w:r>
              <w:rPr>
                <w:b/>
                <w:sz w:val="16"/>
              </w:rPr>
              <w:t>IMR3</w:t>
            </w:r>
          </w:p>
        </w:tc>
        <w:tc>
          <w:tcPr>
            <w:tcW w:w="1738"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IMR4</w:t>
            </w:r>
          </w:p>
        </w:tc>
        <w:tc>
          <w:tcPr>
            <w:tcW w:w="1843"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IMR5</w:t>
            </w:r>
          </w:p>
        </w:tc>
        <w:tc>
          <w:tcPr>
            <w:tcW w:w="1701" w:type="dxa"/>
            <w:gridSpan w:val="2"/>
            <w:tcBorders>
              <w:top w:val="single" w:sz="12" w:space="0" w:color="000000"/>
              <w:left w:val="nil"/>
              <w:right w:val="single" w:sz="12" w:space="0" w:color="000000"/>
            </w:tcBorders>
            <w:vAlign w:val="bottom"/>
          </w:tcPr>
          <w:p w:rsidR="006D317B" w:rsidRDefault="006D317B">
            <w:pPr>
              <w:spacing w:after="0"/>
              <w:jc w:val="center"/>
              <w:rPr>
                <w:rFonts w:eastAsia="Arial Unicode MS"/>
                <w:b/>
                <w:sz w:val="16"/>
              </w:rPr>
            </w:pPr>
            <w:r>
              <w:rPr>
                <w:b/>
                <w:sz w:val="16"/>
              </w:rPr>
              <w:t>IMR6</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Relative Delay (µs)</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851"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904"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c>
          <w:tcPr>
            <w:tcW w:w="904" w:type="dxa"/>
            <w:tcBorders>
              <w:left w:val="nil"/>
            </w:tcBorders>
            <w:vAlign w:val="bottom"/>
          </w:tcPr>
          <w:p w:rsidR="006D317B" w:rsidRDefault="006D317B">
            <w:pPr>
              <w:spacing w:after="0"/>
              <w:jc w:val="center"/>
              <w:rPr>
                <w:rFonts w:eastAsia="Arial Unicode MS"/>
                <w:sz w:val="16"/>
              </w:rPr>
            </w:pPr>
            <w:r>
              <w:rPr>
                <w:sz w:val="16"/>
              </w:rPr>
              <w:t>Relative Delay (µs)</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Avg. Power (dB)</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25.91</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-17.5</w:t>
            </w:r>
          </w:p>
        </w:tc>
        <w:tc>
          <w:tcPr>
            <w:tcW w:w="851" w:type="dxa"/>
            <w:tcBorders>
              <w:left w:val="nil"/>
            </w:tcBorders>
            <w:vAlign w:val="bottom"/>
          </w:tcPr>
          <w:p w:rsidR="006D317B" w:rsidRDefault="006D317B">
            <w:pPr>
              <w:spacing w:after="0"/>
              <w:jc w:val="center"/>
              <w:rPr>
                <w:rFonts w:eastAsia="Arial Unicode MS"/>
                <w:sz w:val="16"/>
              </w:rPr>
            </w:pPr>
            <w:r>
              <w:rPr>
                <w:sz w:val="16"/>
              </w:rPr>
              <w:t>30.83</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-17.5</w:t>
            </w:r>
          </w:p>
        </w:tc>
        <w:tc>
          <w:tcPr>
            <w:tcW w:w="904" w:type="dxa"/>
            <w:tcBorders>
              <w:left w:val="nil"/>
            </w:tcBorders>
            <w:vAlign w:val="bottom"/>
          </w:tcPr>
          <w:p w:rsidR="006D317B" w:rsidRDefault="006D317B">
            <w:pPr>
              <w:spacing w:after="0"/>
              <w:jc w:val="center"/>
              <w:rPr>
                <w:rFonts w:eastAsia="Arial Unicode MS"/>
                <w:sz w:val="16"/>
              </w:rPr>
            </w:pPr>
            <w:r>
              <w:rPr>
                <w:sz w:val="16"/>
              </w:rPr>
              <w:t>22.04</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-13.2</w:t>
            </w:r>
          </w:p>
        </w:tc>
        <w:tc>
          <w:tcPr>
            <w:tcW w:w="904" w:type="dxa"/>
            <w:tcBorders>
              <w:left w:val="nil"/>
            </w:tcBorders>
            <w:vAlign w:val="bottom"/>
          </w:tcPr>
          <w:p w:rsidR="006D317B" w:rsidRDefault="006D317B">
            <w:pPr>
              <w:spacing w:after="0"/>
              <w:jc w:val="center"/>
              <w:rPr>
                <w:rFonts w:eastAsia="Arial Unicode MS"/>
                <w:sz w:val="16"/>
              </w:rPr>
            </w:pPr>
            <w:r>
              <w:rPr>
                <w:sz w:val="16"/>
              </w:rPr>
              <w:t>6.50</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25.91</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26.22</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-18.5</w:t>
            </w:r>
          </w:p>
        </w:tc>
        <w:tc>
          <w:tcPr>
            <w:tcW w:w="851" w:type="dxa"/>
            <w:tcBorders>
              <w:left w:val="nil"/>
            </w:tcBorders>
            <w:vAlign w:val="bottom"/>
          </w:tcPr>
          <w:p w:rsidR="006D317B" w:rsidRDefault="006D317B">
            <w:pPr>
              <w:spacing w:after="0"/>
              <w:jc w:val="center"/>
              <w:rPr>
                <w:rFonts w:eastAsia="Arial Unicode MS"/>
                <w:sz w:val="16"/>
              </w:rPr>
            </w:pPr>
            <w:r>
              <w:rPr>
                <w:sz w:val="16"/>
              </w:rPr>
              <w:t>31.14</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-18.5</w:t>
            </w:r>
          </w:p>
        </w:tc>
        <w:tc>
          <w:tcPr>
            <w:tcW w:w="904" w:type="dxa"/>
            <w:tcBorders>
              <w:left w:val="nil"/>
            </w:tcBorders>
            <w:vAlign w:val="bottom"/>
          </w:tcPr>
          <w:p w:rsidR="006D317B" w:rsidRDefault="006D317B">
            <w:pPr>
              <w:spacing w:after="0"/>
              <w:jc w:val="center"/>
              <w:rPr>
                <w:rFonts w:eastAsia="Arial Unicode MS"/>
                <w:sz w:val="16"/>
              </w:rPr>
            </w:pPr>
            <w:r>
              <w:rPr>
                <w:sz w:val="16"/>
              </w:rPr>
              <w:t>22.35</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-14.2</w:t>
            </w:r>
          </w:p>
        </w:tc>
        <w:tc>
          <w:tcPr>
            <w:tcW w:w="904" w:type="dxa"/>
            <w:tcBorders>
              <w:left w:val="nil"/>
            </w:tcBorders>
            <w:vAlign w:val="bottom"/>
          </w:tcPr>
          <w:p w:rsidR="006D317B" w:rsidRDefault="006D317B">
            <w:pPr>
              <w:spacing w:after="0"/>
              <w:jc w:val="center"/>
              <w:rPr>
                <w:rFonts w:eastAsia="Arial Unicode MS"/>
                <w:sz w:val="16"/>
              </w:rPr>
            </w:pPr>
            <w:r>
              <w:rPr>
                <w:sz w:val="16"/>
              </w:rPr>
              <w:t>6.81</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26.22</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26.62</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-26.5</w:t>
            </w:r>
          </w:p>
        </w:tc>
        <w:tc>
          <w:tcPr>
            <w:tcW w:w="851" w:type="dxa"/>
            <w:tcBorders>
              <w:left w:val="nil"/>
            </w:tcBorders>
            <w:vAlign w:val="bottom"/>
          </w:tcPr>
          <w:p w:rsidR="006D317B" w:rsidRDefault="006D317B">
            <w:pPr>
              <w:spacing w:after="0"/>
              <w:jc w:val="center"/>
              <w:rPr>
                <w:rFonts w:eastAsia="Arial Unicode MS"/>
                <w:sz w:val="16"/>
              </w:rPr>
            </w:pPr>
            <w:r>
              <w:rPr>
                <w:sz w:val="16"/>
              </w:rPr>
              <w:t>31.54</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-26.5</w:t>
            </w:r>
          </w:p>
        </w:tc>
        <w:tc>
          <w:tcPr>
            <w:tcW w:w="904" w:type="dxa"/>
            <w:tcBorders>
              <w:left w:val="nil"/>
            </w:tcBorders>
            <w:vAlign w:val="bottom"/>
          </w:tcPr>
          <w:p w:rsidR="006D317B" w:rsidRDefault="006D317B">
            <w:pPr>
              <w:spacing w:after="0"/>
              <w:jc w:val="center"/>
              <w:rPr>
                <w:rFonts w:eastAsia="Arial Unicode MS"/>
                <w:sz w:val="16"/>
              </w:rPr>
            </w:pPr>
            <w:r>
              <w:rPr>
                <w:sz w:val="16"/>
              </w:rPr>
              <w:t>22.75</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-22.2</w:t>
            </w:r>
          </w:p>
        </w:tc>
        <w:tc>
          <w:tcPr>
            <w:tcW w:w="904" w:type="dxa"/>
            <w:tcBorders>
              <w:left w:val="nil"/>
            </w:tcBorders>
            <w:vAlign w:val="bottom"/>
          </w:tcPr>
          <w:p w:rsidR="006D317B" w:rsidRDefault="006D317B">
            <w:pPr>
              <w:spacing w:after="0"/>
              <w:jc w:val="center"/>
              <w:rPr>
                <w:rFonts w:eastAsia="Arial Unicode MS"/>
                <w:sz w:val="16"/>
              </w:rPr>
            </w:pPr>
            <w:r>
              <w:rPr>
                <w:sz w:val="16"/>
              </w:rPr>
              <w:t>7.21</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26.62</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27.00</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-27.5</w:t>
            </w:r>
          </w:p>
        </w:tc>
        <w:tc>
          <w:tcPr>
            <w:tcW w:w="851" w:type="dxa"/>
            <w:tcBorders>
              <w:left w:val="nil"/>
            </w:tcBorders>
            <w:vAlign w:val="bottom"/>
          </w:tcPr>
          <w:p w:rsidR="006D317B" w:rsidRDefault="006D317B">
            <w:pPr>
              <w:spacing w:after="0"/>
              <w:jc w:val="center"/>
              <w:rPr>
                <w:rFonts w:eastAsia="Arial Unicode MS"/>
                <w:sz w:val="16"/>
              </w:rPr>
            </w:pPr>
            <w:r>
              <w:rPr>
                <w:sz w:val="16"/>
              </w:rPr>
              <w:t>31.92</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-27.5</w:t>
            </w:r>
          </w:p>
        </w:tc>
        <w:tc>
          <w:tcPr>
            <w:tcW w:w="904" w:type="dxa"/>
            <w:tcBorders>
              <w:left w:val="nil"/>
            </w:tcBorders>
            <w:vAlign w:val="bottom"/>
          </w:tcPr>
          <w:p w:rsidR="006D317B" w:rsidRDefault="006D317B">
            <w:pPr>
              <w:spacing w:after="0"/>
              <w:jc w:val="center"/>
              <w:rPr>
                <w:rFonts w:eastAsia="Arial Unicode MS"/>
                <w:sz w:val="16"/>
              </w:rPr>
            </w:pPr>
            <w:r>
              <w:rPr>
                <w:sz w:val="16"/>
              </w:rPr>
              <w:t>23.13</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-23.2</w:t>
            </w:r>
          </w:p>
        </w:tc>
        <w:tc>
          <w:tcPr>
            <w:tcW w:w="904" w:type="dxa"/>
            <w:tcBorders>
              <w:left w:val="nil"/>
            </w:tcBorders>
            <w:vAlign w:val="bottom"/>
          </w:tcPr>
          <w:p w:rsidR="006D317B" w:rsidRDefault="006D317B">
            <w:pPr>
              <w:spacing w:after="0"/>
              <w:jc w:val="center"/>
              <w:rPr>
                <w:rFonts w:eastAsia="Arial Unicode MS"/>
                <w:sz w:val="16"/>
              </w:rPr>
            </w:pPr>
            <w:r>
              <w:rPr>
                <w:sz w:val="16"/>
              </w:rPr>
              <w:t>7.59</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27.00</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tcBorders>
            <w:vAlign w:val="bottom"/>
          </w:tcPr>
          <w:p w:rsidR="006D317B" w:rsidRDefault="006D317B">
            <w:pPr>
              <w:spacing w:after="0"/>
              <w:jc w:val="center"/>
              <w:rPr>
                <w:rFonts w:eastAsia="Arial Unicode MS"/>
                <w:sz w:val="16"/>
              </w:rPr>
            </w:pPr>
            <w:r>
              <w:rPr>
                <w:sz w:val="16"/>
              </w:rPr>
              <w:t>27.64</w:t>
            </w:r>
          </w:p>
        </w:tc>
        <w:tc>
          <w:tcPr>
            <w:tcW w:w="850" w:type="dxa"/>
            <w:tcBorders>
              <w:right w:val="single" w:sz="12" w:space="0" w:color="000000"/>
            </w:tcBorders>
            <w:vAlign w:val="bottom"/>
          </w:tcPr>
          <w:p w:rsidR="006D317B" w:rsidRDefault="006D317B">
            <w:pPr>
              <w:spacing w:after="0"/>
              <w:jc w:val="center"/>
              <w:rPr>
                <w:rFonts w:eastAsia="Arial Unicode MS"/>
                <w:sz w:val="16"/>
              </w:rPr>
            </w:pPr>
            <w:r>
              <w:rPr>
                <w:sz w:val="16"/>
              </w:rPr>
              <w:t>-32.5</w:t>
            </w:r>
          </w:p>
        </w:tc>
        <w:tc>
          <w:tcPr>
            <w:tcW w:w="851" w:type="dxa"/>
            <w:tcBorders>
              <w:left w:val="nil"/>
            </w:tcBorders>
            <w:vAlign w:val="bottom"/>
          </w:tcPr>
          <w:p w:rsidR="006D317B" w:rsidRDefault="006D317B">
            <w:pPr>
              <w:spacing w:after="0"/>
              <w:jc w:val="center"/>
              <w:rPr>
                <w:rFonts w:eastAsia="Arial Unicode MS"/>
                <w:sz w:val="16"/>
              </w:rPr>
            </w:pPr>
            <w:r>
              <w:rPr>
                <w:sz w:val="16"/>
              </w:rPr>
              <w:t>32.56</w:t>
            </w:r>
          </w:p>
        </w:tc>
        <w:tc>
          <w:tcPr>
            <w:tcW w:w="887" w:type="dxa"/>
            <w:tcBorders>
              <w:right w:val="single" w:sz="12" w:space="0" w:color="000000"/>
            </w:tcBorders>
            <w:vAlign w:val="bottom"/>
          </w:tcPr>
          <w:p w:rsidR="006D317B" w:rsidRDefault="006D317B">
            <w:pPr>
              <w:spacing w:after="0"/>
              <w:jc w:val="center"/>
              <w:rPr>
                <w:rFonts w:eastAsia="Arial Unicode MS"/>
                <w:sz w:val="16"/>
              </w:rPr>
            </w:pPr>
            <w:r>
              <w:rPr>
                <w:sz w:val="16"/>
              </w:rPr>
              <w:t>-32.5</w:t>
            </w:r>
          </w:p>
        </w:tc>
        <w:tc>
          <w:tcPr>
            <w:tcW w:w="904" w:type="dxa"/>
            <w:tcBorders>
              <w:left w:val="nil"/>
            </w:tcBorders>
            <w:vAlign w:val="bottom"/>
          </w:tcPr>
          <w:p w:rsidR="006D317B" w:rsidRDefault="006D317B">
            <w:pPr>
              <w:spacing w:after="0"/>
              <w:jc w:val="center"/>
              <w:rPr>
                <w:rFonts w:eastAsia="Arial Unicode MS"/>
                <w:sz w:val="16"/>
              </w:rPr>
            </w:pPr>
            <w:r>
              <w:rPr>
                <w:sz w:val="16"/>
              </w:rPr>
              <w:t>23.77</w:t>
            </w:r>
          </w:p>
        </w:tc>
        <w:tc>
          <w:tcPr>
            <w:tcW w:w="939" w:type="dxa"/>
            <w:tcBorders>
              <w:right w:val="single" w:sz="12" w:space="0" w:color="000000"/>
            </w:tcBorders>
            <w:vAlign w:val="bottom"/>
          </w:tcPr>
          <w:p w:rsidR="006D317B" w:rsidRDefault="006D317B">
            <w:pPr>
              <w:spacing w:after="0"/>
              <w:jc w:val="center"/>
              <w:rPr>
                <w:rFonts w:eastAsia="Arial Unicode MS"/>
                <w:sz w:val="16"/>
              </w:rPr>
            </w:pPr>
            <w:r>
              <w:rPr>
                <w:sz w:val="16"/>
              </w:rPr>
              <w:t>-28.2</w:t>
            </w:r>
          </w:p>
        </w:tc>
        <w:tc>
          <w:tcPr>
            <w:tcW w:w="904" w:type="dxa"/>
            <w:tcBorders>
              <w:left w:val="nil"/>
            </w:tcBorders>
            <w:vAlign w:val="bottom"/>
          </w:tcPr>
          <w:p w:rsidR="006D317B" w:rsidRDefault="006D317B">
            <w:pPr>
              <w:spacing w:after="0"/>
              <w:jc w:val="center"/>
              <w:rPr>
                <w:rFonts w:eastAsia="Arial Unicode MS"/>
                <w:sz w:val="16"/>
              </w:rPr>
            </w:pPr>
            <w:r>
              <w:rPr>
                <w:sz w:val="16"/>
              </w:rPr>
              <w:t>8.23</w:t>
            </w:r>
          </w:p>
        </w:tc>
        <w:tc>
          <w:tcPr>
            <w:tcW w:w="797" w:type="dxa"/>
            <w:tcBorders>
              <w:right w:val="single" w:sz="12" w:space="0" w:color="000000"/>
            </w:tcBorders>
            <w:vAlign w:val="bottom"/>
          </w:tcPr>
          <w:p w:rsidR="006D317B" w:rsidRDefault="006D317B">
            <w:pPr>
              <w:spacing w:after="0"/>
              <w:jc w:val="center"/>
              <w:rPr>
                <w:rFonts w:eastAsia="Arial Unicode MS"/>
                <w:sz w:val="16"/>
              </w:rPr>
            </w:pPr>
            <w:r>
              <w:rPr>
                <w:sz w:val="16"/>
              </w:rPr>
              <w:t>27.64</w:t>
            </w:r>
          </w:p>
        </w:tc>
      </w:tr>
      <w:tr w:rsidR="006D317B">
        <w:tblPrEx>
          <w:tblCellMar>
            <w:top w:w="0" w:type="dxa"/>
            <w:left w:w="0" w:type="dxa"/>
            <w:bottom w:w="0" w:type="dxa"/>
            <w:right w:w="0" w:type="dxa"/>
          </w:tblCellMar>
        </w:tblPrEx>
        <w:trPr>
          <w:trHeight w:val="250"/>
          <w:jc w:val="center"/>
        </w:trPr>
        <w:tc>
          <w:tcPr>
            <w:tcW w:w="850" w:type="dxa"/>
            <w:tcBorders>
              <w:left w:val="single" w:sz="12" w:space="0" w:color="000000"/>
              <w:bottom w:val="single" w:sz="12" w:space="0" w:color="000000"/>
            </w:tcBorders>
            <w:vAlign w:val="bottom"/>
          </w:tcPr>
          <w:p w:rsidR="006D317B" w:rsidRDefault="006D317B">
            <w:pPr>
              <w:spacing w:after="0"/>
              <w:jc w:val="center"/>
              <w:rPr>
                <w:rFonts w:eastAsia="Arial Unicode MS"/>
                <w:sz w:val="16"/>
              </w:rPr>
            </w:pPr>
            <w:r>
              <w:rPr>
                <w:sz w:val="16"/>
              </w:rPr>
              <w:t>28.42</w:t>
            </w:r>
          </w:p>
        </w:tc>
        <w:tc>
          <w:tcPr>
            <w:tcW w:w="850" w:type="dxa"/>
            <w:tcBorders>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-37.5</w:t>
            </w:r>
          </w:p>
        </w:tc>
        <w:tc>
          <w:tcPr>
            <w:tcW w:w="851" w:type="dxa"/>
            <w:tcBorders>
              <w:left w:val="nil"/>
              <w:bottom w:val="single" w:sz="12" w:space="0" w:color="000000"/>
            </w:tcBorders>
            <w:vAlign w:val="bottom"/>
          </w:tcPr>
          <w:p w:rsidR="006D317B" w:rsidRDefault="006D317B">
            <w:pPr>
              <w:spacing w:after="0"/>
              <w:jc w:val="center"/>
              <w:rPr>
                <w:rFonts w:eastAsia="Arial Unicode MS"/>
                <w:sz w:val="16"/>
              </w:rPr>
            </w:pPr>
            <w:r>
              <w:rPr>
                <w:sz w:val="16"/>
              </w:rPr>
              <w:t>33.34</w:t>
            </w:r>
          </w:p>
        </w:tc>
        <w:tc>
          <w:tcPr>
            <w:tcW w:w="887" w:type="dxa"/>
            <w:tcBorders>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-37.5</w:t>
            </w:r>
          </w:p>
        </w:tc>
        <w:tc>
          <w:tcPr>
            <w:tcW w:w="904" w:type="dxa"/>
            <w:tcBorders>
              <w:left w:val="nil"/>
              <w:bottom w:val="single" w:sz="12" w:space="0" w:color="000000"/>
            </w:tcBorders>
            <w:vAlign w:val="bottom"/>
          </w:tcPr>
          <w:p w:rsidR="006D317B" w:rsidRDefault="006D317B">
            <w:pPr>
              <w:spacing w:after="0"/>
              <w:jc w:val="center"/>
              <w:rPr>
                <w:rFonts w:eastAsia="Arial Unicode MS"/>
                <w:sz w:val="16"/>
              </w:rPr>
            </w:pPr>
            <w:r>
              <w:rPr>
                <w:sz w:val="16"/>
              </w:rPr>
              <w:t>24.55</w:t>
            </w:r>
          </w:p>
        </w:tc>
        <w:tc>
          <w:tcPr>
            <w:tcW w:w="939" w:type="dxa"/>
            <w:tcBorders>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-33.2</w:t>
            </w:r>
          </w:p>
        </w:tc>
        <w:tc>
          <w:tcPr>
            <w:tcW w:w="904" w:type="dxa"/>
            <w:tcBorders>
              <w:left w:val="nil"/>
              <w:bottom w:val="single" w:sz="12" w:space="0" w:color="000000"/>
            </w:tcBorders>
            <w:vAlign w:val="bottom"/>
          </w:tcPr>
          <w:p w:rsidR="006D317B" w:rsidRDefault="006D317B">
            <w:pPr>
              <w:spacing w:after="0"/>
              <w:jc w:val="center"/>
              <w:rPr>
                <w:rFonts w:eastAsia="Arial Unicode MS"/>
                <w:sz w:val="16"/>
              </w:rPr>
            </w:pPr>
            <w:r>
              <w:rPr>
                <w:sz w:val="16"/>
              </w:rPr>
              <w:t>9.01</w:t>
            </w:r>
          </w:p>
        </w:tc>
        <w:tc>
          <w:tcPr>
            <w:tcW w:w="797" w:type="dxa"/>
            <w:tcBorders>
              <w:bottom w:val="single" w:sz="12" w:space="0" w:color="000000"/>
              <w:right w:val="single" w:sz="12" w:space="0" w:color="000000"/>
            </w:tcBorders>
            <w:vAlign w:val="bottom"/>
          </w:tcPr>
          <w:p w:rsidR="006D317B" w:rsidRDefault="006D317B">
            <w:pPr>
              <w:spacing w:after="0"/>
              <w:jc w:val="center"/>
              <w:rPr>
                <w:rFonts w:eastAsia="Arial Unicode MS"/>
                <w:sz w:val="16"/>
              </w:rPr>
            </w:pPr>
            <w:r>
              <w:rPr>
                <w:sz w:val="16"/>
              </w:rPr>
              <w:t>28.42</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5</w:t>
        </w:r>
      </w:fldSimple>
      <w:r>
        <w:t xml:space="preserve"> - Path delay profile; High power IMR</w:t>
      </w:r>
    </w:p>
    <w:p w:rsidR="006D317B" w:rsidRDefault="006D317B">
      <w:r>
        <w:t xml:space="preserve">Satin project proposed a set of propagation conditions for defining performance test cases inspired by those of 3GPP specifications, taking into account the presence of IMRs and of the direct path from satellite. The test propagation conditions extracted from ref. </w:t>
      </w:r>
      <w:r>
        <w:fldChar w:fldCharType="begin"/>
      </w:r>
      <w:r>
        <w:instrText xml:space="preserve"> REF _Ref40763155 \r \h </w:instrText>
      </w:r>
      <w:r>
        <w:fldChar w:fldCharType="separate"/>
      </w:r>
      <w:r>
        <w:t>[39]</w:t>
      </w:r>
      <w:r>
        <w:fldChar w:fldCharType="end"/>
      </w:r>
      <w:r>
        <w:t xml:space="preserve"> are depicted hereafter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1"/>
        <w:gridCol w:w="837"/>
        <w:gridCol w:w="818"/>
        <w:gridCol w:w="819"/>
        <w:gridCol w:w="818"/>
        <w:gridCol w:w="818"/>
        <w:gridCol w:w="818"/>
        <w:gridCol w:w="819"/>
        <w:gridCol w:w="818"/>
        <w:gridCol w:w="818"/>
        <w:gridCol w:w="818"/>
        <w:gridCol w:w="819"/>
      </w:tblGrid>
      <w:tr w:rsidR="006D317B">
        <w:tblPrEx>
          <w:tblCellMar>
            <w:top w:w="0" w:type="dxa"/>
            <w:bottom w:w="0" w:type="dxa"/>
          </w:tblCellMar>
        </w:tblPrEx>
        <w:trPr>
          <w:cantSplit/>
          <w:trHeight w:val="503"/>
          <w:jc w:val="center"/>
        </w:trPr>
        <w:tc>
          <w:tcPr>
            <w:tcW w:w="1636" w:type="dxa"/>
            <w:gridSpan w:val="2"/>
          </w:tcPr>
          <w:p w:rsidR="006D317B" w:rsidRDefault="006D317B">
            <w:pPr>
              <w:spacing w:after="0"/>
              <w:jc w:val="center"/>
              <w:rPr>
                <w:b/>
                <w:sz w:val="18"/>
              </w:rPr>
            </w:pPr>
            <w:r>
              <w:rPr>
                <w:b/>
                <w:sz w:val="18"/>
              </w:rPr>
              <w:t>S-Case 1</w:t>
            </w:r>
            <w:r>
              <w:rPr>
                <w:b/>
                <w:sz w:val="18"/>
              </w:rPr>
              <w:br/>
              <w:t>speed 3km/h</w:t>
            </w:r>
          </w:p>
        </w:tc>
        <w:tc>
          <w:tcPr>
            <w:tcW w:w="1637" w:type="dxa"/>
            <w:gridSpan w:val="2"/>
          </w:tcPr>
          <w:p w:rsidR="006D317B" w:rsidRDefault="006D317B">
            <w:pPr>
              <w:spacing w:after="0"/>
              <w:jc w:val="center"/>
              <w:rPr>
                <w:b/>
                <w:sz w:val="18"/>
              </w:rPr>
            </w:pPr>
            <w:r>
              <w:rPr>
                <w:b/>
                <w:sz w:val="18"/>
              </w:rPr>
              <w:t>S-Case 2</w:t>
            </w:r>
            <w:r>
              <w:rPr>
                <w:b/>
                <w:sz w:val="18"/>
              </w:rPr>
              <w:br/>
              <w:t>speed 3 km/h</w:t>
            </w:r>
          </w:p>
        </w:tc>
        <w:tc>
          <w:tcPr>
            <w:tcW w:w="1636" w:type="dxa"/>
            <w:gridSpan w:val="2"/>
          </w:tcPr>
          <w:p w:rsidR="006D317B" w:rsidRDefault="006D317B">
            <w:pPr>
              <w:spacing w:after="0"/>
              <w:jc w:val="center"/>
              <w:rPr>
                <w:b/>
                <w:sz w:val="18"/>
              </w:rPr>
            </w:pPr>
            <w:r>
              <w:rPr>
                <w:b/>
                <w:sz w:val="18"/>
              </w:rPr>
              <w:t>S-Case 3</w:t>
            </w:r>
            <w:r>
              <w:rPr>
                <w:b/>
                <w:sz w:val="18"/>
              </w:rPr>
              <w:br/>
              <w:t>speed 120 km/h</w:t>
            </w:r>
          </w:p>
        </w:tc>
        <w:tc>
          <w:tcPr>
            <w:tcW w:w="1637" w:type="dxa"/>
            <w:gridSpan w:val="2"/>
          </w:tcPr>
          <w:p w:rsidR="006D317B" w:rsidRDefault="006D317B">
            <w:pPr>
              <w:spacing w:after="0"/>
              <w:jc w:val="center"/>
              <w:rPr>
                <w:b/>
                <w:sz w:val="18"/>
              </w:rPr>
            </w:pPr>
            <w:r>
              <w:rPr>
                <w:b/>
                <w:sz w:val="18"/>
              </w:rPr>
              <w:t>S-Case 4</w:t>
            </w:r>
            <w:r>
              <w:rPr>
                <w:b/>
                <w:sz w:val="18"/>
              </w:rPr>
              <w:br/>
              <w:t>speed 250 km/h</w:t>
            </w:r>
          </w:p>
        </w:tc>
        <w:tc>
          <w:tcPr>
            <w:tcW w:w="1636" w:type="dxa"/>
            <w:gridSpan w:val="2"/>
          </w:tcPr>
          <w:p w:rsidR="006D317B" w:rsidRDefault="006D317B">
            <w:pPr>
              <w:spacing w:after="0"/>
              <w:jc w:val="center"/>
              <w:rPr>
                <w:b/>
                <w:sz w:val="18"/>
              </w:rPr>
            </w:pPr>
            <w:r>
              <w:rPr>
                <w:b/>
                <w:sz w:val="18"/>
              </w:rPr>
              <w:t>S-Case 5</w:t>
            </w:r>
            <w:r>
              <w:rPr>
                <w:b/>
                <w:sz w:val="18"/>
              </w:rPr>
              <w:br/>
              <w:t>speed 120 km/h</w:t>
            </w:r>
          </w:p>
        </w:tc>
        <w:tc>
          <w:tcPr>
            <w:tcW w:w="1637" w:type="dxa"/>
            <w:gridSpan w:val="2"/>
          </w:tcPr>
          <w:p w:rsidR="006D317B" w:rsidRDefault="006D317B">
            <w:pPr>
              <w:spacing w:after="0"/>
              <w:jc w:val="center"/>
              <w:rPr>
                <w:b/>
                <w:sz w:val="18"/>
              </w:rPr>
            </w:pPr>
            <w:r>
              <w:rPr>
                <w:b/>
                <w:sz w:val="18"/>
              </w:rPr>
              <w:t>S-Case 6</w:t>
            </w:r>
            <w:r>
              <w:rPr>
                <w:b/>
                <w:sz w:val="18"/>
              </w:rPr>
              <w:br/>
              <w:t>speed 250 km/h</w:t>
            </w:r>
          </w:p>
        </w:tc>
      </w:tr>
      <w:tr w:rsidR="006D317B">
        <w:tblPrEx>
          <w:tblCellMar>
            <w:top w:w="0" w:type="dxa"/>
            <w:bottom w:w="0" w:type="dxa"/>
          </w:tblCellMar>
        </w:tblPrEx>
        <w:trPr>
          <w:jc w:val="center"/>
        </w:trPr>
        <w:tc>
          <w:tcPr>
            <w:tcW w:w="799" w:type="dxa"/>
          </w:tcPr>
          <w:p w:rsidR="006D317B" w:rsidRDefault="006D317B">
            <w:pPr>
              <w:spacing w:after="0"/>
              <w:jc w:val="center"/>
              <w:rPr>
                <w:b/>
                <w:color w:val="000000"/>
                <w:sz w:val="16"/>
              </w:rPr>
            </w:pPr>
            <w:r>
              <w:rPr>
                <w:b/>
                <w:color w:val="000000"/>
                <w:sz w:val="16"/>
              </w:rPr>
              <w:t>Relative Delay [ns]</w:t>
            </w:r>
          </w:p>
        </w:tc>
        <w:tc>
          <w:tcPr>
            <w:tcW w:w="837" w:type="dxa"/>
          </w:tcPr>
          <w:p w:rsidR="006D317B" w:rsidRDefault="006D317B">
            <w:pPr>
              <w:spacing w:after="0"/>
              <w:jc w:val="center"/>
              <w:rPr>
                <w:b/>
                <w:color w:val="000000"/>
                <w:sz w:val="16"/>
              </w:rPr>
            </w:pPr>
            <w:r>
              <w:rPr>
                <w:b/>
                <w:color w:val="000000"/>
                <w:sz w:val="16"/>
              </w:rPr>
              <w:t>Average Power [dB]</w:t>
            </w:r>
          </w:p>
        </w:tc>
        <w:tc>
          <w:tcPr>
            <w:tcW w:w="818" w:type="dxa"/>
          </w:tcPr>
          <w:p w:rsidR="006D317B" w:rsidRDefault="006D317B">
            <w:pPr>
              <w:spacing w:after="0"/>
              <w:jc w:val="center"/>
              <w:rPr>
                <w:b/>
                <w:color w:val="000000"/>
                <w:sz w:val="16"/>
              </w:rPr>
            </w:pPr>
            <w:r>
              <w:rPr>
                <w:b/>
                <w:color w:val="000000"/>
                <w:sz w:val="16"/>
              </w:rPr>
              <w:t>Relative Delay [ns]</w:t>
            </w:r>
          </w:p>
        </w:tc>
        <w:tc>
          <w:tcPr>
            <w:tcW w:w="819" w:type="dxa"/>
          </w:tcPr>
          <w:p w:rsidR="006D317B" w:rsidRDefault="006D317B">
            <w:pPr>
              <w:spacing w:after="0"/>
              <w:jc w:val="center"/>
              <w:rPr>
                <w:b/>
                <w:color w:val="000000"/>
                <w:sz w:val="16"/>
              </w:rPr>
            </w:pPr>
            <w:r>
              <w:rPr>
                <w:b/>
                <w:color w:val="000000"/>
                <w:sz w:val="16"/>
              </w:rPr>
              <w:t>Average Power [dB]</w:t>
            </w:r>
          </w:p>
        </w:tc>
        <w:tc>
          <w:tcPr>
            <w:tcW w:w="818" w:type="dxa"/>
          </w:tcPr>
          <w:p w:rsidR="006D317B" w:rsidRDefault="006D317B">
            <w:pPr>
              <w:spacing w:after="0"/>
              <w:jc w:val="center"/>
              <w:rPr>
                <w:b/>
                <w:color w:val="000000"/>
                <w:sz w:val="16"/>
              </w:rPr>
            </w:pPr>
            <w:r>
              <w:rPr>
                <w:b/>
                <w:color w:val="000000"/>
                <w:sz w:val="16"/>
              </w:rPr>
              <w:t>Relative Delay [ns]</w:t>
            </w:r>
          </w:p>
        </w:tc>
        <w:tc>
          <w:tcPr>
            <w:tcW w:w="818" w:type="dxa"/>
          </w:tcPr>
          <w:p w:rsidR="006D317B" w:rsidRDefault="006D317B">
            <w:pPr>
              <w:spacing w:after="0"/>
              <w:jc w:val="center"/>
              <w:rPr>
                <w:b/>
                <w:color w:val="000000"/>
                <w:sz w:val="16"/>
              </w:rPr>
            </w:pPr>
            <w:r>
              <w:rPr>
                <w:b/>
                <w:color w:val="000000"/>
                <w:sz w:val="16"/>
              </w:rPr>
              <w:t>Average Power [dB]</w:t>
            </w:r>
          </w:p>
        </w:tc>
        <w:tc>
          <w:tcPr>
            <w:tcW w:w="818" w:type="dxa"/>
          </w:tcPr>
          <w:p w:rsidR="006D317B" w:rsidRDefault="006D317B">
            <w:pPr>
              <w:spacing w:after="0"/>
              <w:jc w:val="center"/>
              <w:rPr>
                <w:b/>
                <w:color w:val="000000"/>
                <w:sz w:val="16"/>
              </w:rPr>
            </w:pPr>
            <w:r>
              <w:rPr>
                <w:b/>
                <w:color w:val="000000"/>
                <w:sz w:val="16"/>
              </w:rPr>
              <w:t>Relative Delay [ns]</w:t>
            </w:r>
          </w:p>
        </w:tc>
        <w:tc>
          <w:tcPr>
            <w:tcW w:w="819" w:type="dxa"/>
          </w:tcPr>
          <w:p w:rsidR="006D317B" w:rsidRDefault="006D317B">
            <w:pPr>
              <w:spacing w:after="0"/>
              <w:jc w:val="center"/>
              <w:rPr>
                <w:b/>
                <w:color w:val="000000"/>
                <w:sz w:val="16"/>
              </w:rPr>
            </w:pPr>
            <w:r>
              <w:rPr>
                <w:b/>
                <w:color w:val="000000"/>
                <w:sz w:val="16"/>
              </w:rPr>
              <w:t>Average Power [dB]</w:t>
            </w:r>
          </w:p>
        </w:tc>
        <w:tc>
          <w:tcPr>
            <w:tcW w:w="818" w:type="dxa"/>
          </w:tcPr>
          <w:p w:rsidR="006D317B" w:rsidRDefault="006D317B">
            <w:pPr>
              <w:spacing w:after="0"/>
              <w:jc w:val="center"/>
              <w:rPr>
                <w:b/>
                <w:color w:val="000000"/>
                <w:sz w:val="16"/>
              </w:rPr>
            </w:pPr>
            <w:r>
              <w:rPr>
                <w:b/>
                <w:color w:val="000000"/>
                <w:sz w:val="16"/>
              </w:rPr>
              <w:t>Relative Delay [ns]</w:t>
            </w:r>
          </w:p>
        </w:tc>
        <w:tc>
          <w:tcPr>
            <w:tcW w:w="818" w:type="dxa"/>
          </w:tcPr>
          <w:p w:rsidR="006D317B" w:rsidRDefault="006D317B">
            <w:pPr>
              <w:spacing w:after="0"/>
              <w:jc w:val="center"/>
              <w:rPr>
                <w:b/>
                <w:color w:val="000000"/>
                <w:sz w:val="16"/>
              </w:rPr>
            </w:pPr>
            <w:r>
              <w:rPr>
                <w:b/>
                <w:color w:val="000000"/>
                <w:sz w:val="16"/>
              </w:rPr>
              <w:t>Average Power [dB]</w:t>
            </w:r>
          </w:p>
        </w:tc>
        <w:tc>
          <w:tcPr>
            <w:tcW w:w="818" w:type="dxa"/>
          </w:tcPr>
          <w:p w:rsidR="006D317B" w:rsidRDefault="006D317B">
            <w:pPr>
              <w:spacing w:after="0"/>
              <w:jc w:val="center"/>
              <w:rPr>
                <w:b/>
                <w:color w:val="000000"/>
                <w:sz w:val="16"/>
              </w:rPr>
            </w:pPr>
            <w:r>
              <w:rPr>
                <w:b/>
                <w:color w:val="000000"/>
                <w:sz w:val="16"/>
              </w:rPr>
              <w:t>Relative Delay [ns]</w:t>
            </w:r>
          </w:p>
        </w:tc>
        <w:tc>
          <w:tcPr>
            <w:tcW w:w="819" w:type="dxa"/>
          </w:tcPr>
          <w:p w:rsidR="006D317B" w:rsidRDefault="006D317B">
            <w:pPr>
              <w:spacing w:after="0"/>
              <w:jc w:val="center"/>
              <w:rPr>
                <w:b/>
                <w:color w:val="000000"/>
                <w:sz w:val="16"/>
              </w:rPr>
            </w:pPr>
            <w:r>
              <w:rPr>
                <w:b/>
                <w:color w:val="000000"/>
                <w:sz w:val="16"/>
              </w:rPr>
              <w:t>Average Power [dB]</w:t>
            </w:r>
          </w:p>
        </w:tc>
      </w:tr>
      <w:tr w:rsidR="006D317B">
        <w:tblPrEx>
          <w:tblCellMar>
            <w:top w:w="0" w:type="dxa"/>
            <w:bottom w:w="0" w:type="dxa"/>
          </w:tblCellMar>
        </w:tblPrEx>
        <w:trPr>
          <w:jc w:val="center"/>
        </w:trPr>
        <w:tc>
          <w:tcPr>
            <w:tcW w:w="799" w:type="dxa"/>
            <w:tcBorders>
              <w:bottom w:val="nil"/>
            </w:tcBorders>
          </w:tcPr>
          <w:p w:rsidR="006D317B" w:rsidRDefault="006D317B">
            <w:pPr>
              <w:spacing w:after="0"/>
              <w:jc w:val="center"/>
              <w:rPr>
                <w:color w:val="000000"/>
                <w:sz w:val="16"/>
              </w:rPr>
            </w:pPr>
            <w:r>
              <w:rPr>
                <w:color w:val="000000"/>
                <w:sz w:val="16"/>
              </w:rPr>
              <w:t>0</w:t>
            </w:r>
          </w:p>
        </w:tc>
        <w:tc>
          <w:tcPr>
            <w:tcW w:w="837" w:type="dxa"/>
            <w:tcBorders>
              <w:bottom w:val="nil"/>
            </w:tcBorders>
          </w:tcPr>
          <w:p w:rsidR="006D317B" w:rsidRDefault="006D317B">
            <w:pPr>
              <w:spacing w:after="0"/>
              <w:jc w:val="center"/>
              <w:rPr>
                <w:color w:val="000000"/>
                <w:sz w:val="16"/>
              </w:rPr>
            </w:pPr>
            <w:r>
              <w:rPr>
                <w:color w:val="000000"/>
                <w:sz w:val="16"/>
              </w:rPr>
              <w:t>0</w:t>
            </w:r>
          </w:p>
        </w:tc>
        <w:tc>
          <w:tcPr>
            <w:tcW w:w="818" w:type="dxa"/>
          </w:tcPr>
          <w:p w:rsidR="006D317B" w:rsidRDefault="006D317B">
            <w:pPr>
              <w:spacing w:after="0"/>
              <w:jc w:val="center"/>
              <w:rPr>
                <w:color w:val="000000"/>
                <w:sz w:val="16"/>
              </w:rPr>
            </w:pPr>
            <w:r>
              <w:rPr>
                <w:color w:val="000000"/>
                <w:sz w:val="16"/>
              </w:rPr>
              <w:t>0</w:t>
            </w:r>
          </w:p>
        </w:tc>
        <w:tc>
          <w:tcPr>
            <w:tcW w:w="819" w:type="dxa"/>
          </w:tcPr>
          <w:p w:rsidR="006D317B" w:rsidRDefault="006D317B">
            <w:pPr>
              <w:spacing w:after="0"/>
              <w:jc w:val="center"/>
              <w:rPr>
                <w:color w:val="000000"/>
                <w:sz w:val="16"/>
              </w:rPr>
            </w:pPr>
            <w:r>
              <w:rPr>
                <w:color w:val="000000"/>
                <w:sz w:val="16"/>
              </w:rPr>
              <w:t>0</w:t>
            </w:r>
          </w:p>
        </w:tc>
        <w:tc>
          <w:tcPr>
            <w:tcW w:w="818" w:type="dxa"/>
          </w:tcPr>
          <w:p w:rsidR="006D317B" w:rsidRDefault="006D317B">
            <w:pPr>
              <w:spacing w:after="0"/>
              <w:jc w:val="center"/>
              <w:rPr>
                <w:color w:val="000000"/>
                <w:sz w:val="16"/>
              </w:rPr>
            </w:pPr>
            <w:r>
              <w:rPr>
                <w:color w:val="000000"/>
                <w:sz w:val="16"/>
              </w:rPr>
              <w:t>0</w:t>
            </w:r>
          </w:p>
        </w:tc>
        <w:tc>
          <w:tcPr>
            <w:tcW w:w="818" w:type="dxa"/>
          </w:tcPr>
          <w:p w:rsidR="006D317B" w:rsidRDefault="006D317B">
            <w:pPr>
              <w:spacing w:after="0"/>
              <w:jc w:val="center"/>
              <w:rPr>
                <w:color w:val="000000"/>
                <w:sz w:val="16"/>
              </w:rPr>
            </w:pPr>
            <w:r>
              <w:rPr>
                <w:color w:val="000000"/>
                <w:sz w:val="16"/>
              </w:rPr>
              <w:t>0</w:t>
            </w:r>
          </w:p>
        </w:tc>
        <w:tc>
          <w:tcPr>
            <w:tcW w:w="818" w:type="dxa"/>
            <w:tcBorders>
              <w:bottom w:val="nil"/>
            </w:tcBorders>
          </w:tcPr>
          <w:p w:rsidR="006D317B" w:rsidRDefault="006D317B">
            <w:pPr>
              <w:spacing w:after="0"/>
              <w:jc w:val="center"/>
              <w:rPr>
                <w:color w:val="000000"/>
                <w:sz w:val="16"/>
              </w:rPr>
            </w:pPr>
            <w:r>
              <w:rPr>
                <w:color w:val="000000"/>
                <w:sz w:val="16"/>
              </w:rPr>
              <w:t>0</w:t>
            </w:r>
          </w:p>
        </w:tc>
        <w:tc>
          <w:tcPr>
            <w:tcW w:w="819" w:type="dxa"/>
            <w:tcBorders>
              <w:bottom w:val="nil"/>
            </w:tcBorders>
          </w:tcPr>
          <w:p w:rsidR="006D317B" w:rsidRDefault="006D317B">
            <w:pPr>
              <w:spacing w:after="0"/>
              <w:jc w:val="center"/>
              <w:rPr>
                <w:color w:val="000000"/>
                <w:sz w:val="16"/>
              </w:rPr>
            </w:pPr>
            <w:r>
              <w:rPr>
                <w:color w:val="000000"/>
                <w:sz w:val="16"/>
              </w:rPr>
              <w:t>0</w:t>
            </w:r>
          </w:p>
        </w:tc>
        <w:tc>
          <w:tcPr>
            <w:tcW w:w="818" w:type="dxa"/>
            <w:tcBorders>
              <w:bottom w:val="nil"/>
            </w:tcBorders>
          </w:tcPr>
          <w:p w:rsidR="006D317B" w:rsidRDefault="006D317B">
            <w:pPr>
              <w:spacing w:after="0"/>
              <w:jc w:val="center"/>
              <w:rPr>
                <w:color w:val="000000"/>
                <w:sz w:val="16"/>
              </w:rPr>
            </w:pPr>
            <w:r>
              <w:rPr>
                <w:color w:val="000000"/>
                <w:sz w:val="16"/>
              </w:rPr>
              <w:t>0</w:t>
            </w:r>
          </w:p>
        </w:tc>
        <w:tc>
          <w:tcPr>
            <w:tcW w:w="818" w:type="dxa"/>
            <w:tcBorders>
              <w:bottom w:val="nil"/>
            </w:tcBorders>
          </w:tcPr>
          <w:p w:rsidR="006D317B" w:rsidRDefault="006D317B">
            <w:pPr>
              <w:spacing w:after="0"/>
              <w:jc w:val="center"/>
              <w:rPr>
                <w:color w:val="000000"/>
                <w:sz w:val="16"/>
              </w:rPr>
            </w:pPr>
            <w:r>
              <w:rPr>
                <w:color w:val="000000"/>
                <w:sz w:val="16"/>
              </w:rPr>
              <w:t>-3</w:t>
            </w:r>
          </w:p>
        </w:tc>
        <w:tc>
          <w:tcPr>
            <w:tcW w:w="818" w:type="dxa"/>
            <w:tcBorders>
              <w:bottom w:val="nil"/>
            </w:tcBorders>
          </w:tcPr>
          <w:p w:rsidR="006D317B" w:rsidRDefault="006D317B">
            <w:pPr>
              <w:spacing w:after="0"/>
              <w:jc w:val="center"/>
              <w:rPr>
                <w:color w:val="000000"/>
                <w:sz w:val="16"/>
              </w:rPr>
            </w:pPr>
            <w:r>
              <w:rPr>
                <w:color w:val="000000"/>
                <w:sz w:val="16"/>
              </w:rPr>
              <w:t>0</w:t>
            </w:r>
          </w:p>
        </w:tc>
        <w:tc>
          <w:tcPr>
            <w:tcW w:w="819" w:type="dxa"/>
            <w:tcBorders>
              <w:bottom w:val="nil"/>
            </w:tcBorders>
          </w:tcPr>
          <w:p w:rsidR="006D317B" w:rsidRDefault="006D317B">
            <w:pPr>
              <w:spacing w:after="0"/>
              <w:jc w:val="center"/>
              <w:rPr>
                <w:color w:val="000000"/>
                <w:sz w:val="16"/>
              </w:rPr>
            </w:pPr>
            <w:r>
              <w:rPr>
                <w:color w:val="000000"/>
                <w:sz w:val="16"/>
              </w:rPr>
              <w:t>-3</w:t>
            </w:r>
          </w:p>
        </w:tc>
      </w:tr>
      <w:tr w:rsidR="006D317B">
        <w:tblPrEx>
          <w:tblCellMar>
            <w:top w:w="0" w:type="dxa"/>
            <w:bottom w:w="0" w:type="dxa"/>
          </w:tblCellMar>
        </w:tblPrEx>
        <w:trPr>
          <w:jc w:val="center"/>
        </w:trPr>
        <w:tc>
          <w:tcPr>
            <w:tcW w:w="799" w:type="dxa"/>
          </w:tcPr>
          <w:p w:rsidR="006D317B" w:rsidRDefault="006D317B">
            <w:pPr>
              <w:spacing w:after="0"/>
              <w:jc w:val="center"/>
              <w:rPr>
                <w:color w:val="000000"/>
                <w:sz w:val="16"/>
              </w:rPr>
            </w:pPr>
            <w:r>
              <w:rPr>
                <w:color w:val="000000"/>
                <w:sz w:val="16"/>
              </w:rPr>
              <w:t>1042</w:t>
            </w:r>
          </w:p>
        </w:tc>
        <w:tc>
          <w:tcPr>
            <w:tcW w:w="837" w:type="dxa"/>
          </w:tcPr>
          <w:p w:rsidR="006D317B" w:rsidRDefault="006D317B">
            <w:pPr>
              <w:spacing w:after="0"/>
              <w:jc w:val="center"/>
              <w:rPr>
                <w:color w:val="000000"/>
                <w:sz w:val="16"/>
              </w:rPr>
            </w:pPr>
            <w:r>
              <w:rPr>
                <w:color w:val="000000"/>
                <w:sz w:val="16"/>
              </w:rPr>
              <w:t>-10</w:t>
            </w:r>
          </w:p>
        </w:tc>
        <w:tc>
          <w:tcPr>
            <w:tcW w:w="818" w:type="dxa"/>
            <w:tcBorders>
              <w:bottom w:val="nil"/>
            </w:tcBorders>
          </w:tcPr>
          <w:p w:rsidR="006D317B" w:rsidRDefault="006D317B">
            <w:pPr>
              <w:spacing w:after="0"/>
              <w:jc w:val="center"/>
              <w:rPr>
                <w:color w:val="000000"/>
                <w:sz w:val="16"/>
              </w:rPr>
            </w:pPr>
            <w:r>
              <w:rPr>
                <w:color w:val="000000"/>
                <w:sz w:val="16"/>
              </w:rPr>
              <w:t>1042</w:t>
            </w:r>
          </w:p>
        </w:tc>
        <w:tc>
          <w:tcPr>
            <w:tcW w:w="819" w:type="dxa"/>
            <w:tcBorders>
              <w:bottom w:val="nil"/>
            </w:tcBorders>
          </w:tcPr>
          <w:p w:rsidR="006D317B" w:rsidRDefault="006D317B">
            <w:pPr>
              <w:spacing w:after="0"/>
              <w:jc w:val="center"/>
              <w:rPr>
                <w:color w:val="000000"/>
                <w:sz w:val="16"/>
              </w:rPr>
            </w:pPr>
            <w:r>
              <w:rPr>
                <w:color w:val="000000"/>
                <w:sz w:val="16"/>
              </w:rPr>
              <w:t>0</w:t>
            </w:r>
          </w:p>
        </w:tc>
        <w:tc>
          <w:tcPr>
            <w:tcW w:w="818" w:type="dxa"/>
            <w:tcBorders>
              <w:bottom w:val="nil"/>
            </w:tcBorders>
          </w:tcPr>
          <w:p w:rsidR="006D317B" w:rsidRDefault="006D317B">
            <w:pPr>
              <w:spacing w:after="0"/>
              <w:jc w:val="center"/>
              <w:rPr>
                <w:color w:val="000000"/>
                <w:sz w:val="16"/>
              </w:rPr>
            </w:pPr>
            <w:r>
              <w:rPr>
                <w:color w:val="000000"/>
                <w:sz w:val="16"/>
              </w:rPr>
              <w:t>260</w:t>
            </w:r>
          </w:p>
        </w:tc>
        <w:tc>
          <w:tcPr>
            <w:tcW w:w="818" w:type="dxa"/>
            <w:tcBorders>
              <w:bottom w:val="nil"/>
            </w:tcBorders>
          </w:tcPr>
          <w:p w:rsidR="006D317B" w:rsidRDefault="006D317B">
            <w:pPr>
              <w:spacing w:after="0"/>
              <w:jc w:val="center"/>
              <w:rPr>
                <w:color w:val="000000"/>
                <w:sz w:val="16"/>
              </w:rPr>
            </w:pPr>
            <w:r>
              <w:rPr>
                <w:color w:val="000000"/>
                <w:sz w:val="16"/>
              </w:rPr>
              <w:t>-3</w:t>
            </w:r>
          </w:p>
        </w:tc>
        <w:tc>
          <w:tcPr>
            <w:tcW w:w="818" w:type="dxa"/>
          </w:tcPr>
          <w:p w:rsidR="006D317B" w:rsidRDefault="006D317B">
            <w:pPr>
              <w:spacing w:after="0"/>
              <w:jc w:val="center"/>
              <w:rPr>
                <w:color w:val="000000"/>
                <w:sz w:val="16"/>
              </w:rPr>
            </w:pPr>
            <w:r>
              <w:rPr>
                <w:color w:val="000000"/>
                <w:sz w:val="16"/>
              </w:rPr>
              <w:t>260</w:t>
            </w:r>
          </w:p>
        </w:tc>
        <w:tc>
          <w:tcPr>
            <w:tcW w:w="819" w:type="dxa"/>
          </w:tcPr>
          <w:p w:rsidR="006D317B" w:rsidRDefault="006D317B">
            <w:pPr>
              <w:spacing w:after="0"/>
              <w:jc w:val="center"/>
              <w:rPr>
                <w:color w:val="000000"/>
                <w:sz w:val="16"/>
              </w:rPr>
            </w:pPr>
            <w:r>
              <w:rPr>
                <w:color w:val="000000"/>
                <w:sz w:val="16"/>
              </w:rPr>
              <w:t>-3</w:t>
            </w:r>
          </w:p>
        </w:tc>
        <w:tc>
          <w:tcPr>
            <w:tcW w:w="818" w:type="dxa"/>
          </w:tcPr>
          <w:p w:rsidR="006D317B" w:rsidRDefault="006D317B">
            <w:pPr>
              <w:spacing w:after="0"/>
              <w:jc w:val="center"/>
              <w:rPr>
                <w:color w:val="000000"/>
                <w:sz w:val="16"/>
              </w:rPr>
            </w:pPr>
            <w:r>
              <w:rPr>
                <w:color w:val="000000"/>
                <w:sz w:val="16"/>
              </w:rPr>
              <w:t>260</w:t>
            </w:r>
          </w:p>
        </w:tc>
        <w:tc>
          <w:tcPr>
            <w:tcW w:w="818" w:type="dxa"/>
          </w:tcPr>
          <w:p w:rsidR="006D317B" w:rsidRDefault="006D317B">
            <w:pPr>
              <w:spacing w:after="0"/>
              <w:jc w:val="center"/>
              <w:rPr>
                <w:color w:val="000000"/>
                <w:sz w:val="16"/>
              </w:rPr>
            </w:pPr>
            <w:r>
              <w:rPr>
                <w:color w:val="000000"/>
                <w:sz w:val="16"/>
              </w:rPr>
              <w:t>-3</w:t>
            </w:r>
          </w:p>
        </w:tc>
        <w:tc>
          <w:tcPr>
            <w:tcW w:w="818" w:type="dxa"/>
          </w:tcPr>
          <w:p w:rsidR="006D317B" w:rsidRDefault="006D317B">
            <w:pPr>
              <w:spacing w:after="0"/>
              <w:jc w:val="center"/>
              <w:rPr>
                <w:color w:val="000000"/>
                <w:sz w:val="16"/>
              </w:rPr>
            </w:pPr>
            <w:r>
              <w:rPr>
                <w:color w:val="000000"/>
                <w:sz w:val="16"/>
              </w:rPr>
              <w:t>260</w:t>
            </w:r>
          </w:p>
        </w:tc>
        <w:tc>
          <w:tcPr>
            <w:tcW w:w="819" w:type="dxa"/>
          </w:tcPr>
          <w:p w:rsidR="006D317B" w:rsidRDefault="006D317B">
            <w:pPr>
              <w:spacing w:after="0"/>
              <w:jc w:val="center"/>
              <w:rPr>
                <w:color w:val="000000"/>
                <w:sz w:val="16"/>
              </w:rPr>
            </w:pPr>
            <w:r>
              <w:rPr>
                <w:color w:val="000000"/>
                <w:sz w:val="16"/>
              </w:rPr>
              <w:t>-3</w:t>
            </w:r>
          </w:p>
        </w:tc>
      </w:tr>
      <w:tr w:rsidR="006D317B">
        <w:tblPrEx>
          <w:tblCellMar>
            <w:top w:w="0" w:type="dxa"/>
            <w:bottom w:w="0" w:type="dxa"/>
          </w:tblCellMar>
        </w:tblPrEx>
        <w:trPr>
          <w:jc w:val="center"/>
        </w:trPr>
        <w:tc>
          <w:tcPr>
            <w:tcW w:w="799" w:type="dxa"/>
            <w:tcBorders>
              <w:top w:val="nil"/>
              <w:left w:val="nil"/>
              <w:bottom w:val="nil"/>
              <w:right w:val="nil"/>
            </w:tcBorders>
          </w:tcPr>
          <w:p w:rsidR="006D317B" w:rsidRDefault="006D317B">
            <w:pPr>
              <w:spacing w:after="0"/>
              <w:jc w:val="center"/>
              <w:rPr>
                <w:color w:val="000000"/>
                <w:sz w:val="16"/>
              </w:rPr>
            </w:pPr>
          </w:p>
        </w:tc>
        <w:tc>
          <w:tcPr>
            <w:tcW w:w="837" w:type="dxa"/>
            <w:tcBorders>
              <w:top w:val="nil"/>
              <w:left w:val="nil"/>
              <w:bottom w:val="nil"/>
              <w:right w:val="nil"/>
            </w:tcBorders>
          </w:tcPr>
          <w:p w:rsidR="006D317B" w:rsidRDefault="006D317B">
            <w:pPr>
              <w:spacing w:after="0"/>
              <w:jc w:val="center"/>
              <w:rPr>
                <w:color w:val="000000"/>
                <w:sz w:val="16"/>
              </w:rPr>
            </w:pPr>
          </w:p>
        </w:tc>
        <w:tc>
          <w:tcPr>
            <w:tcW w:w="818" w:type="dxa"/>
          </w:tcPr>
          <w:p w:rsidR="006D317B" w:rsidRDefault="006D317B">
            <w:pPr>
              <w:spacing w:after="0"/>
              <w:jc w:val="center"/>
              <w:rPr>
                <w:color w:val="000000"/>
                <w:sz w:val="16"/>
              </w:rPr>
            </w:pPr>
            <w:r>
              <w:rPr>
                <w:sz w:val="16"/>
              </w:rPr>
              <w:t>26563</w:t>
            </w:r>
          </w:p>
        </w:tc>
        <w:tc>
          <w:tcPr>
            <w:tcW w:w="819" w:type="dxa"/>
          </w:tcPr>
          <w:p w:rsidR="006D317B" w:rsidRDefault="006D317B">
            <w:pPr>
              <w:spacing w:after="0"/>
              <w:jc w:val="center"/>
              <w:rPr>
                <w:color w:val="000000"/>
                <w:sz w:val="16"/>
              </w:rPr>
            </w:pPr>
            <w:r>
              <w:rPr>
                <w:color w:val="000000"/>
                <w:sz w:val="16"/>
              </w:rPr>
              <w:t>0</w:t>
            </w:r>
          </w:p>
        </w:tc>
        <w:tc>
          <w:tcPr>
            <w:tcW w:w="818" w:type="dxa"/>
          </w:tcPr>
          <w:p w:rsidR="006D317B" w:rsidRDefault="006D317B">
            <w:pPr>
              <w:spacing w:after="0"/>
              <w:jc w:val="center"/>
              <w:rPr>
                <w:color w:val="000000"/>
                <w:sz w:val="16"/>
              </w:rPr>
            </w:pPr>
            <w:r>
              <w:rPr>
                <w:color w:val="000000"/>
                <w:sz w:val="16"/>
              </w:rPr>
              <w:t>521</w:t>
            </w:r>
          </w:p>
        </w:tc>
        <w:tc>
          <w:tcPr>
            <w:tcW w:w="818" w:type="dxa"/>
          </w:tcPr>
          <w:p w:rsidR="006D317B" w:rsidRDefault="006D317B">
            <w:pPr>
              <w:spacing w:after="0"/>
              <w:jc w:val="center"/>
              <w:rPr>
                <w:color w:val="000000"/>
                <w:sz w:val="16"/>
              </w:rPr>
            </w:pPr>
            <w:r>
              <w:rPr>
                <w:color w:val="000000"/>
                <w:sz w:val="16"/>
              </w:rPr>
              <w:t>-6</w:t>
            </w:r>
          </w:p>
        </w:tc>
        <w:tc>
          <w:tcPr>
            <w:tcW w:w="818" w:type="dxa"/>
            <w:tcBorders>
              <w:left w:val="nil"/>
            </w:tcBorders>
          </w:tcPr>
          <w:p w:rsidR="006D317B" w:rsidRDefault="006D317B">
            <w:pPr>
              <w:spacing w:after="0"/>
              <w:jc w:val="center"/>
              <w:rPr>
                <w:color w:val="000000"/>
                <w:sz w:val="16"/>
              </w:rPr>
            </w:pPr>
            <w:r>
              <w:rPr>
                <w:color w:val="000000"/>
                <w:sz w:val="16"/>
              </w:rPr>
              <w:t>521</w:t>
            </w:r>
          </w:p>
        </w:tc>
        <w:tc>
          <w:tcPr>
            <w:tcW w:w="819" w:type="dxa"/>
          </w:tcPr>
          <w:p w:rsidR="006D317B" w:rsidRDefault="006D317B">
            <w:pPr>
              <w:spacing w:after="0"/>
              <w:jc w:val="center"/>
              <w:rPr>
                <w:color w:val="000000"/>
                <w:sz w:val="16"/>
              </w:rPr>
            </w:pPr>
            <w:r>
              <w:rPr>
                <w:color w:val="000000"/>
                <w:sz w:val="16"/>
              </w:rPr>
              <w:t>-6</w:t>
            </w:r>
          </w:p>
        </w:tc>
        <w:tc>
          <w:tcPr>
            <w:tcW w:w="818" w:type="dxa"/>
          </w:tcPr>
          <w:p w:rsidR="006D317B" w:rsidRDefault="006D317B">
            <w:pPr>
              <w:spacing w:after="0"/>
              <w:jc w:val="center"/>
              <w:rPr>
                <w:color w:val="000000"/>
                <w:sz w:val="16"/>
              </w:rPr>
            </w:pPr>
            <w:r>
              <w:rPr>
                <w:color w:val="000000"/>
                <w:sz w:val="16"/>
              </w:rPr>
              <w:t>521</w:t>
            </w:r>
          </w:p>
        </w:tc>
        <w:tc>
          <w:tcPr>
            <w:tcW w:w="818" w:type="dxa"/>
          </w:tcPr>
          <w:p w:rsidR="006D317B" w:rsidRDefault="006D317B">
            <w:pPr>
              <w:spacing w:after="0"/>
              <w:jc w:val="center"/>
              <w:rPr>
                <w:color w:val="000000"/>
                <w:sz w:val="16"/>
              </w:rPr>
            </w:pPr>
            <w:r>
              <w:rPr>
                <w:color w:val="000000"/>
                <w:sz w:val="16"/>
              </w:rPr>
              <w:t>-9</w:t>
            </w:r>
          </w:p>
        </w:tc>
        <w:tc>
          <w:tcPr>
            <w:tcW w:w="818" w:type="dxa"/>
            <w:tcBorders>
              <w:right w:val="nil"/>
            </w:tcBorders>
          </w:tcPr>
          <w:p w:rsidR="006D317B" w:rsidRDefault="006D317B">
            <w:pPr>
              <w:spacing w:after="0"/>
              <w:jc w:val="center"/>
              <w:rPr>
                <w:color w:val="000000"/>
                <w:sz w:val="16"/>
              </w:rPr>
            </w:pPr>
            <w:r>
              <w:rPr>
                <w:color w:val="000000"/>
                <w:sz w:val="16"/>
              </w:rPr>
              <w:t>521</w:t>
            </w:r>
          </w:p>
        </w:tc>
        <w:tc>
          <w:tcPr>
            <w:tcW w:w="819" w:type="dxa"/>
          </w:tcPr>
          <w:p w:rsidR="006D317B" w:rsidRDefault="006D317B">
            <w:pPr>
              <w:spacing w:after="0"/>
              <w:jc w:val="center"/>
              <w:rPr>
                <w:color w:val="000000"/>
                <w:sz w:val="16"/>
              </w:rPr>
            </w:pPr>
            <w:r>
              <w:rPr>
                <w:color w:val="000000"/>
                <w:sz w:val="16"/>
              </w:rPr>
              <w:t>-9</w:t>
            </w:r>
          </w:p>
        </w:tc>
      </w:tr>
      <w:tr w:rsidR="006D317B">
        <w:tblPrEx>
          <w:tblCellMar>
            <w:top w:w="0" w:type="dxa"/>
            <w:bottom w:w="0" w:type="dxa"/>
          </w:tblCellMar>
        </w:tblPrEx>
        <w:trPr>
          <w:jc w:val="center"/>
        </w:trPr>
        <w:tc>
          <w:tcPr>
            <w:tcW w:w="799" w:type="dxa"/>
            <w:tcBorders>
              <w:top w:val="nil"/>
              <w:left w:val="nil"/>
              <w:bottom w:val="nil"/>
              <w:right w:val="nil"/>
            </w:tcBorders>
          </w:tcPr>
          <w:p w:rsidR="006D317B" w:rsidRDefault="006D317B">
            <w:pPr>
              <w:spacing w:after="0"/>
              <w:jc w:val="center"/>
              <w:rPr>
                <w:color w:val="000000"/>
                <w:sz w:val="16"/>
              </w:rPr>
            </w:pPr>
          </w:p>
        </w:tc>
        <w:tc>
          <w:tcPr>
            <w:tcW w:w="837"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right w:val="nil"/>
            </w:tcBorders>
          </w:tcPr>
          <w:p w:rsidR="006D317B" w:rsidRDefault="006D317B">
            <w:pPr>
              <w:spacing w:after="0"/>
              <w:jc w:val="center"/>
              <w:rPr>
                <w:color w:val="000000"/>
                <w:sz w:val="16"/>
              </w:rPr>
            </w:pPr>
          </w:p>
        </w:tc>
        <w:tc>
          <w:tcPr>
            <w:tcW w:w="818" w:type="dxa"/>
          </w:tcPr>
          <w:p w:rsidR="006D317B" w:rsidRDefault="006D317B">
            <w:pPr>
              <w:spacing w:after="0"/>
              <w:jc w:val="center"/>
              <w:rPr>
                <w:color w:val="000000"/>
                <w:sz w:val="16"/>
              </w:rPr>
            </w:pPr>
            <w:r>
              <w:rPr>
                <w:color w:val="000000"/>
                <w:sz w:val="16"/>
              </w:rPr>
              <w:t>781</w:t>
            </w:r>
          </w:p>
        </w:tc>
        <w:tc>
          <w:tcPr>
            <w:tcW w:w="818" w:type="dxa"/>
          </w:tcPr>
          <w:p w:rsidR="006D317B" w:rsidRDefault="006D317B">
            <w:pPr>
              <w:spacing w:after="0"/>
              <w:jc w:val="center"/>
              <w:rPr>
                <w:color w:val="000000"/>
                <w:sz w:val="16"/>
              </w:rPr>
            </w:pPr>
            <w:r>
              <w:rPr>
                <w:color w:val="000000"/>
                <w:sz w:val="16"/>
              </w:rPr>
              <w:t>-9</w:t>
            </w:r>
          </w:p>
        </w:tc>
        <w:tc>
          <w:tcPr>
            <w:tcW w:w="818" w:type="dxa"/>
            <w:tcBorders>
              <w:left w:val="nil"/>
            </w:tcBorders>
          </w:tcPr>
          <w:p w:rsidR="006D317B" w:rsidRDefault="006D317B">
            <w:pPr>
              <w:spacing w:after="0"/>
              <w:jc w:val="center"/>
              <w:rPr>
                <w:color w:val="000000"/>
                <w:sz w:val="16"/>
              </w:rPr>
            </w:pPr>
            <w:r>
              <w:rPr>
                <w:color w:val="000000"/>
                <w:sz w:val="16"/>
              </w:rPr>
              <w:t>781</w:t>
            </w:r>
          </w:p>
        </w:tc>
        <w:tc>
          <w:tcPr>
            <w:tcW w:w="819" w:type="dxa"/>
          </w:tcPr>
          <w:p w:rsidR="006D317B" w:rsidRDefault="006D317B">
            <w:pPr>
              <w:spacing w:after="0"/>
              <w:jc w:val="center"/>
              <w:rPr>
                <w:color w:val="000000"/>
                <w:sz w:val="16"/>
              </w:rPr>
            </w:pPr>
            <w:r>
              <w:rPr>
                <w:color w:val="000000"/>
                <w:sz w:val="16"/>
              </w:rPr>
              <w:t>-9</w:t>
            </w:r>
          </w:p>
        </w:tc>
        <w:tc>
          <w:tcPr>
            <w:tcW w:w="818" w:type="dxa"/>
          </w:tcPr>
          <w:p w:rsidR="006D317B" w:rsidRDefault="006D317B">
            <w:pPr>
              <w:spacing w:after="0"/>
              <w:jc w:val="center"/>
              <w:rPr>
                <w:color w:val="000000"/>
                <w:sz w:val="16"/>
              </w:rPr>
            </w:pPr>
            <w:r>
              <w:rPr>
                <w:color w:val="000000"/>
                <w:sz w:val="16"/>
              </w:rPr>
              <w:t>1042</w:t>
            </w:r>
          </w:p>
        </w:tc>
        <w:tc>
          <w:tcPr>
            <w:tcW w:w="818" w:type="dxa"/>
          </w:tcPr>
          <w:p w:rsidR="006D317B" w:rsidRDefault="006D317B">
            <w:pPr>
              <w:spacing w:after="0"/>
              <w:jc w:val="center"/>
              <w:rPr>
                <w:color w:val="000000"/>
                <w:sz w:val="16"/>
              </w:rPr>
            </w:pPr>
            <w:r>
              <w:rPr>
                <w:color w:val="000000"/>
                <w:sz w:val="16"/>
              </w:rPr>
              <w:t>-3</w:t>
            </w:r>
          </w:p>
        </w:tc>
        <w:tc>
          <w:tcPr>
            <w:tcW w:w="818" w:type="dxa"/>
            <w:tcBorders>
              <w:right w:val="nil"/>
            </w:tcBorders>
          </w:tcPr>
          <w:p w:rsidR="006D317B" w:rsidRDefault="006D317B">
            <w:pPr>
              <w:spacing w:after="0"/>
              <w:jc w:val="center"/>
              <w:rPr>
                <w:color w:val="000000"/>
                <w:sz w:val="16"/>
              </w:rPr>
            </w:pPr>
            <w:r>
              <w:rPr>
                <w:color w:val="000000"/>
                <w:sz w:val="16"/>
              </w:rPr>
              <w:t>1042</w:t>
            </w:r>
          </w:p>
        </w:tc>
        <w:tc>
          <w:tcPr>
            <w:tcW w:w="819" w:type="dxa"/>
          </w:tcPr>
          <w:p w:rsidR="006D317B" w:rsidRDefault="006D317B">
            <w:pPr>
              <w:spacing w:after="0"/>
              <w:jc w:val="center"/>
              <w:rPr>
                <w:color w:val="000000"/>
                <w:sz w:val="16"/>
              </w:rPr>
            </w:pPr>
            <w:r>
              <w:rPr>
                <w:color w:val="000000"/>
                <w:sz w:val="16"/>
              </w:rPr>
              <w:t>-3</w:t>
            </w:r>
          </w:p>
        </w:tc>
      </w:tr>
      <w:tr w:rsidR="006D317B">
        <w:tblPrEx>
          <w:tblCellMar>
            <w:top w:w="0" w:type="dxa"/>
            <w:bottom w:w="0" w:type="dxa"/>
          </w:tblCellMar>
        </w:tblPrEx>
        <w:trPr>
          <w:jc w:val="center"/>
        </w:trPr>
        <w:tc>
          <w:tcPr>
            <w:tcW w:w="799" w:type="dxa"/>
            <w:tcBorders>
              <w:top w:val="nil"/>
              <w:left w:val="nil"/>
              <w:bottom w:val="nil"/>
              <w:right w:val="nil"/>
            </w:tcBorders>
          </w:tcPr>
          <w:p w:rsidR="006D317B" w:rsidRDefault="006D317B">
            <w:pPr>
              <w:spacing w:after="0"/>
              <w:jc w:val="center"/>
              <w:rPr>
                <w:color w:val="000000"/>
                <w:sz w:val="16"/>
              </w:rPr>
            </w:pPr>
          </w:p>
        </w:tc>
        <w:tc>
          <w:tcPr>
            <w:tcW w:w="837"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right w:val="nil"/>
            </w:tcBorders>
          </w:tcPr>
          <w:p w:rsidR="006D317B" w:rsidRDefault="006D317B">
            <w:pPr>
              <w:spacing w:after="0"/>
              <w:jc w:val="center"/>
              <w:rPr>
                <w:color w:val="000000"/>
                <w:sz w:val="16"/>
              </w:rPr>
            </w:pPr>
          </w:p>
        </w:tc>
        <w:tc>
          <w:tcPr>
            <w:tcW w:w="818" w:type="dxa"/>
            <w:tcBorders>
              <w:left w:val="nil"/>
              <w:bottom w:val="nil"/>
              <w:right w:val="nil"/>
            </w:tcBorders>
          </w:tcPr>
          <w:p w:rsidR="006D317B" w:rsidRDefault="006D317B">
            <w:pPr>
              <w:spacing w:after="0"/>
              <w:jc w:val="center"/>
              <w:rPr>
                <w:color w:val="000000"/>
                <w:sz w:val="16"/>
              </w:rPr>
            </w:pPr>
          </w:p>
        </w:tc>
        <w:tc>
          <w:tcPr>
            <w:tcW w:w="818" w:type="dxa"/>
            <w:tcBorders>
              <w:left w:val="nil"/>
              <w:bottom w:val="nil"/>
              <w:right w:val="nil"/>
            </w:tcBorders>
          </w:tcPr>
          <w:p w:rsidR="006D317B" w:rsidRDefault="006D317B">
            <w:pPr>
              <w:spacing w:after="0"/>
              <w:jc w:val="center"/>
              <w:rPr>
                <w:color w:val="000000"/>
                <w:sz w:val="16"/>
              </w:rPr>
            </w:pPr>
          </w:p>
        </w:tc>
        <w:tc>
          <w:tcPr>
            <w:tcW w:w="818" w:type="dxa"/>
            <w:tcBorders>
              <w:left w:val="nil"/>
              <w:bottom w:val="nil"/>
              <w:right w:val="nil"/>
            </w:tcBorders>
          </w:tcPr>
          <w:p w:rsidR="006D317B" w:rsidRDefault="006D317B">
            <w:pPr>
              <w:spacing w:after="0"/>
              <w:jc w:val="center"/>
              <w:rPr>
                <w:color w:val="000000"/>
                <w:sz w:val="16"/>
              </w:rPr>
            </w:pPr>
          </w:p>
        </w:tc>
        <w:tc>
          <w:tcPr>
            <w:tcW w:w="819" w:type="dxa"/>
            <w:tcBorders>
              <w:left w:val="nil"/>
              <w:bottom w:val="nil"/>
            </w:tcBorders>
          </w:tcPr>
          <w:p w:rsidR="006D317B" w:rsidRDefault="006D317B">
            <w:pPr>
              <w:spacing w:after="0"/>
              <w:jc w:val="center"/>
              <w:rPr>
                <w:color w:val="000000"/>
                <w:sz w:val="16"/>
              </w:rPr>
            </w:pPr>
          </w:p>
        </w:tc>
        <w:tc>
          <w:tcPr>
            <w:tcW w:w="818" w:type="dxa"/>
          </w:tcPr>
          <w:p w:rsidR="006D317B" w:rsidRDefault="006D317B">
            <w:pPr>
              <w:spacing w:after="0"/>
              <w:jc w:val="center"/>
              <w:rPr>
                <w:color w:val="000000"/>
                <w:sz w:val="16"/>
              </w:rPr>
            </w:pPr>
            <w:r>
              <w:rPr>
                <w:color w:val="000000"/>
                <w:sz w:val="16"/>
              </w:rPr>
              <w:t>1302</w:t>
            </w:r>
          </w:p>
        </w:tc>
        <w:tc>
          <w:tcPr>
            <w:tcW w:w="818" w:type="dxa"/>
          </w:tcPr>
          <w:p w:rsidR="006D317B" w:rsidRDefault="006D317B">
            <w:pPr>
              <w:spacing w:after="0"/>
              <w:jc w:val="center"/>
              <w:rPr>
                <w:color w:val="000000"/>
                <w:sz w:val="16"/>
              </w:rPr>
            </w:pPr>
            <w:r>
              <w:rPr>
                <w:color w:val="000000"/>
                <w:sz w:val="16"/>
              </w:rPr>
              <w:t>-3</w:t>
            </w:r>
          </w:p>
        </w:tc>
        <w:tc>
          <w:tcPr>
            <w:tcW w:w="818" w:type="dxa"/>
            <w:tcBorders>
              <w:right w:val="nil"/>
            </w:tcBorders>
          </w:tcPr>
          <w:p w:rsidR="006D317B" w:rsidRDefault="006D317B">
            <w:pPr>
              <w:spacing w:after="0"/>
              <w:jc w:val="center"/>
              <w:rPr>
                <w:color w:val="000000"/>
                <w:sz w:val="16"/>
              </w:rPr>
            </w:pPr>
            <w:r>
              <w:rPr>
                <w:color w:val="000000"/>
                <w:sz w:val="16"/>
              </w:rPr>
              <w:t>1302</w:t>
            </w:r>
          </w:p>
        </w:tc>
        <w:tc>
          <w:tcPr>
            <w:tcW w:w="819" w:type="dxa"/>
          </w:tcPr>
          <w:p w:rsidR="006D317B" w:rsidRDefault="006D317B">
            <w:pPr>
              <w:spacing w:after="0"/>
              <w:jc w:val="center"/>
              <w:rPr>
                <w:color w:val="000000"/>
                <w:sz w:val="16"/>
              </w:rPr>
            </w:pPr>
            <w:r>
              <w:rPr>
                <w:color w:val="000000"/>
                <w:sz w:val="16"/>
              </w:rPr>
              <w:t>-3</w:t>
            </w:r>
          </w:p>
        </w:tc>
      </w:tr>
      <w:tr w:rsidR="006D317B">
        <w:tblPrEx>
          <w:tblCellMar>
            <w:top w:w="0" w:type="dxa"/>
            <w:bottom w:w="0" w:type="dxa"/>
          </w:tblCellMar>
        </w:tblPrEx>
        <w:trPr>
          <w:jc w:val="center"/>
        </w:trPr>
        <w:tc>
          <w:tcPr>
            <w:tcW w:w="799" w:type="dxa"/>
            <w:tcBorders>
              <w:top w:val="nil"/>
              <w:left w:val="nil"/>
              <w:bottom w:val="nil"/>
              <w:right w:val="nil"/>
            </w:tcBorders>
          </w:tcPr>
          <w:p w:rsidR="006D317B" w:rsidRDefault="006D317B">
            <w:pPr>
              <w:spacing w:after="0"/>
              <w:jc w:val="center"/>
              <w:rPr>
                <w:color w:val="000000"/>
                <w:sz w:val="16"/>
              </w:rPr>
            </w:pPr>
          </w:p>
        </w:tc>
        <w:tc>
          <w:tcPr>
            <w:tcW w:w="837"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tcBorders>
          </w:tcPr>
          <w:p w:rsidR="006D317B" w:rsidRDefault="006D317B">
            <w:pPr>
              <w:spacing w:after="0"/>
              <w:jc w:val="center"/>
              <w:rPr>
                <w:color w:val="000000"/>
                <w:sz w:val="16"/>
              </w:rPr>
            </w:pPr>
          </w:p>
        </w:tc>
        <w:tc>
          <w:tcPr>
            <w:tcW w:w="818" w:type="dxa"/>
          </w:tcPr>
          <w:p w:rsidR="006D317B" w:rsidRDefault="006D317B">
            <w:pPr>
              <w:spacing w:after="0"/>
              <w:jc w:val="center"/>
              <w:rPr>
                <w:color w:val="000000"/>
                <w:sz w:val="16"/>
              </w:rPr>
            </w:pPr>
            <w:r>
              <w:rPr>
                <w:color w:val="000000"/>
                <w:sz w:val="16"/>
              </w:rPr>
              <w:t>1562</w:t>
            </w:r>
          </w:p>
        </w:tc>
        <w:tc>
          <w:tcPr>
            <w:tcW w:w="818" w:type="dxa"/>
          </w:tcPr>
          <w:p w:rsidR="006D317B" w:rsidRDefault="006D317B">
            <w:pPr>
              <w:spacing w:after="0"/>
              <w:jc w:val="center"/>
              <w:rPr>
                <w:color w:val="000000"/>
                <w:sz w:val="16"/>
              </w:rPr>
            </w:pPr>
            <w:r>
              <w:rPr>
                <w:color w:val="000000"/>
                <w:sz w:val="16"/>
              </w:rPr>
              <w:t>-3</w:t>
            </w:r>
          </w:p>
        </w:tc>
        <w:tc>
          <w:tcPr>
            <w:tcW w:w="818" w:type="dxa"/>
            <w:tcBorders>
              <w:right w:val="nil"/>
            </w:tcBorders>
          </w:tcPr>
          <w:p w:rsidR="006D317B" w:rsidRDefault="006D317B">
            <w:pPr>
              <w:spacing w:after="0"/>
              <w:jc w:val="center"/>
              <w:rPr>
                <w:color w:val="000000"/>
                <w:sz w:val="16"/>
              </w:rPr>
            </w:pPr>
            <w:r>
              <w:rPr>
                <w:color w:val="000000"/>
                <w:sz w:val="16"/>
              </w:rPr>
              <w:t>1562</w:t>
            </w:r>
          </w:p>
        </w:tc>
        <w:tc>
          <w:tcPr>
            <w:tcW w:w="819" w:type="dxa"/>
          </w:tcPr>
          <w:p w:rsidR="006D317B" w:rsidRDefault="006D317B">
            <w:pPr>
              <w:spacing w:after="0"/>
              <w:jc w:val="center"/>
              <w:rPr>
                <w:color w:val="000000"/>
                <w:sz w:val="16"/>
              </w:rPr>
            </w:pPr>
            <w:r>
              <w:rPr>
                <w:color w:val="000000"/>
                <w:sz w:val="16"/>
              </w:rPr>
              <w:t>-3</w:t>
            </w:r>
          </w:p>
        </w:tc>
      </w:tr>
      <w:tr w:rsidR="006D317B">
        <w:tblPrEx>
          <w:tblCellMar>
            <w:top w:w="0" w:type="dxa"/>
            <w:bottom w:w="0" w:type="dxa"/>
          </w:tblCellMar>
        </w:tblPrEx>
        <w:trPr>
          <w:jc w:val="center"/>
        </w:trPr>
        <w:tc>
          <w:tcPr>
            <w:tcW w:w="799" w:type="dxa"/>
            <w:tcBorders>
              <w:top w:val="nil"/>
              <w:left w:val="nil"/>
              <w:bottom w:val="nil"/>
              <w:right w:val="nil"/>
            </w:tcBorders>
          </w:tcPr>
          <w:p w:rsidR="006D317B" w:rsidRDefault="006D317B">
            <w:pPr>
              <w:spacing w:after="0"/>
              <w:jc w:val="center"/>
              <w:rPr>
                <w:color w:val="000000"/>
                <w:sz w:val="16"/>
              </w:rPr>
            </w:pPr>
          </w:p>
        </w:tc>
        <w:tc>
          <w:tcPr>
            <w:tcW w:w="837"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tcBorders>
          </w:tcPr>
          <w:p w:rsidR="006D317B" w:rsidRDefault="006D317B">
            <w:pPr>
              <w:spacing w:after="0"/>
              <w:jc w:val="center"/>
              <w:rPr>
                <w:color w:val="000000"/>
                <w:sz w:val="16"/>
              </w:rPr>
            </w:pPr>
          </w:p>
        </w:tc>
        <w:tc>
          <w:tcPr>
            <w:tcW w:w="818" w:type="dxa"/>
          </w:tcPr>
          <w:p w:rsidR="006D317B" w:rsidRDefault="006D317B">
            <w:pPr>
              <w:spacing w:after="0"/>
              <w:jc w:val="center"/>
              <w:rPr>
                <w:color w:val="000000"/>
                <w:sz w:val="16"/>
              </w:rPr>
            </w:pPr>
            <w:r>
              <w:rPr>
                <w:color w:val="000000"/>
                <w:sz w:val="16"/>
              </w:rPr>
              <w:t>1823</w:t>
            </w:r>
          </w:p>
        </w:tc>
        <w:tc>
          <w:tcPr>
            <w:tcW w:w="818" w:type="dxa"/>
          </w:tcPr>
          <w:p w:rsidR="006D317B" w:rsidRDefault="006D317B">
            <w:pPr>
              <w:spacing w:after="0"/>
              <w:jc w:val="center"/>
              <w:rPr>
                <w:color w:val="000000"/>
                <w:sz w:val="16"/>
              </w:rPr>
            </w:pPr>
            <w:r>
              <w:rPr>
                <w:color w:val="000000"/>
                <w:sz w:val="16"/>
              </w:rPr>
              <w:t>0</w:t>
            </w:r>
          </w:p>
        </w:tc>
        <w:tc>
          <w:tcPr>
            <w:tcW w:w="818" w:type="dxa"/>
            <w:tcBorders>
              <w:right w:val="nil"/>
            </w:tcBorders>
          </w:tcPr>
          <w:p w:rsidR="006D317B" w:rsidRDefault="006D317B">
            <w:pPr>
              <w:spacing w:after="0"/>
              <w:jc w:val="center"/>
              <w:rPr>
                <w:color w:val="000000"/>
                <w:sz w:val="16"/>
              </w:rPr>
            </w:pPr>
            <w:r>
              <w:rPr>
                <w:color w:val="000000"/>
                <w:sz w:val="16"/>
              </w:rPr>
              <w:t>1823</w:t>
            </w:r>
          </w:p>
        </w:tc>
        <w:tc>
          <w:tcPr>
            <w:tcW w:w="819" w:type="dxa"/>
          </w:tcPr>
          <w:p w:rsidR="006D317B" w:rsidRDefault="006D317B">
            <w:pPr>
              <w:spacing w:after="0"/>
              <w:jc w:val="center"/>
              <w:rPr>
                <w:color w:val="000000"/>
                <w:sz w:val="16"/>
              </w:rPr>
            </w:pPr>
            <w:r>
              <w:rPr>
                <w:color w:val="000000"/>
                <w:sz w:val="16"/>
              </w:rPr>
              <w:t>0</w:t>
            </w:r>
          </w:p>
        </w:tc>
      </w:tr>
      <w:tr w:rsidR="006D317B">
        <w:tblPrEx>
          <w:tblCellMar>
            <w:top w:w="0" w:type="dxa"/>
            <w:bottom w:w="0" w:type="dxa"/>
          </w:tblCellMar>
        </w:tblPrEx>
        <w:trPr>
          <w:jc w:val="center"/>
        </w:trPr>
        <w:tc>
          <w:tcPr>
            <w:tcW w:w="799" w:type="dxa"/>
            <w:tcBorders>
              <w:top w:val="nil"/>
              <w:left w:val="nil"/>
              <w:bottom w:val="nil"/>
              <w:right w:val="nil"/>
            </w:tcBorders>
          </w:tcPr>
          <w:p w:rsidR="006D317B" w:rsidRDefault="006D317B">
            <w:pPr>
              <w:spacing w:after="0"/>
              <w:jc w:val="center"/>
              <w:rPr>
                <w:color w:val="000000"/>
                <w:sz w:val="16"/>
              </w:rPr>
            </w:pPr>
          </w:p>
        </w:tc>
        <w:tc>
          <w:tcPr>
            <w:tcW w:w="837"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8" w:type="dxa"/>
            <w:tcBorders>
              <w:top w:val="nil"/>
              <w:left w:val="nil"/>
              <w:bottom w:val="nil"/>
              <w:right w:val="nil"/>
            </w:tcBorders>
          </w:tcPr>
          <w:p w:rsidR="006D317B" w:rsidRDefault="006D317B">
            <w:pPr>
              <w:spacing w:after="0"/>
              <w:jc w:val="center"/>
              <w:rPr>
                <w:color w:val="000000"/>
                <w:sz w:val="16"/>
              </w:rPr>
            </w:pPr>
          </w:p>
        </w:tc>
        <w:tc>
          <w:tcPr>
            <w:tcW w:w="819" w:type="dxa"/>
            <w:tcBorders>
              <w:top w:val="nil"/>
              <w:left w:val="nil"/>
              <w:bottom w:val="nil"/>
            </w:tcBorders>
          </w:tcPr>
          <w:p w:rsidR="006D317B" w:rsidRDefault="006D317B">
            <w:pPr>
              <w:spacing w:after="0"/>
              <w:jc w:val="center"/>
              <w:rPr>
                <w:color w:val="000000"/>
                <w:sz w:val="16"/>
              </w:rPr>
            </w:pPr>
          </w:p>
        </w:tc>
        <w:tc>
          <w:tcPr>
            <w:tcW w:w="818" w:type="dxa"/>
          </w:tcPr>
          <w:p w:rsidR="006D317B" w:rsidRDefault="006D317B">
            <w:pPr>
              <w:spacing w:after="0"/>
              <w:jc w:val="center"/>
              <w:rPr>
                <w:color w:val="000000"/>
                <w:sz w:val="16"/>
              </w:rPr>
            </w:pPr>
            <w:r>
              <w:rPr>
                <w:color w:val="000000"/>
                <w:sz w:val="16"/>
              </w:rPr>
              <w:t>2083</w:t>
            </w:r>
          </w:p>
        </w:tc>
        <w:tc>
          <w:tcPr>
            <w:tcW w:w="818" w:type="dxa"/>
          </w:tcPr>
          <w:p w:rsidR="006D317B" w:rsidRDefault="006D317B">
            <w:pPr>
              <w:spacing w:after="0"/>
              <w:jc w:val="center"/>
              <w:rPr>
                <w:color w:val="000000"/>
                <w:sz w:val="16"/>
              </w:rPr>
            </w:pPr>
            <w:r>
              <w:rPr>
                <w:color w:val="000000"/>
                <w:sz w:val="16"/>
              </w:rPr>
              <w:t>0</w:t>
            </w:r>
          </w:p>
        </w:tc>
        <w:tc>
          <w:tcPr>
            <w:tcW w:w="818" w:type="dxa"/>
            <w:tcBorders>
              <w:right w:val="nil"/>
            </w:tcBorders>
          </w:tcPr>
          <w:p w:rsidR="006D317B" w:rsidRDefault="006D317B">
            <w:pPr>
              <w:spacing w:after="0"/>
              <w:jc w:val="center"/>
              <w:rPr>
                <w:color w:val="000000"/>
                <w:sz w:val="16"/>
              </w:rPr>
            </w:pPr>
            <w:r>
              <w:rPr>
                <w:color w:val="000000"/>
                <w:sz w:val="16"/>
              </w:rPr>
              <w:t>2083</w:t>
            </w:r>
          </w:p>
        </w:tc>
        <w:tc>
          <w:tcPr>
            <w:tcW w:w="819" w:type="dxa"/>
          </w:tcPr>
          <w:p w:rsidR="006D317B" w:rsidRDefault="006D317B">
            <w:pPr>
              <w:spacing w:after="0"/>
              <w:jc w:val="center"/>
              <w:rPr>
                <w:color w:val="000000"/>
                <w:sz w:val="16"/>
              </w:rPr>
            </w:pPr>
            <w:r>
              <w:rPr>
                <w:color w:val="000000"/>
                <w:sz w:val="16"/>
              </w:rPr>
              <w:t>0</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6</w:t>
        </w:r>
      </w:fldSimple>
      <w:r>
        <w:t xml:space="preserve"> - Path delay profiles; Satellite test cases</w:t>
      </w:r>
    </w:p>
    <w:p w:rsidR="006D317B" w:rsidRDefault="006D317B">
      <w:r>
        <w:t>Note that for case 5 and case 6, tap at 0 ns is Rice distributed.</w:t>
      </w:r>
    </w:p>
    <w:p w:rsidR="006D317B" w:rsidRDefault="006D317B">
      <w:pPr>
        <w:pStyle w:val="Heading3"/>
        <w:tabs>
          <w:tab w:val="clear" w:pos="2160"/>
        </w:tabs>
      </w:pPr>
      <w:bookmarkStart w:id="550" w:name="_Hlt50549235"/>
      <w:bookmarkStart w:id="551" w:name="_Toc50549159"/>
      <w:bookmarkStart w:id="552" w:name="_Toc72569413"/>
      <w:bookmarkEnd w:id="550"/>
      <w:r>
        <w:t>Aeronautical environment</w:t>
      </w:r>
      <w:bookmarkStart w:id="553" w:name="_Hlt58396198"/>
      <w:bookmarkEnd w:id="551"/>
      <w:bookmarkEnd w:id="552"/>
      <w:bookmarkEnd w:id="553"/>
    </w:p>
    <w:p w:rsidR="006D317B" w:rsidRDefault="006D317B">
      <w:r>
        <w:t xml:space="preserve">Aeronautical environment is derived from </w:t>
      </w:r>
      <w:r>
        <w:fldChar w:fldCharType="begin"/>
      </w:r>
      <w:r>
        <w:instrText xml:space="preserve"> REF _Ref57187134 \r \h </w:instrText>
      </w:r>
      <w:r>
        <w:fldChar w:fldCharType="separate"/>
      </w:r>
      <w:r>
        <w:t>[43]</w:t>
      </w:r>
      <w:r>
        <w:fldChar w:fldCharType="end"/>
      </w:r>
      <w:r>
        <w:t>, for a speed of 800 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tblPr>
      <w:tblGrid>
        <w:gridCol w:w="932"/>
        <w:gridCol w:w="1275"/>
        <w:gridCol w:w="1735"/>
        <w:gridCol w:w="1361"/>
        <w:gridCol w:w="1247"/>
      </w:tblGrid>
      <w:tr w:rsidR="006D317B">
        <w:tblPrEx>
          <w:tblCellMar>
            <w:top w:w="0" w:type="dxa"/>
            <w:bottom w:w="0" w:type="dxa"/>
          </w:tblCellMar>
        </w:tblPrEx>
        <w:trPr>
          <w:jc w:val="center"/>
        </w:trPr>
        <w:tc>
          <w:tcPr>
            <w:tcW w:w="1039" w:type="dxa"/>
          </w:tcPr>
          <w:p w:rsidR="006D317B" w:rsidRDefault="006D317B">
            <w:pPr>
              <w:pStyle w:val="TableText"/>
              <w:keepNext w:val="0"/>
              <w:spacing w:before="20" w:after="20" w:line="240" w:lineRule="auto"/>
              <w:jc w:val="center"/>
            </w:pPr>
            <w:r>
              <w:t>Tap number</w:t>
            </w:r>
          </w:p>
        </w:tc>
        <w:tc>
          <w:tcPr>
            <w:tcW w:w="1275" w:type="dxa"/>
          </w:tcPr>
          <w:p w:rsidR="006D317B" w:rsidRDefault="006D317B">
            <w:pPr>
              <w:pStyle w:val="TableText"/>
              <w:keepNext w:val="0"/>
              <w:spacing w:before="20" w:after="20" w:line="240" w:lineRule="auto"/>
              <w:jc w:val="center"/>
            </w:pPr>
            <w:r>
              <w:t>Relative delay</w:t>
            </w:r>
            <w:r>
              <w:br/>
              <w:t>(ns)</w:t>
            </w:r>
          </w:p>
        </w:tc>
        <w:tc>
          <w:tcPr>
            <w:tcW w:w="1735" w:type="dxa"/>
          </w:tcPr>
          <w:p w:rsidR="006D317B" w:rsidRDefault="006D317B">
            <w:pPr>
              <w:pStyle w:val="TableText"/>
              <w:keepNext w:val="0"/>
              <w:spacing w:before="20" w:after="20" w:line="240" w:lineRule="auto"/>
              <w:jc w:val="center"/>
            </w:pPr>
            <w:r>
              <w:t>Average power (dB)</w:t>
            </w:r>
          </w:p>
        </w:tc>
        <w:tc>
          <w:tcPr>
            <w:tcW w:w="1361" w:type="dxa"/>
          </w:tcPr>
          <w:p w:rsidR="006D317B" w:rsidRDefault="006D317B">
            <w:pPr>
              <w:pStyle w:val="TableText"/>
              <w:keepNext w:val="0"/>
              <w:spacing w:before="20" w:after="20" w:line="240" w:lineRule="auto"/>
              <w:jc w:val="center"/>
            </w:pPr>
            <w:r>
              <w:t>Rice factor (dB)</w:t>
            </w:r>
          </w:p>
        </w:tc>
        <w:tc>
          <w:tcPr>
            <w:tcW w:w="1247" w:type="dxa"/>
          </w:tcPr>
          <w:p w:rsidR="006D317B" w:rsidRDefault="006D317B">
            <w:pPr>
              <w:pStyle w:val="TableText"/>
              <w:keepNext w:val="0"/>
              <w:spacing w:before="20" w:after="20" w:line="240" w:lineRule="auto"/>
              <w:jc w:val="center"/>
            </w:pPr>
            <w:r>
              <w:t>Doppler spectrum</w:t>
            </w:r>
          </w:p>
        </w:tc>
      </w:tr>
      <w:tr w:rsidR="006D317B">
        <w:tblPrEx>
          <w:tblCellMar>
            <w:top w:w="0" w:type="dxa"/>
            <w:bottom w:w="0" w:type="dxa"/>
          </w:tblCellMar>
        </w:tblPrEx>
        <w:trPr>
          <w:jc w:val="center"/>
        </w:trPr>
        <w:tc>
          <w:tcPr>
            <w:tcW w:w="1039" w:type="dxa"/>
          </w:tcPr>
          <w:p w:rsidR="006D317B" w:rsidRDefault="006D317B">
            <w:pPr>
              <w:pStyle w:val="TableText"/>
              <w:keepNext w:val="0"/>
              <w:spacing w:before="20" w:after="20" w:line="240" w:lineRule="auto"/>
              <w:jc w:val="center"/>
            </w:pPr>
            <w:r>
              <w:t>1</w:t>
            </w:r>
          </w:p>
        </w:tc>
        <w:tc>
          <w:tcPr>
            <w:tcW w:w="1275" w:type="dxa"/>
          </w:tcPr>
          <w:p w:rsidR="006D317B" w:rsidRDefault="006D317B">
            <w:pPr>
              <w:pStyle w:val="TableText"/>
              <w:keepNext w:val="0"/>
              <w:spacing w:before="20" w:after="20" w:line="240" w:lineRule="auto"/>
              <w:jc w:val="center"/>
            </w:pPr>
            <w:r>
              <w:t>0</w:t>
            </w:r>
          </w:p>
        </w:tc>
        <w:tc>
          <w:tcPr>
            <w:tcW w:w="1735" w:type="dxa"/>
          </w:tcPr>
          <w:p w:rsidR="006D317B" w:rsidRDefault="006D317B">
            <w:pPr>
              <w:pStyle w:val="TableText"/>
              <w:keepNext w:val="0"/>
              <w:spacing w:before="20" w:after="20" w:line="240" w:lineRule="auto"/>
              <w:jc w:val="center"/>
            </w:pPr>
            <w:r>
              <w:t>0</w:t>
            </w:r>
          </w:p>
        </w:tc>
        <w:tc>
          <w:tcPr>
            <w:tcW w:w="1361" w:type="dxa"/>
          </w:tcPr>
          <w:p w:rsidR="006D317B" w:rsidRDefault="006D317B">
            <w:pPr>
              <w:pStyle w:val="TableText"/>
              <w:keepNext w:val="0"/>
              <w:spacing w:before="20" w:after="20" w:line="240" w:lineRule="auto"/>
              <w:jc w:val="center"/>
            </w:pPr>
            <w:r>
              <w:t>14</w:t>
            </w:r>
          </w:p>
        </w:tc>
        <w:tc>
          <w:tcPr>
            <w:tcW w:w="1247" w:type="dxa"/>
          </w:tcPr>
          <w:p w:rsidR="006D317B" w:rsidRDefault="006D317B">
            <w:pPr>
              <w:pStyle w:val="TableText"/>
              <w:keepNext w:val="0"/>
              <w:spacing w:before="20" w:after="20" w:line="240" w:lineRule="auto"/>
              <w:jc w:val="center"/>
            </w:pPr>
            <w:r>
              <w:t>Rice</w:t>
            </w:r>
          </w:p>
        </w:tc>
      </w:tr>
      <w:tr w:rsidR="006D317B">
        <w:tblPrEx>
          <w:tblCellMar>
            <w:top w:w="0" w:type="dxa"/>
            <w:bottom w:w="0" w:type="dxa"/>
          </w:tblCellMar>
        </w:tblPrEx>
        <w:trPr>
          <w:jc w:val="center"/>
        </w:trPr>
        <w:tc>
          <w:tcPr>
            <w:tcW w:w="1039" w:type="dxa"/>
          </w:tcPr>
          <w:p w:rsidR="006D317B" w:rsidRDefault="006D317B">
            <w:pPr>
              <w:pStyle w:val="TableText"/>
              <w:keepNext w:val="0"/>
              <w:spacing w:before="20" w:after="20" w:line="240" w:lineRule="auto"/>
              <w:jc w:val="center"/>
            </w:pPr>
            <w:r>
              <w:t>2</w:t>
            </w:r>
          </w:p>
        </w:tc>
        <w:tc>
          <w:tcPr>
            <w:tcW w:w="1275" w:type="dxa"/>
          </w:tcPr>
          <w:p w:rsidR="006D317B" w:rsidRDefault="006D317B">
            <w:pPr>
              <w:pStyle w:val="TableText"/>
              <w:keepNext w:val="0"/>
              <w:spacing w:before="20" w:after="20" w:line="240" w:lineRule="auto"/>
              <w:jc w:val="center"/>
            </w:pPr>
            <w:r>
              <w:t>11500</w:t>
            </w:r>
          </w:p>
        </w:tc>
        <w:tc>
          <w:tcPr>
            <w:tcW w:w="1735" w:type="dxa"/>
          </w:tcPr>
          <w:p w:rsidR="006D317B" w:rsidRDefault="006D317B">
            <w:pPr>
              <w:pStyle w:val="TableText"/>
              <w:keepNext w:val="0"/>
              <w:spacing w:before="20" w:after="20" w:line="240" w:lineRule="auto"/>
              <w:jc w:val="center"/>
            </w:pPr>
            <w:r>
              <w:t>–18</w:t>
            </w:r>
          </w:p>
        </w:tc>
        <w:tc>
          <w:tcPr>
            <w:tcW w:w="1361" w:type="dxa"/>
          </w:tcPr>
          <w:p w:rsidR="006D317B" w:rsidRDefault="006D317B">
            <w:pPr>
              <w:pStyle w:val="TableText"/>
              <w:keepNext w:val="0"/>
              <w:spacing w:before="20" w:after="20" w:line="240" w:lineRule="auto"/>
              <w:jc w:val="center"/>
            </w:pPr>
            <w:r>
              <w:t>–</w:t>
            </w:r>
          </w:p>
        </w:tc>
        <w:tc>
          <w:tcPr>
            <w:tcW w:w="1247" w:type="dxa"/>
          </w:tcPr>
          <w:p w:rsidR="006D317B" w:rsidRDefault="006D317B">
            <w:pPr>
              <w:pStyle w:val="TableText"/>
              <w:keepNext w:val="0"/>
              <w:spacing w:before="20" w:after="20" w:line="240" w:lineRule="auto"/>
              <w:jc w:val="center"/>
            </w:pPr>
            <w:r>
              <w:t>Classic</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7</w:t>
        </w:r>
      </w:fldSimple>
      <w:bookmarkStart w:id="554" w:name="_Hlt58225211"/>
      <w:bookmarkEnd w:id="554"/>
      <w:r>
        <w:t xml:space="preserve"> - Channel model; Aeronautical; 800 km/h</w:t>
      </w:r>
    </w:p>
    <w:p w:rsidR="006D317B" w:rsidRDefault="006D317B">
      <w:pPr>
        <w:pStyle w:val="Heading2"/>
        <w:tabs>
          <w:tab w:val="clear" w:pos="1440"/>
        </w:tabs>
      </w:pPr>
      <w:r>
        <w:br w:type="page"/>
      </w:r>
      <w:bookmarkStart w:id="555" w:name="_Toc72569414"/>
      <w:r>
        <w:t>Exp</w:t>
      </w:r>
      <w:bookmarkStart w:id="556" w:name="_Hlt50810129"/>
      <w:bookmarkEnd w:id="556"/>
      <w:r>
        <w:t>ected performances</w:t>
      </w:r>
      <w:bookmarkEnd w:id="555"/>
    </w:p>
    <w:p w:rsidR="006D317B" w:rsidRDefault="006D317B">
      <w:r>
        <w:t>Link level simulations have been run for the test environments described above in order to specify the receiver performance requirements. All the results apply to a Block Error Ratio (BLER) of 10</w:t>
      </w:r>
      <w:r>
        <w:rPr>
          <w:vertAlign w:val="superscript"/>
        </w:rPr>
        <w:t>-2</w:t>
      </w:r>
      <w:r>
        <w:t>.</w:t>
      </w:r>
    </w:p>
    <w:p w:rsidR="006D317B" w:rsidRDefault="006D317B">
      <w:pPr>
        <w:pStyle w:val="Heading3"/>
        <w:tabs>
          <w:tab w:val="clear" w:pos="2160"/>
        </w:tabs>
      </w:pPr>
      <w:bookmarkStart w:id="557" w:name="_Toc72569415"/>
      <w:r>
        <w:t>Performance requirement for RACH</w:t>
      </w:r>
      <w:bookmarkEnd w:id="557"/>
    </w:p>
    <w:p w:rsidR="006D317B" w:rsidRDefault="006D317B">
      <w:pPr>
        <w:pStyle w:val="Heading4"/>
        <w:tabs>
          <w:tab w:val="clear" w:pos="2520"/>
        </w:tabs>
      </w:pPr>
      <w:bookmarkStart w:id="558" w:name="_Ref64369671"/>
      <w:bookmarkStart w:id="559" w:name="_Toc72569416"/>
      <w:r>
        <w:t>Preamble det</w:t>
      </w:r>
      <w:bookmarkStart w:id="560" w:name="_Hlt64369397"/>
      <w:bookmarkEnd w:id="560"/>
      <w:r>
        <w:t>ection</w:t>
      </w:r>
      <w:bookmarkEnd w:id="558"/>
      <w:bookmarkEnd w:id="559"/>
    </w:p>
    <w:p w:rsidR="006D317B" w:rsidRDefault="006D317B">
      <w:r>
        <w:t>The requirements are specified for a Probability of false alarm  Pfa (false detection of the preamble when the preamble was not sent) less than 10</w:t>
      </w:r>
      <w:r>
        <w:rPr>
          <w:vertAlign w:val="superscript"/>
        </w:rPr>
        <w:t>-3</w:t>
      </w:r>
      <w:r>
        <w:t xml:space="preserve"> and a probability of detection Pd more than 0.99. Only 1 signature is used and it is known by the receiver.</w:t>
      </w:r>
    </w:p>
    <w:tbl>
      <w:tblPr>
        <w:tblW w:w="0" w:type="auto"/>
        <w:jc w:val="center"/>
        <w:tblLayout w:type="fixed"/>
        <w:tblCellMar>
          <w:left w:w="30" w:type="dxa"/>
          <w:right w:w="30" w:type="dxa"/>
        </w:tblCellMar>
        <w:tblLook w:val="0000"/>
      </w:tblPr>
      <w:tblGrid>
        <w:gridCol w:w="1364"/>
        <w:gridCol w:w="922"/>
        <w:gridCol w:w="871"/>
        <w:gridCol w:w="247"/>
        <w:gridCol w:w="1078"/>
      </w:tblGrid>
      <w:tr w:rsidR="006D317B">
        <w:tblPrEx>
          <w:tblCellMar>
            <w:top w:w="0" w:type="dxa"/>
            <w:bottom w:w="0" w:type="dxa"/>
          </w:tblCellMar>
        </w:tblPrEx>
        <w:trPr>
          <w:cantSplit/>
          <w:trHeight w:val="161"/>
          <w:jc w:val="center"/>
        </w:trPr>
        <w:tc>
          <w:tcPr>
            <w:tcW w:w="1394" w:type="dxa"/>
            <w:tcBorders>
              <w:top w:val="single" w:sz="6" w:space="0" w:color="auto"/>
              <w:left w:val="single" w:sz="6" w:space="0" w:color="auto"/>
              <w:bottom w:val="single" w:sz="6" w:space="0" w:color="auto"/>
              <w:right w:val="single" w:sz="6" w:space="0" w:color="auto"/>
            </w:tcBorders>
          </w:tcPr>
          <w:p w:rsidR="006D317B" w:rsidRDefault="006D317B">
            <w:pPr>
              <w:spacing w:before="20" w:after="20"/>
              <w:jc w:val="center"/>
              <w:rPr>
                <w:rFonts w:ascii="Arial" w:hAnsi="Arial"/>
                <w:b/>
                <w:snapToGrid w:val="0"/>
                <w:color w:val="000000"/>
              </w:rPr>
            </w:pPr>
            <w:r>
              <w:rPr>
                <w:rFonts w:ascii="Arial" w:hAnsi="Arial"/>
                <w:b/>
                <w:snapToGrid w:val="0"/>
                <w:color w:val="000000"/>
              </w:rPr>
              <w:t>Environment</w:t>
            </w:r>
          </w:p>
        </w:tc>
        <w:tc>
          <w:tcPr>
            <w:tcW w:w="922" w:type="dxa"/>
            <w:tcBorders>
              <w:top w:val="single" w:sz="6" w:space="0" w:color="auto"/>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Speed</w:t>
            </w:r>
          </w:p>
        </w:tc>
        <w:tc>
          <w:tcPr>
            <w:tcW w:w="2196" w:type="dxa"/>
            <w:gridSpan w:val="3"/>
            <w:tcBorders>
              <w:top w:val="single" w:sz="6" w:space="0" w:color="auto"/>
              <w:left w:val="single" w:sz="6" w:space="0" w:color="auto"/>
              <w:bottom w:val="single" w:sz="2" w:space="0" w:color="000000"/>
              <w:right w:val="single" w:sz="2" w:space="0" w:color="000000"/>
            </w:tcBorders>
          </w:tcPr>
          <w:p w:rsidR="006D317B" w:rsidRDefault="006D317B">
            <w:pPr>
              <w:spacing w:before="20" w:after="20"/>
              <w:jc w:val="center"/>
              <w:rPr>
                <w:b/>
                <w:snapToGrid w:val="0"/>
                <w:color w:val="000000"/>
              </w:rPr>
            </w:pPr>
            <w:r>
              <w:rPr>
                <w:b/>
                <w:snapToGrid w:val="0"/>
                <w:color w:val="000000"/>
              </w:rPr>
              <w:t>Ec/No for Pd ≥ 0.99</w:t>
            </w:r>
          </w:p>
        </w:tc>
      </w:tr>
      <w:tr w:rsidR="006D317B">
        <w:tblPrEx>
          <w:tblCellMar>
            <w:top w:w="0" w:type="dxa"/>
            <w:bottom w:w="0" w:type="dxa"/>
          </w:tblCellMar>
        </w:tblPrEx>
        <w:trPr>
          <w:cantSplit/>
          <w:trHeight w:val="161"/>
          <w:jc w:val="center"/>
        </w:trPr>
        <w:tc>
          <w:tcPr>
            <w:tcW w:w="139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AWGN</w:t>
            </w:r>
          </w:p>
        </w:tc>
        <w:tc>
          <w:tcPr>
            <w:tcW w:w="922"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0 km/h</w:t>
            </w:r>
          </w:p>
        </w:tc>
        <w:tc>
          <w:tcPr>
            <w:tcW w:w="2196" w:type="dxa"/>
            <w:gridSpan w:val="3"/>
            <w:tcBorders>
              <w:top w:val="single" w:sz="2" w:space="0" w:color="000000"/>
              <w:left w:val="single" w:sz="6" w:space="0" w:color="auto"/>
              <w:right w:val="single" w:sz="2" w:space="0" w:color="000000"/>
            </w:tcBorders>
          </w:tcPr>
          <w:p w:rsidR="006D317B" w:rsidRDefault="006D317B">
            <w:pPr>
              <w:spacing w:before="20" w:after="20"/>
              <w:jc w:val="center"/>
              <w:rPr>
                <w:snapToGrid w:val="0"/>
                <w:color w:val="000000"/>
                <w:lang w:val="nl-NL"/>
              </w:rPr>
            </w:pPr>
            <w:r>
              <w:rPr>
                <w:snapToGrid w:val="0"/>
                <w:color w:val="000000"/>
              </w:rPr>
              <w:t xml:space="preserve"> </w:t>
            </w:r>
            <w:r>
              <w:rPr>
                <w:snapToGrid w:val="0"/>
                <w:color w:val="000000"/>
                <w:lang w:val="nl-NL"/>
              </w:rPr>
              <w:t>-23.6 dB</w:t>
            </w:r>
          </w:p>
        </w:tc>
      </w:tr>
      <w:tr w:rsidR="006D317B">
        <w:tblPrEx>
          <w:tblCellMar>
            <w:top w:w="0" w:type="dxa"/>
            <w:bottom w:w="0" w:type="dxa"/>
          </w:tblCellMar>
        </w:tblPrEx>
        <w:trPr>
          <w:trHeight w:val="161"/>
          <w:jc w:val="center"/>
        </w:trPr>
        <w:tc>
          <w:tcPr>
            <w:tcW w:w="1394" w:type="dxa"/>
            <w:tcBorders>
              <w:top w:val="single" w:sz="6" w:space="0" w:color="auto"/>
              <w:left w:val="single" w:sz="6" w:space="0" w:color="auto"/>
              <w:right w:val="single" w:sz="4" w:space="0" w:color="auto"/>
            </w:tcBorders>
          </w:tcPr>
          <w:p w:rsidR="006D317B" w:rsidRDefault="006D317B">
            <w:pPr>
              <w:spacing w:before="20" w:after="20"/>
              <w:jc w:val="center"/>
              <w:rPr>
                <w:rFonts w:ascii="Arial" w:hAnsi="Arial"/>
                <w:b/>
                <w:snapToGrid w:val="0"/>
                <w:color w:val="000000"/>
                <w:lang w:val="nl-NL"/>
              </w:rPr>
            </w:pPr>
          </w:p>
        </w:tc>
        <w:tc>
          <w:tcPr>
            <w:tcW w:w="922" w:type="dxa"/>
            <w:tcBorders>
              <w:top w:val="single" w:sz="6" w:space="0" w:color="auto"/>
              <w:left w:val="nil"/>
              <w:right w:val="single" w:sz="4" w:space="0" w:color="auto"/>
            </w:tcBorders>
          </w:tcPr>
          <w:p w:rsidR="006D317B" w:rsidRDefault="006D317B">
            <w:pPr>
              <w:spacing w:before="20" w:after="20"/>
              <w:jc w:val="center"/>
              <w:rPr>
                <w:b/>
                <w:snapToGrid w:val="0"/>
                <w:color w:val="000000"/>
                <w:lang w:val="nl-NL"/>
              </w:rPr>
            </w:pPr>
          </w:p>
        </w:tc>
        <w:tc>
          <w:tcPr>
            <w:tcW w:w="871" w:type="dxa"/>
            <w:tcBorders>
              <w:top w:val="single" w:sz="2" w:space="0" w:color="000000"/>
              <w:left w:val="nil"/>
            </w:tcBorders>
          </w:tcPr>
          <w:p w:rsidR="006D317B" w:rsidRDefault="006D317B">
            <w:pPr>
              <w:spacing w:before="20" w:after="20"/>
              <w:jc w:val="center"/>
              <w:rPr>
                <w:snapToGrid w:val="0"/>
                <w:color w:val="000000"/>
                <w:lang w:val="nl-NL"/>
              </w:rPr>
            </w:pPr>
            <w:r>
              <w:rPr>
                <w:snapToGrid w:val="0"/>
                <w:color w:val="000000"/>
                <w:lang w:val="nl-NL"/>
              </w:rPr>
              <w:t>LOS</w:t>
            </w:r>
          </w:p>
        </w:tc>
        <w:tc>
          <w:tcPr>
            <w:tcW w:w="247" w:type="dxa"/>
            <w:tcBorders>
              <w:top w:val="single" w:sz="2" w:space="0" w:color="000000"/>
            </w:tcBorders>
          </w:tcPr>
          <w:p w:rsidR="006D317B" w:rsidRDefault="006D317B">
            <w:pPr>
              <w:spacing w:before="20" w:after="20"/>
              <w:jc w:val="center"/>
              <w:rPr>
                <w:snapToGrid w:val="0"/>
                <w:color w:val="000000"/>
                <w:lang w:val="nl-NL"/>
              </w:rPr>
            </w:pPr>
            <w:r>
              <w:rPr>
                <w:snapToGrid w:val="0"/>
                <w:color w:val="000000"/>
                <w:lang w:val="nl-NL"/>
              </w:rPr>
              <w:t>/</w:t>
            </w:r>
          </w:p>
        </w:tc>
        <w:tc>
          <w:tcPr>
            <w:tcW w:w="1078" w:type="dxa"/>
            <w:tcBorders>
              <w:top w:val="single" w:sz="2" w:space="0" w:color="000000"/>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NLOS</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lang w:val="nl-NL"/>
              </w:rPr>
            </w:pPr>
          </w:p>
        </w:tc>
        <w:tc>
          <w:tcPr>
            <w:tcW w:w="922"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871"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-22 dB</w:t>
            </w:r>
          </w:p>
        </w:tc>
        <w:tc>
          <w:tcPr>
            <w:tcW w:w="247" w:type="dxa"/>
            <w:tcBorders>
              <w:top w:val="single" w:sz="6" w:space="0" w:color="auto"/>
            </w:tcBorders>
          </w:tcPr>
          <w:p w:rsidR="006D317B" w:rsidRDefault="006D317B">
            <w:pPr>
              <w:spacing w:before="20" w:after="20"/>
              <w:jc w:val="center"/>
              <w:rPr>
                <w:snapToGrid w:val="0"/>
                <w:color w:val="000000"/>
              </w:rPr>
            </w:pPr>
            <w:r>
              <w:rPr>
                <w:snapToGrid w:val="0"/>
                <w:color w:val="000000"/>
              </w:rPr>
              <w:t>/</w:t>
            </w:r>
          </w:p>
        </w:tc>
        <w:tc>
          <w:tcPr>
            <w:tcW w:w="1078" w:type="dxa"/>
            <w:tcBorders>
              <w:top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-12,5 dB</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ITU Model A</w:t>
            </w: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-23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-19,5 dB</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-23,5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-19 dB</w:t>
            </w:r>
          </w:p>
        </w:tc>
      </w:tr>
      <w:tr w:rsidR="006D317B">
        <w:tblPrEx>
          <w:tblCellMar>
            <w:top w:w="0" w:type="dxa"/>
            <w:bottom w:w="0" w:type="dxa"/>
          </w:tblCellMar>
        </w:tblPrEx>
        <w:trPr>
          <w:trHeight w:val="161"/>
          <w:jc w:val="center"/>
        </w:trPr>
        <w:tc>
          <w:tcPr>
            <w:tcW w:w="1394"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200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-23,5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-18,5 dB</w:t>
            </w:r>
          </w:p>
        </w:tc>
      </w:tr>
      <w:tr w:rsidR="006D317B">
        <w:tblPrEx>
          <w:tblCellMar>
            <w:top w:w="0" w:type="dxa"/>
            <w:bottom w:w="0" w:type="dxa"/>
          </w:tblCellMar>
        </w:tblPrEx>
        <w:trPr>
          <w:trHeight w:val="161"/>
          <w:jc w:val="center"/>
        </w:trPr>
        <w:tc>
          <w:tcPr>
            <w:tcW w:w="139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871"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-21,5 dB</w:t>
            </w:r>
          </w:p>
        </w:tc>
        <w:tc>
          <w:tcPr>
            <w:tcW w:w="247"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-12,5 dB</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ITU Model B</w:t>
            </w: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-22,5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-19,5 dB</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-23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-19 dB</w:t>
            </w:r>
          </w:p>
        </w:tc>
      </w:tr>
      <w:tr w:rsidR="006D317B">
        <w:tblPrEx>
          <w:tblCellMar>
            <w:top w:w="0" w:type="dxa"/>
            <w:bottom w:w="0" w:type="dxa"/>
          </w:tblCellMar>
        </w:tblPrEx>
        <w:trPr>
          <w:trHeight w:val="161"/>
          <w:jc w:val="center"/>
        </w:trPr>
        <w:tc>
          <w:tcPr>
            <w:tcW w:w="1394"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200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-23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-18 dB</w:t>
            </w:r>
          </w:p>
        </w:tc>
      </w:tr>
      <w:tr w:rsidR="006D317B">
        <w:tblPrEx>
          <w:tblCellMar>
            <w:top w:w="0" w:type="dxa"/>
            <w:bottom w:w="0" w:type="dxa"/>
          </w:tblCellMar>
        </w:tblPrEx>
        <w:trPr>
          <w:trHeight w:val="161"/>
          <w:jc w:val="center"/>
        </w:trPr>
        <w:tc>
          <w:tcPr>
            <w:tcW w:w="139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871"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-20 dB</w:t>
            </w:r>
          </w:p>
        </w:tc>
        <w:tc>
          <w:tcPr>
            <w:tcW w:w="247"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-11,5 dB</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ITU Model C</w:t>
            </w: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-21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-19 dB</w:t>
            </w:r>
          </w:p>
        </w:tc>
      </w:tr>
      <w:tr w:rsidR="006D317B">
        <w:tblPrEx>
          <w:tblCellMar>
            <w:top w:w="0" w:type="dxa"/>
            <w:bottom w:w="0" w:type="dxa"/>
          </w:tblCellMar>
        </w:tblPrEx>
        <w:trPr>
          <w:trHeight w:val="161"/>
          <w:jc w:val="center"/>
        </w:trPr>
        <w:tc>
          <w:tcPr>
            <w:tcW w:w="1394" w:type="dxa"/>
            <w:tcBorders>
              <w:left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871"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-21,5 dB</w:t>
            </w:r>
          </w:p>
        </w:tc>
        <w:tc>
          <w:tcPr>
            <w:tcW w:w="247" w:type="dxa"/>
          </w:tcPr>
          <w:p w:rsidR="006D317B" w:rsidRDefault="006D317B">
            <w:pPr>
              <w:spacing w:before="20" w:after="20"/>
              <w:jc w:val="center"/>
              <w:rPr>
                <w:snapToGrid w:val="0"/>
                <w:color w:val="000000"/>
                <w:lang w:val="de-DE"/>
              </w:rPr>
            </w:pPr>
            <w:r>
              <w:rPr>
                <w:snapToGrid w:val="0"/>
                <w:color w:val="000000"/>
                <w:lang w:val="de-DE"/>
              </w:rPr>
              <w:t>/</w:t>
            </w:r>
          </w:p>
        </w:tc>
        <w:tc>
          <w:tcPr>
            <w:tcW w:w="1078"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-18 dB</w:t>
            </w:r>
          </w:p>
        </w:tc>
      </w:tr>
      <w:tr w:rsidR="006D317B">
        <w:tblPrEx>
          <w:tblCellMar>
            <w:top w:w="0" w:type="dxa"/>
            <w:bottom w:w="0" w:type="dxa"/>
          </w:tblCellMar>
        </w:tblPrEx>
        <w:trPr>
          <w:trHeight w:val="161"/>
          <w:jc w:val="center"/>
        </w:trPr>
        <w:tc>
          <w:tcPr>
            <w:tcW w:w="1394"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922"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200 km/h</w:t>
            </w:r>
          </w:p>
        </w:tc>
        <w:tc>
          <w:tcPr>
            <w:tcW w:w="871" w:type="dxa"/>
            <w:tcBorders>
              <w:left w:val="single" w:sz="6" w:space="0" w:color="auto"/>
              <w:bottom w:val="single" w:sz="6" w:space="0" w:color="auto"/>
            </w:tcBorders>
          </w:tcPr>
          <w:p w:rsidR="006D317B" w:rsidRDefault="006D317B">
            <w:pPr>
              <w:spacing w:before="20" w:after="20"/>
              <w:jc w:val="center"/>
              <w:rPr>
                <w:snapToGrid w:val="0"/>
                <w:color w:val="000000"/>
              </w:rPr>
            </w:pPr>
            <w:r>
              <w:rPr>
                <w:snapToGrid w:val="0"/>
                <w:color w:val="000000"/>
              </w:rPr>
              <w:t>-21,5 dB</w:t>
            </w:r>
          </w:p>
        </w:tc>
        <w:tc>
          <w:tcPr>
            <w:tcW w:w="247" w:type="dxa"/>
            <w:tcBorders>
              <w:bottom w:val="single" w:sz="6" w:space="0" w:color="auto"/>
            </w:tcBorders>
          </w:tcPr>
          <w:p w:rsidR="006D317B" w:rsidRDefault="006D317B">
            <w:pPr>
              <w:spacing w:before="20" w:after="20"/>
              <w:jc w:val="center"/>
              <w:rPr>
                <w:snapToGrid w:val="0"/>
                <w:color w:val="000000"/>
              </w:rPr>
            </w:pPr>
            <w:r>
              <w:rPr>
                <w:snapToGrid w:val="0"/>
                <w:color w:val="000000"/>
              </w:rPr>
              <w:t>/</w:t>
            </w:r>
          </w:p>
        </w:tc>
        <w:tc>
          <w:tcPr>
            <w:tcW w:w="1078" w:type="dxa"/>
            <w:tcBorders>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-17,5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8</w:t>
        </w:r>
      </w:fldSimple>
      <w:r>
        <w:t xml:space="preserve"> - Ec/No preamble requirement </w:t>
      </w:r>
    </w:p>
    <w:p w:rsidR="006D317B" w:rsidRDefault="006D317B">
      <w:pPr>
        <w:pStyle w:val="Heading4"/>
        <w:tabs>
          <w:tab w:val="clear" w:pos="2520"/>
        </w:tabs>
      </w:pPr>
      <w:r>
        <w:br w:type="page"/>
      </w:r>
      <w:bookmarkStart w:id="561" w:name="_Toc72569417"/>
      <w:r>
        <w:t>Demodulation of RACH message</w:t>
      </w:r>
      <w:bookmarkEnd w:id="561"/>
    </w:p>
    <w:tbl>
      <w:tblPr>
        <w:tblW w:w="0" w:type="auto"/>
        <w:jc w:val="center"/>
        <w:tblLayout w:type="fixed"/>
        <w:tblCellMar>
          <w:left w:w="30" w:type="dxa"/>
          <w:right w:w="30" w:type="dxa"/>
        </w:tblCellMar>
        <w:tblLook w:val="0000"/>
      </w:tblPr>
      <w:tblGrid>
        <w:gridCol w:w="1418"/>
        <w:gridCol w:w="1144"/>
        <w:gridCol w:w="1066"/>
        <w:gridCol w:w="200"/>
        <w:gridCol w:w="1134"/>
        <w:gridCol w:w="1275"/>
        <w:gridCol w:w="142"/>
        <w:gridCol w:w="1134"/>
      </w:tblGrid>
      <w:tr w:rsidR="006D317B">
        <w:tblPrEx>
          <w:tblCellMar>
            <w:top w:w="0" w:type="dxa"/>
            <w:bottom w:w="0" w:type="dxa"/>
          </w:tblCellMar>
        </w:tblPrEx>
        <w:trPr>
          <w:cantSplit/>
          <w:trHeight w:val="161"/>
          <w:jc w:val="center"/>
        </w:trPr>
        <w:tc>
          <w:tcPr>
            <w:tcW w:w="1448" w:type="dxa"/>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b/>
                <w:snapToGrid w:val="0"/>
                <w:color w:val="000000"/>
              </w:rPr>
              <w:t>Environment</w:t>
            </w:r>
          </w:p>
        </w:tc>
        <w:tc>
          <w:tcPr>
            <w:tcW w:w="1144" w:type="dxa"/>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b/>
                <w:snapToGrid w:val="0"/>
                <w:color w:val="000000"/>
              </w:rPr>
              <w:t>Speed</w:t>
            </w:r>
          </w:p>
        </w:tc>
        <w:tc>
          <w:tcPr>
            <w:tcW w:w="2400" w:type="dxa"/>
            <w:gridSpan w:val="3"/>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b/>
                <w:snapToGrid w:val="0"/>
                <w:color w:val="000000"/>
              </w:rPr>
              <w:t>168 bits , TTI=20 ms</w:t>
            </w:r>
          </w:p>
        </w:tc>
        <w:tc>
          <w:tcPr>
            <w:tcW w:w="2551" w:type="dxa"/>
            <w:gridSpan w:val="3"/>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b/>
                <w:snapToGrid w:val="0"/>
                <w:color w:val="000000"/>
              </w:rPr>
              <w:t>360 bits , TTI=20 ms</w:t>
            </w:r>
          </w:p>
        </w:tc>
      </w:tr>
      <w:tr w:rsidR="006D317B">
        <w:tblPrEx>
          <w:tblCellMar>
            <w:top w:w="0" w:type="dxa"/>
            <w:bottom w:w="0" w:type="dxa"/>
          </w:tblCellMar>
        </w:tblPrEx>
        <w:trPr>
          <w:cantSplit/>
          <w:trHeight w:val="161"/>
          <w:jc w:val="center"/>
        </w:trPr>
        <w:tc>
          <w:tcPr>
            <w:tcW w:w="1448" w:type="dxa"/>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AWGN</w:t>
            </w:r>
          </w:p>
        </w:tc>
        <w:tc>
          <w:tcPr>
            <w:tcW w:w="1144" w:type="dxa"/>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0 km/h</w:t>
            </w:r>
          </w:p>
        </w:tc>
        <w:tc>
          <w:tcPr>
            <w:tcW w:w="2400" w:type="dxa"/>
            <w:gridSpan w:val="3"/>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6,4 dB</w:t>
            </w:r>
          </w:p>
        </w:tc>
        <w:tc>
          <w:tcPr>
            <w:tcW w:w="2551" w:type="dxa"/>
            <w:gridSpan w:val="3"/>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5,9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Aeronautic</w:t>
            </w:r>
          </w:p>
        </w:tc>
        <w:tc>
          <w:tcPr>
            <w:tcW w:w="1144"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800 km/h</w:t>
            </w:r>
          </w:p>
        </w:tc>
        <w:tc>
          <w:tcPr>
            <w:tcW w:w="2400"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7,4 dB</w:t>
            </w:r>
          </w:p>
        </w:tc>
        <w:tc>
          <w:tcPr>
            <w:tcW w:w="2551"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6,8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S-Case 1</w:t>
            </w:r>
          </w:p>
        </w:tc>
        <w:tc>
          <w:tcPr>
            <w:tcW w:w="1144"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2400"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17,5 dB</w:t>
            </w:r>
          </w:p>
        </w:tc>
        <w:tc>
          <w:tcPr>
            <w:tcW w:w="2551"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17,1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S-Case 2</w:t>
            </w:r>
          </w:p>
        </w:tc>
        <w:tc>
          <w:tcPr>
            <w:tcW w:w="1144"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2400"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13,4 dB</w:t>
            </w:r>
          </w:p>
        </w:tc>
        <w:tc>
          <w:tcPr>
            <w:tcW w:w="2551"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13,1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S-Case 3</w:t>
            </w:r>
          </w:p>
        </w:tc>
        <w:tc>
          <w:tcPr>
            <w:tcW w:w="1144"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2400"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 dB</w:t>
            </w:r>
          </w:p>
        </w:tc>
        <w:tc>
          <w:tcPr>
            <w:tcW w:w="2551"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8,3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S-Case 4</w:t>
            </w:r>
          </w:p>
        </w:tc>
        <w:tc>
          <w:tcPr>
            <w:tcW w:w="1144"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2400"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10,1 dB</w:t>
            </w:r>
          </w:p>
        </w:tc>
        <w:tc>
          <w:tcPr>
            <w:tcW w:w="2551"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9,4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S-Case 5</w:t>
            </w:r>
          </w:p>
        </w:tc>
        <w:tc>
          <w:tcPr>
            <w:tcW w:w="1144" w:type="dxa"/>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2400"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8,9 dB</w:t>
            </w:r>
          </w:p>
        </w:tc>
        <w:tc>
          <w:tcPr>
            <w:tcW w:w="2551" w:type="dxa"/>
            <w:gridSpan w:val="3"/>
            <w:tcBorders>
              <w:top w:val="single" w:sz="2" w:space="0" w:color="000000"/>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8,2 dB</w:t>
            </w:r>
          </w:p>
        </w:tc>
      </w:tr>
      <w:tr w:rsidR="006D317B">
        <w:tblPrEx>
          <w:tblCellMar>
            <w:top w:w="0" w:type="dxa"/>
            <w:bottom w:w="0" w:type="dxa"/>
          </w:tblCellMar>
        </w:tblPrEx>
        <w:trPr>
          <w:cantSplit/>
          <w:trHeight w:val="161"/>
          <w:jc w:val="center"/>
        </w:trPr>
        <w:tc>
          <w:tcPr>
            <w:tcW w:w="1448" w:type="dxa"/>
            <w:tcBorders>
              <w:top w:val="single" w:sz="2" w:space="0" w:color="000000"/>
              <w:left w:val="single" w:sz="6"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S-Case 6</w:t>
            </w:r>
          </w:p>
        </w:tc>
        <w:tc>
          <w:tcPr>
            <w:tcW w:w="1144" w:type="dxa"/>
            <w:tcBorders>
              <w:top w:val="single" w:sz="2" w:space="0" w:color="000000"/>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2400" w:type="dxa"/>
            <w:gridSpan w:val="3"/>
            <w:tcBorders>
              <w:top w:val="single" w:sz="2" w:space="0" w:color="000000"/>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10,5 dB</w:t>
            </w:r>
          </w:p>
        </w:tc>
        <w:tc>
          <w:tcPr>
            <w:tcW w:w="2551" w:type="dxa"/>
            <w:gridSpan w:val="3"/>
            <w:tcBorders>
              <w:top w:val="single" w:sz="2" w:space="0" w:color="000000"/>
              <w:left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9,8 dB</w:t>
            </w:r>
          </w:p>
        </w:tc>
      </w:tr>
      <w:tr w:rsidR="006D317B">
        <w:tblPrEx>
          <w:tblCellMar>
            <w:top w:w="0" w:type="dxa"/>
            <w:bottom w:w="0" w:type="dxa"/>
          </w:tblCellMar>
        </w:tblPrEx>
        <w:trPr>
          <w:trHeight w:val="161"/>
          <w:jc w:val="center"/>
        </w:trPr>
        <w:tc>
          <w:tcPr>
            <w:tcW w:w="1448" w:type="dxa"/>
            <w:tcBorders>
              <w:top w:val="single" w:sz="6" w:space="0" w:color="auto"/>
              <w:left w:val="single" w:sz="2" w:space="0" w:color="000000"/>
              <w:bottom w:val="single" w:sz="6" w:space="0" w:color="auto"/>
              <w:right w:val="single" w:sz="2" w:space="0" w:color="000000"/>
            </w:tcBorders>
          </w:tcPr>
          <w:p w:rsidR="006D317B" w:rsidRDefault="006D317B">
            <w:pPr>
              <w:spacing w:before="20" w:after="20"/>
              <w:jc w:val="center"/>
              <w:rPr>
                <w:snapToGrid w:val="0"/>
                <w:color w:val="000000"/>
                <w:lang w:val="fr-FR"/>
              </w:rPr>
            </w:pPr>
            <w:r>
              <w:rPr>
                <w:snapToGrid w:val="0"/>
                <w:color w:val="000000"/>
                <w:lang w:val="fr-FR"/>
              </w:rPr>
              <w:t>ITU channels</w:t>
            </w:r>
          </w:p>
        </w:tc>
        <w:tc>
          <w:tcPr>
            <w:tcW w:w="1144" w:type="dxa"/>
            <w:tcBorders>
              <w:top w:val="single" w:sz="6" w:space="0" w:color="auto"/>
              <w:left w:val="single" w:sz="2" w:space="0" w:color="000000"/>
              <w:right w:val="single" w:sz="6" w:space="0" w:color="auto"/>
            </w:tcBorders>
          </w:tcPr>
          <w:p w:rsidR="006D317B" w:rsidRDefault="006D317B">
            <w:pPr>
              <w:spacing w:before="20" w:after="20"/>
              <w:jc w:val="center"/>
              <w:rPr>
                <w:snapToGrid w:val="0"/>
                <w:color w:val="000000"/>
                <w:lang w:val="fr-FR"/>
              </w:rPr>
            </w:pPr>
          </w:p>
        </w:tc>
        <w:tc>
          <w:tcPr>
            <w:tcW w:w="1066" w:type="dxa"/>
            <w:tcBorders>
              <w:top w:val="single" w:sz="6" w:space="0" w:color="auto"/>
              <w:left w:val="single" w:sz="6" w:space="0" w:color="auto"/>
            </w:tcBorders>
          </w:tcPr>
          <w:p w:rsidR="006D317B" w:rsidRDefault="006D317B">
            <w:pPr>
              <w:spacing w:before="20" w:after="20"/>
              <w:jc w:val="center"/>
              <w:rPr>
                <w:snapToGrid w:val="0"/>
                <w:color w:val="000000"/>
                <w:lang w:val="nl-NL"/>
              </w:rPr>
            </w:pPr>
            <w:r>
              <w:rPr>
                <w:snapToGrid w:val="0"/>
                <w:color w:val="000000"/>
                <w:lang w:val="nl-NL"/>
              </w:rPr>
              <w:t>LOS</w:t>
            </w:r>
          </w:p>
        </w:tc>
        <w:tc>
          <w:tcPr>
            <w:tcW w:w="200" w:type="dxa"/>
            <w:tcBorders>
              <w:top w:val="single" w:sz="6" w:space="0" w:color="auto"/>
            </w:tcBorders>
          </w:tcPr>
          <w:p w:rsidR="006D317B" w:rsidRDefault="006D317B">
            <w:pPr>
              <w:spacing w:before="20" w:after="20"/>
              <w:jc w:val="center"/>
              <w:rPr>
                <w:snapToGrid w:val="0"/>
                <w:color w:val="000000"/>
                <w:lang w:val="nl-NL"/>
              </w:rPr>
            </w:pPr>
            <w:r>
              <w:rPr>
                <w:snapToGrid w:val="0"/>
                <w:color w:val="000000"/>
                <w:lang w:val="nl-NL"/>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NLOS</w:t>
            </w:r>
          </w:p>
        </w:tc>
        <w:tc>
          <w:tcPr>
            <w:tcW w:w="1275" w:type="dxa"/>
            <w:tcBorders>
              <w:top w:val="single" w:sz="6" w:space="0" w:color="auto"/>
              <w:left w:val="single" w:sz="6" w:space="0" w:color="auto"/>
            </w:tcBorders>
          </w:tcPr>
          <w:p w:rsidR="006D317B" w:rsidRDefault="006D317B">
            <w:pPr>
              <w:spacing w:before="20" w:after="20"/>
              <w:jc w:val="center"/>
              <w:rPr>
                <w:snapToGrid w:val="0"/>
                <w:color w:val="000000"/>
                <w:lang w:val="nl-NL"/>
              </w:rPr>
            </w:pPr>
            <w:r>
              <w:rPr>
                <w:snapToGrid w:val="0"/>
                <w:color w:val="000000"/>
                <w:lang w:val="nl-NL"/>
              </w:rPr>
              <w:t>LOS</w:t>
            </w:r>
          </w:p>
        </w:tc>
        <w:tc>
          <w:tcPr>
            <w:tcW w:w="142" w:type="dxa"/>
            <w:tcBorders>
              <w:top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NLOS</w:t>
            </w:r>
          </w:p>
        </w:tc>
      </w:tr>
      <w:tr w:rsidR="006D317B">
        <w:tblPrEx>
          <w:tblCellMar>
            <w:top w:w="0" w:type="dxa"/>
            <w:bottom w:w="0" w:type="dxa"/>
          </w:tblCellMar>
        </w:tblPrEx>
        <w:trPr>
          <w:trHeight w:val="161"/>
          <w:jc w:val="center"/>
        </w:trPr>
        <w:tc>
          <w:tcPr>
            <w:tcW w:w="1448"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rPr>
            </w:pPr>
          </w:p>
        </w:tc>
        <w:tc>
          <w:tcPr>
            <w:tcW w:w="114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3 km/h</w:t>
            </w:r>
          </w:p>
        </w:tc>
        <w:tc>
          <w:tcPr>
            <w:tcW w:w="1066" w:type="dxa"/>
            <w:tcBorders>
              <w:top w:val="single" w:sz="6" w:space="0" w:color="auto"/>
              <w:left w:val="single" w:sz="6" w:space="0" w:color="auto"/>
            </w:tcBorders>
          </w:tcPr>
          <w:p w:rsidR="006D317B" w:rsidRDefault="006D317B">
            <w:pPr>
              <w:spacing w:before="20" w:after="20"/>
              <w:jc w:val="center"/>
              <w:rPr>
                <w:snapToGrid w:val="0"/>
                <w:color w:val="000000"/>
              </w:rPr>
            </w:pPr>
            <w:r>
              <w:rPr>
                <w:snapToGrid w:val="0"/>
                <w:color w:val="000000"/>
              </w:rPr>
              <w:t>7,5 dB</w:t>
            </w:r>
          </w:p>
        </w:tc>
        <w:tc>
          <w:tcPr>
            <w:tcW w:w="200" w:type="dxa"/>
            <w:tcBorders>
              <w:top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19,9 dB</w:t>
            </w:r>
          </w:p>
        </w:tc>
        <w:tc>
          <w:tcPr>
            <w:tcW w:w="1275" w:type="dxa"/>
            <w:tcBorders>
              <w:top w:val="single" w:sz="6" w:space="0" w:color="auto"/>
              <w:left w:val="single" w:sz="6" w:space="0" w:color="auto"/>
            </w:tcBorders>
          </w:tcPr>
          <w:p w:rsidR="006D317B" w:rsidRDefault="006D317B">
            <w:pPr>
              <w:spacing w:before="20" w:after="20"/>
              <w:jc w:val="center"/>
              <w:rPr>
                <w:snapToGrid w:val="0"/>
                <w:color w:val="000000"/>
              </w:rPr>
            </w:pPr>
            <w:r>
              <w:rPr>
                <w:snapToGrid w:val="0"/>
                <w:color w:val="000000"/>
              </w:rPr>
              <w:t>6,8 dB</w:t>
            </w:r>
          </w:p>
        </w:tc>
        <w:tc>
          <w:tcPr>
            <w:tcW w:w="142" w:type="dxa"/>
            <w:tcBorders>
              <w:top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19,5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Model A (rural)</w:t>
            </w: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7,5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12,1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11,5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7,5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10,2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9,8 dB</w:t>
            </w:r>
          </w:p>
        </w:tc>
      </w:tr>
      <w:tr w:rsidR="006D317B">
        <w:tblPrEx>
          <w:tblCellMar>
            <w:top w:w="0" w:type="dxa"/>
            <w:bottom w:w="0" w:type="dxa"/>
          </w:tblCellMar>
        </w:tblPrEx>
        <w:trPr>
          <w:trHeight w:val="161"/>
          <w:jc w:val="center"/>
        </w:trPr>
        <w:tc>
          <w:tcPr>
            <w:tcW w:w="1448"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7,6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11,2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10,7 dB</w:t>
            </w:r>
          </w:p>
        </w:tc>
      </w:tr>
      <w:tr w:rsidR="006D317B">
        <w:tblPrEx>
          <w:tblCellMar>
            <w:top w:w="0" w:type="dxa"/>
            <w:bottom w:w="0" w:type="dxa"/>
          </w:tblCellMar>
        </w:tblPrEx>
        <w:trPr>
          <w:trHeight w:val="161"/>
          <w:jc w:val="center"/>
        </w:trPr>
        <w:tc>
          <w:tcPr>
            <w:tcW w:w="1448"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1066"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7,8 dB</w:t>
            </w:r>
          </w:p>
        </w:tc>
        <w:tc>
          <w:tcPr>
            <w:tcW w:w="200"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18,6 dB</w:t>
            </w:r>
          </w:p>
        </w:tc>
        <w:tc>
          <w:tcPr>
            <w:tcW w:w="1275"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7,2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18,2 dB</w:t>
            </w:r>
          </w:p>
        </w:tc>
      </w:tr>
      <w:tr w:rsidR="006D317B">
        <w:tblPrEx>
          <w:tblCellMar>
            <w:top w:w="0" w:type="dxa"/>
            <w:bottom w:w="0" w:type="dxa"/>
          </w:tblCellMar>
        </w:tblPrEx>
        <w:trPr>
          <w:trHeight w:val="180"/>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Model B</w:t>
            </w: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7,8 dB</w:t>
            </w:r>
          </w:p>
        </w:tc>
        <w:tc>
          <w:tcPr>
            <w:tcW w:w="200" w:type="dxa"/>
          </w:tcPr>
          <w:p w:rsidR="006D317B" w:rsidRDefault="006D317B">
            <w:pPr>
              <w:spacing w:before="20" w:after="20"/>
              <w:jc w:val="center"/>
              <w:rPr>
                <w:snapToGrid w:val="0"/>
                <w:color w:val="000000"/>
              </w:rPr>
            </w:pPr>
            <w:r>
              <w:rPr>
                <w:snapToGrid w:val="0"/>
                <w:color w:val="000000"/>
              </w:rPr>
              <w:t>/</w:t>
            </w:r>
          </w:p>
        </w:tc>
        <w:tc>
          <w:tcPr>
            <w:tcW w:w="1134" w:type="dxa"/>
            <w:tcBorders>
              <w:right w:val="single" w:sz="6" w:space="0" w:color="auto"/>
            </w:tcBorders>
          </w:tcPr>
          <w:p w:rsidR="006D317B" w:rsidRDefault="006D317B">
            <w:pPr>
              <w:spacing w:before="20" w:after="20"/>
              <w:jc w:val="center"/>
              <w:rPr>
                <w:snapToGrid w:val="0"/>
                <w:color w:val="000000"/>
              </w:rPr>
            </w:pPr>
            <w:r>
              <w:rPr>
                <w:snapToGrid w:val="0"/>
                <w:color w:val="000000"/>
              </w:rPr>
              <w:t>11,7 dB</w:t>
            </w:r>
          </w:p>
        </w:tc>
        <w:tc>
          <w:tcPr>
            <w:tcW w:w="1275" w:type="dxa"/>
            <w:tcBorders>
              <w:left w:val="single" w:sz="6" w:space="0" w:color="auto"/>
            </w:tcBorders>
          </w:tcPr>
          <w:p w:rsidR="006D317B" w:rsidRDefault="006D317B">
            <w:pPr>
              <w:spacing w:before="20" w:after="20"/>
              <w:jc w:val="center"/>
              <w:rPr>
                <w:snapToGrid w:val="0"/>
                <w:color w:val="000000"/>
              </w:rPr>
            </w:pPr>
            <w:r>
              <w:rPr>
                <w:snapToGrid w:val="0"/>
                <w:color w:val="000000"/>
              </w:rPr>
              <w:t>7,2 dB</w:t>
            </w:r>
          </w:p>
        </w:tc>
        <w:tc>
          <w:tcPr>
            <w:tcW w:w="142" w:type="dxa"/>
          </w:tcPr>
          <w:p w:rsidR="006D317B" w:rsidRDefault="006D317B">
            <w:pPr>
              <w:spacing w:before="20" w:after="20"/>
              <w:jc w:val="center"/>
              <w:rPr>
                <w:snapToGrid w:val="0"/>
                <w:color w:val="000000"/>
              </w:rPr>
            </w:pPr>
            <w:r>
              <w:rPr>
                <w:snapToGrid w:val="0"/>
                <w:color w:val="000000"/>
              </w:rPr>
              <w:t>/</w:t>
            </w:r>
          </w:p>
        </w:tc>
        <w:tc>
          <w:tcPr>
            <w:tcW w:w="1134" w:type="dxa"/>
            <w:tcBorders>
              <w:right w:val="single" w:sz="6" w:space="0" w:color="auto"/>
            </w:tcBorders>
          </w:tcPr>
          <w:p w:rsidR="006D317B" w:rsidRDefault="006D317B">
            <w:pPr>
              <w:spacing w:before="20" w:after="20"/>
              <w:jc w:val="center"/>
              <w:rPr>
                <w:snapToGrid w:val="0"/>
                <w:color w:val="000000"/>
              </w:rPr>
            </w:pPr>
            <w:r>
              <w:rPr>
                <w:snapToGrid w:val="0"/>
                <w:color w:val="000000"/>
              </w:rPr>
              <w:t>11,1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(sub-urban)</w:t>
            </w: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7,7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9,6 dB</w:t>
            </w:r>
          </w:p>
        </w:tc>
      </w:tr>
      <w:tr w:rsidR="006D317B">
        <w:tblPrEx>
          <w:tblCellMar>
            <w:top w:w="0" w:type="dxa"/>
            <w:bottom w:w="0" w:type="dxa"/>
          </w:tblCellMar>
        </w:tblPrEx>
        <w:trPr>
          <w:trHeight w:val="161"/>
          <w:jc w:val="center"/>
        </w:trPr>
        <w:tc>
          <w:tcPr>
            <w:tcW w:w="1448"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7,8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11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7,3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10,5 dB</w:t>
            </w:r>
          </w:p>
        </w:tc>
      </w:tr>
      <w:tr w:rsidR="006D317B">
        <w:tblPrEx>
          <w:tblCellMar>
            <w:top w:w="0" w:type="dxa"/>
            <w:bottom w:w="0" w:type="dxa"/>
          </w:tblCellMar>
        </w:tblPrEx>
        <w:trPr>
          <w:trHeight w:val="161"/>
          <w:jc w:val="center"/>
        </w:trPr>
        <w:tc>
          <w:tcPr>
            <w:tcW w:w="1448"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1066"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8,6 dB</w:t>
            </w:r>
          </w:p>
        </w:tc>
        <w:tc>
          <w:tcPr>
            <w:tcW w:w="200"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16,4 dB</w:t>
            </w:r>
          </w:p>
        </w:tc>
        <w:tc>
          <w:tcPr>
            <w:tcW w:w="1275"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8,1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16,1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Model C</w:t>
            </w: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8,7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10,4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9,9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(urban)</w:t>
            </w: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120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8,7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9,3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8,8 dB</w:t>
            </w:r>
          </w:p>
        </w:tc>
      </w:tr>
      <w:tr w:rsidR="006D317B">
        <w:tblPrEx>
          <w:tblCellMar>
            <w:top w:w="0" w:type="dxa"/>
            <w:bottom w:w="0" w:type="dxa"/>
          </w:tblCellMar>
        </w:tblPrEx>
        <w:trPr>
          <w:trHeight w:val="161"/>
          <w:jc w:val="center"/>
        </w:trPr>
        <w:tc>
          <w:tcPr>
            <w:tcW w:w="1448"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1066" w:type="dxa"/>
            <w:tcBorders>
              <w:left w:val="single" w:sz="6" w:space="0" w:color="auto"/>
              <w:bottom w:val="single" w:sz="6" w:space="0" w:color="auto"/>
            </w:tcBorders>
          </w:tcPr>
          <w:p w:rsidR="006D317B" w:rsidRDefault="006D317B">
            <w:pPr>
              <w:spacing w:before="20" w:after="20"/>
              <w:jc w:val="center"/>
              <w:rPr>
                <w:snapToGrid w:val="0"/>
                <w:color w:val="000000"/>
              </w:rPr>
            </w:pPr>
            <w:r>
              <w:rPr>
                <w:snapToGrid w:val="0"/>
                <w:color w:val="000000"/>
              </w:rPr>
              <w:t>8,7 dB</w:t>
            </w:r>
          </w:p>
        </w:tc>
        <w:tc>
          <w:tcPr>
            <w:tcW w:w="200" w:type="dxa"/>
            <w:tcBorders>
              <w:bottom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10,4 dB</w:t>
            </w:r>
          </w:p>
        </w:tc>
        <w:tc>
          <w:tcPr>
            <w:tcW w:w="1275" w:type="dxa"/>
            <w:tcBorders>
              <w:left w:val="single" w:sz="6" w:space="0" w:color="auto"/>
              <w:bottom w:val="single" w:sz="6" w:space="0" w:color="auto"/>
            </w:tcBorders>
          </w:tcPr>
          <w:p w:rsidR="006D317B" w:rsidRDefault="006D317B">
            <w:pPr>
              <w:spacing w:before="20" w:after="20"/>
              <w:jc w:val="center"/>
              <w:rPr>
                <w:snapToGrid w:val="0"/>
                <w:color w:val="000000"/>
              </w:rPr>
            </w:pPr>
            <w:r>
              <w:rPr>
                <w:snapToGrid w:val="0"/>
                <w:color w:val="000000"/>
              </w:rPr>
              <w:t>8,2 dB</w:t>
            </w:r>
          </w:p>
        </w:tc>
        <w:tc>
          <w:tcPr>
            <w:tcW w:w="142" w:type="dxa"/>
            <w:tcBorders>
              <w:bottom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9,7 dB</w:t>
            </w:r>
          </w:p>
        </w:tc>
      </w:tr>
      <w:tr w:rsidR="006D317B">
        <w:tblPrEx>
          <w:tblCellMar>
            <w:top w:w="0" w:type="dxa"/>
            <w:bottom w:w="0" w:type="dxa"/>
          </w:tblCellMar>
        </w:tblPrEx>
        <w:trPr>
          <w:trHeight w:val="161"/>
          <w:jc w:val="center"/>
        </w:trPr>
        <w:tc>
          <w:tcPr>
            <w:tcW w:w="1448" w:type="dxa"/>
            <w:tcBorders>
              <w:top w:val="single" w:sz="6" w:space="0" w:color="auto"/>
              <w:left w:val="single" w:sz="6" w:space="0" w:color="auto"/>
              <w:bottom w:val="single" w:sz="2" w:space="0" w:color="000000"/>
              <w:right w:val="single" w:sz="6" w:space="0" w:color="auto"/>
            </w:tcBorders>
          </w:tcPr>
          <w:p w:rsidR="006D317B" w:rsidRDefault="006D317B">
            <w:pPr>
              <w:spacing w:before="20" w:after="20"/>
              <w:jc w:val="center"/>
              <w:rPr>
                <w:snapToGrid w:val="0"/>
                <w:color w:val="000000"/>
              </w:rPr>
            </w:pPr>
            <w:r>
              <w:rPr>
                <w:snapToGrid w:val="0"/>
                <w:color w:val="000000"/>
              </w:rPr>
              <w:t>IMR deployment</w:t>
            </w:r>
          </w:p>
        </w:tc>
        <w:tc>
          <w:tcPr>
            <w:tcW w:w="114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rPr>
            </w:pPr>
          </w:p>
        </w:tc>
        <w:tc>
          <w:tcPr>
            <w:tcW w:w="1066" w:type="dxa"/>
            <w:tcBorders>
              <w:top w:val="single" w:sz="6" w:space="0" w:color="auto"/>
              <w:left w:val="single" w:sz="6" w:space="0" w:color="auto"/>
            </w:tcBorders>
          </w:tcPr>
          <w:p w:rsidR="006D317B" w:rsidRDefault="006D317B">
            <w:pPr>
              <w:spacing w:before="20" w:after="20"/>
              <w:jc w:val="center"/>
              <w:rPr>
                <w:snapToGrid w:val="0"/>
                <w:color w:val="000000"/>
              </w:rPr>
            </w:pPr>
            <w:r>
              <w:rPr>
                <w:snapToGrid w:val="0"/>
                <w:color w:val="000000"/>
              </w:rPr>
              <w:t>Low Power</w:t>
            </w:r>
          </w:p>
        </w:tc>
        <w:tc>
          <w:tcPr>
            <w:tcW w:w="200" w:type="dxa"/>
            <w:tcBorders>
              <w:top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High Power</w:t>
            </w:r>
          </w:p>
        </w:tc>
        <w:tc>
          <w:tcPr>
            <w:tcW w:w="1275" w:type="dxa"/>
            <w:tcBorders>
              <w:top w:val="single" w:sz="6" w:space="0" w:color="auto"/>
              <w:left w:val="single" w:sz="6" w:space="0" w:color="auto"/>
            </w:tcBorders>
          </w:tcPr>
          <w:p w:rsidR="006D317B" w:rsidRDefault="006D317B">
            <w:pPr>
              <w:spacing w:before="20" w:after="20"/>
              <w:jc w:val="center"/>
              <w:rPr>
                <w:snapToGrid w:val="0"/>
                <w:color w:val="000000"/>
              </w:rPr>
            </w:pPr>
            <w:r>
              <w:rPr>
                <w:snapToGrid w:val="0"/>
                <w:color w:val="000000"/>
              </w:rPr>
              <w:t>Low Power</w:t>
            </w:r>
          </w:p>
        </w:tc>
        <w:tc>
          <w:tcPr>
            <w:tcW w:w="142" w:type="dxa"/>
            <w:tcBorders>
              <w:top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High Power</w:t>
            </w:r>
          </w:p>
        </w:tc>
      </w:tr>
      <w:tr w:rsidR="006D317B">
        <w:tblPrEx>
          <w:tblCellMar>
            <w:top w:w="0" w:type="dxa"/>
            <w:bottom w:w="0" w:type="dxa"/>
          </w:tblCellMar>
        </w:tblPrEx>
        <w:trPr>
          <w:trHeight w:val="161"/>
          <w:jc w:val="center"/>
        </w:trPr>
        <w:tc>
          <w:tcPr>
            <w:tcW w:w="1448" w:type="dxa"/>
            <w:tcBorders>
              <w:top w:val="single" w:sz="2" w:space="0" w:color="000000"/>
              <w:left w:val="single" w:sz="6" w:space="0" w:color="auto"/>
              <w:right w:val="single" w:sz="6" w:space="0" w:color="auto"/>
            </w:tcBorders>
          </w:tcPr>
          <w:p w:rsidR="006D317B" w:rsidRDefault="006D317B">
            <w:pPr>
              <w:spacing w:before="20" w:after="20"/>
              <w:jc w:val="center"/>
              <w:rPr>
                <w:snapToGrid w:val="0"/>
                <w:color w:val="000000"/>
              </w:rPr>
            </w:pPr>
          </w:p>
        </w:tc>
        <w:tc>
          <w:tcPr>
            <w:tcW w:w="114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1066"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11,5 dB</w:t>
            </w:r>
          </w:p>
        </w:tc>
        <w:tc>
          <w:tcPr>
            <w:tcW w:w="200"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 dB</w:t>
            </w:r>
          </w:p>
        </w:tc>
        <w:tc>
          <w:tcPr>
            <w:tcW w:w="1275"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10,8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11,3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9,6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10,1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9,2 dB</w:t>
            </w:r>
          </w:p>
        </w:tc>
      </w:tr>
      <w:tr w:rsidR="006D317B">
        <w:tblPrEx>
          <w:tblCellMar>
            <w:top w:w="0" w:type="dxa"/>
            <w:bottom w:w="0" w:type="dxa"/>
          </w:tblCellMar>
        </w:tblPrEx>
        <w:trPr>
          <w:trHeight w:val="161"/>
          <w:jc w:val="center"/>
        </w:trPr>
        <w:tc>
          <w:tcPr>
            <w:tcW w:w="1448" w:type="dxa"/>
            <w:tcBorders>
              <w:left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1066"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9,7 dB</w:t>
            </w:r>
          </w:p>
        </w:tc>
        <w:tc>
          <w:tcPr>
            <w:tcW w:w="200"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10,1 dB</w:t>
            </w:r>
          </w:p>
        </w:tc>
        <w:tc>
          <w:tcPr>
            <w:tcW w:w="1275"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8,8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9,1 dB</w:t>
            </w:r>
          </w:p>
        </w:tc>
      </w:tr>
      <w:tr w:rsidR="006D317B">
        <w:tblPrEx>
          <w:tblCellMar>
            <w:top w:w="0" w:type="dxa"/>
            <w:bottom w:w="0" w:type="dxa"/>
          </w:tblCellMar>
        </w:tblPrEx>
        <w:trPr>
          <w:trHeight w:val="161"/>
          <w:jc w:val="center"/>
        </w:trPr>
        <w:tc>
          <w:tcPr>
            <w:tcW w:w="1448"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1144" w:type="dxa"/>
            <w:tcBorders>
              <w:left w:val="single" w:sz="6" w:space="0" w:color="auto"/>
              <w:bottom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1066" w:type="dxa"/>
            <w:tcBorders>
              <w:left w:val="single" w:sz="6" w:space="0" w:color="auto"/>
              <w:bottom w:val="single" w:sz="6" w:space="0" w:color="auto"/>
            </w:tcBorders>
          </w:tcPr>
          <w:p w:rsidR="006D317B" w:rsidRDefault="006D317B">
            <w:pPr>
              <w:spacing w:before="20" w:after="20"/>
              <w:jc w:val="center"/>
              <w:rPr>
                <w:snapToGrid w:val="0"/>
                <w:color w:val="000000"/>
              </w:rPr>
            </w:pPr>
            <w:r>
              <w:rPr>
                <w:snapToGrid w:val="0"/>
                <w:color w:val="000000"/>
              </w:rPr>
              <w:t>11,2 dB</w:t>
            </w:r>
          </w:p>
        </w:tc>
        <w:tc>
          <w:tcPr>
            <w:tcW w:w="200" w:type="dxa"/>
            <w:tcBorders>
              <w:bottom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11,4 dB</w:t>
            </w:r>
          </w:p>
        </w:tc>
        <w:tc>
          <w:tcPr>
            <w:tcW w:w="1275" w:type="dxa"/>
            <w:tcBorders>
              <w:left w:val="single" w:sz="6" w:space="0" w:color="auto"/>
              <w:bottom w:val="single" w:sz="6" w:space="0" w:color="auto"/>
            </w:tcBorders>
          </w:tcPr>
          <w:p w:rsidR="006D317B" w:rsidRDefault="006D317B">
            <w:pPr>
              <w:spacing w:before="20" w:after="20"/>
              <w:jc w:val="center"/>
              <w:rPr>
                <w:snapToGrid w:val="0"/>
                <w:color w:val="000000"/>
              </w:rPr>
            </w:pPr>
            <w:r>
              <w:rPr>
                <w:snapToGrid w:val="0"/>
                <w:color w:val="000000"/>
              </w:rPr>
              <w:t>10,2 dB</w:t>
            </w:r>
          </w:p>
        </w:tc>
        <w:tc>
          <w:tcPr>
            <w:tcW w:w="142" w:type="dxa"/>
            <w:tcBorders>
              <w:bottom w:val="single" w:sz="6"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10,6 dB</w:t>
            </w:r>
          </w:p>
        </w:tc>
      </w:tr>
    </w:tbl>
    <w:p w:rsidR="006D317B" w:rsidRDefault="006D317B">
      <w:pPr>
        <w:pStyle w:val="Caption"/>
        <w:rPr>
          <w:vertAlign w:val="superscript"/>
        </w:rPr>
      </w:pPr>
      <w:r>
        <w:t xml:space="preserve">Table </w:t>
      </w:r>
      <w:fldSimple w:instr=" STYLEREF 1 \s ">
        <w:r>
          <w:rPr>
            <w:noProof/>
          </w:rPr>
          <w:t>6</w:t>
        </w:r>
      </w:fldSimple>
      <w:r>
        <w:noBreakHyphen/>
      </w:r>
      <w:fldSimple w:instr=" SEQ Table \* ARABIC \s 1 ">
        <w:r>
          <w:rPr>
            <w:noProof/>
          </w:rPr>
          <w:t>9</w:t>
        </w:r>
      </w:fldSimple>
      <w:r>
        <w:t xml:space="preserve"> - RACH requirement for BLER=10</w:t>
      </w:r>
      <w:r>
        <w:rPr>
          <w:vertAlign w:val="superscript"/>
        </w:rPr>
        <w:t>-2</w:t>
      </w:r>
    </w:p>
    <w:p w:rsidR="006D317B" w:rsidRDefault="006D317B">
      <w:pPr>
        <w:pStyle w:val="Heading3"/>
        <w:tabs>
          <w:tab w:val="clear" w:pos="2160"/>
        </w:tabs>
      </w:pPr>
      <w:bookmarkStart w:id="562" w:name="_Toc72569418"/>
      <w:r>
        <w:t>FACH demodulation requirements</w:t>
      </w:r>
      <w:bookmarkEnd w:id="562"/>
    </w:p>
    <w:p w:rsidR="006D317B" w:rsidRDefault="006D317B">
      <w:r>
        <w:t>FACH receiver performance requirements specified in ETSI TR 102 277 Technical Report (ref.</w:t>
      </w:r>
      <w:r>
        <w:fldChar w:fldCharType="begin"/>
      </w:r>
      <w:r>
        <w:instrText xml:space="preserve"> REF _Ref50890032 \r \h </w:instrText>
      </w:r>
      <w:r>
        <w:fldChar w:fldCharType="separate"/>
      </w:r>
      <w:r>
        <w:t>[35]</w:t>
      </w:r>
      <w:r>
        <w:fldChar w:fldCharType="end"/>
      </w:r>
      <w:r>
        <w:t>) apply.</w:t>
      </w:r>
    </w:p>
    <w:p w:rsidR="006D317B" w:rsidRDefault="006D317B">
      <w:pPr>
        <w:pStyle w:val="Heading3"/>
        <w:tabs>
          <w:tab w:val="clear" w:pos="2160"/>
        </w:tabs>
      </w:pPr>
      <w:bookmarkStart w:id="563" w:name="_Hlt50886637"/>
      <w:bookmarkEnd w:id="563"/>
      <w:r>
        <w:br w:type="page"/>
      </w:r>
      <w:bookmarkStart w:id="564" w:name="_Toc72569419"/>
      <w:r>
        <w:t>Downlink DCH demodulation requirements</w:t>
      </w:r>
      <w:bookmarkEnd w:id="564"/>
    </w:p>
    <w:p w:rsidR="006D317B" w:rsidRDefault="006D317B">
      <w:pPr>
        <w:pStyle w:val="Heading4"/>
        <w:tabs>
          <w:tab w:val="clear" w:pos="2520"/>
        </w:tabs>
      </w:pPr>
      <w:bookmarkStart w:id="565" w:name="_Hlt64100374"/>
      <w:bookmarkStart w:id="566" w:name="_Toc72569420"/>
      <w:bookmarkEnd w:id="565"/>
      <w:r>
        <w:t>Summary of test measurement services</w:t>
      </w:r>
      <w:bookmarkEnd w:id="566"/>
    </w:p>
    <w:p w:rsidR="006D317B" w:rsidRDefault="006D317B">
      <w:r>
        <w:t>Test reference measurement channel for Tests n°1 and 2 are detailed in appendix ref xx. They apply to  :</w:t>
      </w:r>
    </w:p>
    <w:p w:rsidR="006D317B" w:rsidRDefault="006D317B">
      <w:pPr>
        <w:numPr>
          <w:ilvl w:val="0"/>
          <w:numId w:val="1713"/>
        </w:numPr>
      </w:pPr>
      <w:r>
        <w:t>Test 1 : low data rate services, i.e. GMES data collection, SMS, etc.</w:t>
      </w:r>
    </w:p>
    <w:p w:rsidR="006D317B" w:rsidRDefault="006D317B">
      <w:pPr>
        <w:numPr>
          <w:ilvl w:val="0"/>
          <w:numId w:val="1713"/>
        </w:numPr>
      </w:pPr>
      <w:r>
        <w:t xml:space="preserve">Test 2 : 3GPP standardised </w:t>
      </w:r>
      <w:r>
        <w:rPr>
          <w:snapToGrid w:val="0"/>
          <w:color w:val="000000"/>
        </w:rPr>
        <w:t>AMR 4.75 kbit/s codec</w:t>
      </w:r>
      <w:r>
        <w:t>.</w:t>
      </w:r>
    </w:p>
    <w:p w:rsidR="006D317B" w:rsidRDefault="006D317B">
      <w:r>
        <w:t>Reference measurement channels for the test services n° 3 to 6 are extracted from 3GPP (ref.</w:t>
      </w:r>
      <w:bookmarkStart w:id="567" w:name="_Hlt50884442"/>
      <w:bookmarkEnd w:id="567"/>
      <w:r>
        <w:fldChar w:fldCharType="begin"/>
      </w:r>
      <w:r>
        <w:instrText xml:space="preserve"> REF _Ref15895448 \r \h </w:instrText>
      </w:r>
      <w:r>
        <w:fldChar w:fldCharType="separate"/>
      </w:r>
      <w:r>
        <w:t>[10]</w:t>
      </w:r>
      <w:r>
        <w:fldChar w:fldCharType="end"/>
      </w:r>
      <w:r>
        <w:t xml:space="preserve">). </w:t>
      </w:r>
      <w:bookmarkStart w:id="568" w:name="_Hlt62896416"/>
      <w:bookmarkEnd w:id="568"/>
    </w:p>
    <w:tbl>
      <w:tblPr>
        <w:tblW w:w="0" w:type="auto"/>
        <w:jc w:val="center"/>
        <w:tblLayout w:type="fixed"/>
        <w:tblCellMar>
          <w:left w:w="30" w:type="dxa"/>
          <w:right w:w="30" w:type="dxa"/>
        </w:tblCellMar>
        <w:tblLook w:val="0000"/>
      </w:tblPr>
      <w:tblGrid>
        <w:gridCol w:w="2644"/>
        <w:gridCol w:w="1121"/>
        <w:gridCol w:w="1122"/>
        <w:gridCol w:w="1122"/>
        <w:gridCol w:w="1122"/>
        <w:gridCol w:w="1122"/>
        <w:gridCol w:w="1122"/>
        <w:gridCol w:w="709"/>
      </w:tblGrid>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tcBorders>
          </w:tcPr>
          <w:p w:rsidR="006D317B" w:rsidRDefault="006D317B">
            <w:pPr>
              <w:pStyle w:val="Tableau"/>
              <w:spacing w:before="0" w:after="0"/>
              <w:rPr>
                <w:rFonts w:eastAsia="MS PGothic"/>
                <w:lang w:eastAsia="ja-JP"/>
              </w:rPr>
            </w:pPr>
            <w:bookmarkStart w:id="569" w:name="_Hlt50886506"/>
            <w:r>
              <w:rPr>
                <w:rFonts w:eastAsia="MS PGothic"/>
                <w:lang w:eastAsia="ja-JP"/>
              </w:rPr>
              <w:t>Parameter</w:t>
            </w:r>
          </w:p>
        </w:tc>
        <w:tc>
          <w:tcPr>
            <w:tcW w:w="6731" w:type="dxa"/>
            <w:gridSpan w:val="6"/>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 xml:space="preserve">DCH for DTCH/DCCH </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Unit</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Test number</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3</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6</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rPr>
            </w:pPr>
          </w:p>
        </w:tc>
      </w:tr>
      <w:bookmarkEnd w:id="569"/>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Information bit rate</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1.2/0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4.75/0.75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12.2/2.5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64/2.5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144/2.5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384/2.5</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rPr>
            </w:pPr>
            <w:r>
              <w:rPr>
                <w:rFonts w:eastAsia="MS PGothic"/>
              </w:rPr>
              <w:t>kbps</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Physical channel</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7.5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15</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30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120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240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480</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ksps</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Repetition/Punctering rate</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-16.67</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-26.61</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-14.7</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2.9</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-2.7</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-22</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Time Transmission Interval</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20/40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20/40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20/40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20/40</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10/40</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ms</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pPr>
            <w:r>
              <w:t>Type of Error Protection</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8"/>
                <w:lang w:val="fr-FR" w:eastAsia="ja-JP"/>
              </w:rPr>
            </w:pPr>
            <w:r>
              <w:rPr>
                <w:rFonts w:eastAsia="MS PGothic"/>
                <w:sz w:val="18"/>
                <w:lang w:val="fr-FR" w:eastAsia="ja-JP"/>
              </w:rPr>
              <w:t>Convolution/Convolution</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8"/>
                <w:lang w:val="fr-FR" w:eastAsia="ja-JP"/>
              </w:rPr>
            </w:pPr>
            <w:r>
              <w:rPr>
                <w:rFonts w:eastAsia="MS PGothic"/>
                <w:sz w:val="18"/>
                <w:lang w:val="fr-FR" w:eastAsia="ja-JP"/>
              </w:rPr>
              <w:t>Convolution/Convolution</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8"/>
                <w:lang w:val="fr-FR" w:eastAsia="ja-JP"/>
              </w:rPr>
            </w:pPr>
            <w:r>
              <w:rPr>
                <w:rFonts w:eastAsia="MS PGothic"/>
                <w:sz w:val="18"/>
                <w:lang w:val="fr-FR" w:eastAsia="ja-JP"/>
              </w:rPr>
              <w:t>Convolution/Convolution</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8"/>
                <w:lang w:val="fr-FR" w:eastAsia="ja-JP"/>
              </w:rPr>
            </w:pPr>
            <w:r>
              <w:rPr>
                <w:rFonts w:eastAsia="MS PGothic"/>
                <w:sz w:val="18"/>
                <w:lang w:val="fr-FR" w:eastAsia="ja-JP"/>
              </w:rPr>
              <w:t>Turbo/</w:t>
            </w:r>
            <w:r>
              <w:rPr>
                <w:rFonts w:eastAsia="MS PGothic"/>
                <w:sz w:val="18"/>
                <w:lang w:val="fr-FR" w:eastAsia="ja-JP"/>
              </w:rPr>
              <w:br/>
              <w:t>Convolution</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8"/>
                <w:lang w:eastAsia="ja-JP"/>
              </w:rPr>
            </w:pPr>
            <w:r>
              <w:rPr>
                <w:rFonts w:eastAsia="MS PGothic"/>
                <w:sz w:val="18"/>
                <w:lang w:eastAsia="ja-JP"/>
              </w:rPr>
              <w:t>Turbo/</w:t>
            </w:r>
            <w:r>
              <w:rPr>
                <w:rFonts w:eastAsia="MS PGothic"/>
                <w:sz w:val="18"/>
                <w:lang w:eastAsia="ja-JP"/>
              </w:rPr>
              <w:br/>
              <w:t>Convolution</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8"/>
                <w:lang w:eastAsia="ja-JP"/>
              </w:rPr>
            </w:pPr>
            <w:r>
              <w:rPr>
                <w:rFonts w:eastAsia="MS PGothic"/>
                <w:sz w:val="18"/>
                <w:lang w:eastAsia="ja-JP"/>
              </w:rPr>
              <w:t>Turbo/</w:t>
            </w:r>
            <w:r>
              <w:rPr>
                <w:rFonts w:eastAsia="MS PGothic"/>
                <w:sz w:val="18"/>
                <w:lang w:eastAsia="ja-JP"/>
              </w:rPr>
              <w:br/>
              <w:t>Convolution</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pPr>
            <w:bookmarkStart w:id="570" w:name="_Hlt50886471"/>
            <w:bookmarkEnd w:id="570"/>
            <w:r>
              <w:t>Coding Rate</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rPr>
                <w:rFonts w:eastAsia="MS PGothic"/>
                <w:lang w:eastAsia="ja-JP"/>
              </w:rPr>
              <w:t xml:space="preserve"> </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sz w:val="16"/>
                <w:lang w:eastAsia="ja-JP"/>
              </w:rPr>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rPr>
                <w:rFonts w:eastAsia="MS PGothic"/>
                <w:lang w:eastAsia="ja-JP"/>
              </w:rPr>
              <w:t xml:space="preserve"> </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rPr>
                <w:rFonts w:eastAsia="MS PGothic"/>
                <w:lang w:eastAsia="ja-JP"/>
              </w:rPr>
              <w:t xml:space="preserve"> </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rPr>
                <w:rFonts w:eastAsia="MS PGothic"/>
                <w:lang w:eastAsia="ja-JP"/>
              </w:rPr>
              <w:t xml:space="preserve"> </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sz w:val="16"/>
                <w:vertAlign w:val="superscript"/>
                <w:lang w:eastAsia="ja-JP"/>
              </w:rPr>
              <w:t>1</w:t>
            </w:r>
            <w:r>
              <w:rPr>
                <w:rFonts w:eastAsia="MS PGothic"/>
                <w:sz w:val="16"/>
                <w:lang w:eastAsia="ja-JP"/>
              </w:rPr>
              <w:t>/</w:t>
            </w:r>
            <w:r>
              <w:rPr>
                <w:rFonts w:eastAsia="MS PGothic"/>
                <w:sz w:val="16"/>
                <w:vertAlign w:val="subscript"/>
                <w:lang w:eastAsia="ja-JP"/>
              </w:rPr>
              <w:t>3</w:t>
            </w:r>
            <w:r>
              <w:rPr>
                <w:rFonts w:eastAsia="MS PGothic"/>
                <w:lang w:eastAsia="ja-JP"/>
              </w:rPr>
              <w:t xml:space="preserve"> </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Size of CRC</w:t>
            </w:r>
          </w:p>
        </w:tc>
        <w:tc>
          <w:tcPr>
            <w:tcW w:w="112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16/12</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16/12</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16/12</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16/12</w:t>
            </w:r>
          </w:p>
        </w:tc>
        <w:tc>
          <w:tcPr>
            <w:tcW w:w="1122"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16/12</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Bit</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Slot Format  #i</w:t>
            </w:r>
          </w:p>
        </w:tc>
        <w:tc>
          <w:tcPr>
            <w:tcW w:w="1121" w:type="dxa"/>
            <w:tcBorders>
              <w:top w:val="single" w:sz="6" w:space="0" w:color="auto"/>
              <w:left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0</w:t>
            </w:r>
          </w:p>
        </w:tc>
        <w:tc>
          <w:tcPr>
            <w:tcW w:w="1122" w:type="dxa"/>
            <w:tcBorders>
              <w:top w:val="single" w:sz="6" w:space="0" w:color="auto"/>
              <w:left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5</w:t>
            </w:r>
          </w:p>
        </w:tc>
        <w:tc>
          <w:tcPr>
            <w:tcW w:w="1122" w:type="dxa"/>
            <w:tcBorders>
              <w:top w:val="single" w:sz="6" w:space="0" w:color="auto"/>
              <w:left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11</w:t>
            </w:r>
          </w:p>
        </w:tc>
        <w:tc>
          <w:tcPr>
            <w:tcW w:w="1122" w:type="dxa"/>
            <w:tcBorders>
              <w:top w:val="single" w:sz="6" w:space="0" w:color="auto"/>
              <w:left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13</w:t>
            </w:r>
          </w:p>
        </w:tc>
        <w:tc>
          <w:tcPr>
            <w:tcW w:w="1122" w:type="dxa"/>
            <w:tcBorders>
              <w:top w:val="single" w:sz="6" w:space="0" w:color="auto"/>
              <w:left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14</w:t>
            </w:r>
          </w:p>
        </w:tc>
        <w:tc>
          <w:tcPr>
            <w:tcW w:w="1122" w:type="dxa"/>
            <w:tcBorders>
              <w:top w:val="single" w:sz="6" w:space="0" w:color="auto"/>
              <w:left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15</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tcBorders>
          </w:tcPr>
          <w:p w:rsidR="006D317B" w:rsidRDefault="006D317B">
            <w:pPr>
              <w:pStyle w:val="TAL"/>
              <w:keepNext w:val="0"/>
              <w:keepLines w:val="0"/>
              <w:rPr>
                <w:color w:val="000000"/>
              </w:rPr>
            </w:pPr>
            <w:r>
              <w:rPr>
                <w:color w:val="000000"/>
              </w:rPr>
              <w:t>Power offsets PO1, PO2, PO3</w:t>
            </w:r>
          </w:p>
        </w:tc>
        <w:tc>
          <w:tcPr>
            <w:tcW w:w="6731" w:type="dxa"/>
            <w:gridSpan w:val="6"/>
            <w:tcBorders>
              <w:top w:val="single" w:sz="4" w:space="0" w:color="auto"/>
              <w:left w:val="single" w:sz="4" w:space="0" w:color="auto"/>
              <w:right w:val="single" w:sz="4" w:space="0" w:color="auto"/>
            </w:tcBorders>
          </w:tcPr>
          <w:p w:rsidR="006D317B" w:rsidRDefault="006D317B">
            <w:pPr>
              <w:pStyle w:val="Tableau"/>
              <w:spacing w:before="0" w:after="0"/>
              <w:jc w:val="center"/>
              <w:rPr>
                <w:rFonts w:eastAsia="MS PGothic"/>
                <w:lang w:eastAsia="ja-JP"/>
              </w:rPr>
            </w:pPr>
            <w:r>
              <w:rPr>
                <w:rFonts w:eastAsia="MS PGothic"/>
                <w:lang w:eastAsia="ja-JP"/>
              </w:rPr>
              <w:t>0</w:t>
            </w:r>
          </w:p>
        </w:tc>
        <w:tc>
          <w:tcPr>
            <w:tcW w:w="709" w:type="dxa"/>
            <w:tcBorders>
              <w:top w:val="single" w:sz="6" w:space="0" w:color="auto"/>
              <w:left w:val="nil"/>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dB</w:t>
            </w: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tcBorders>
          </w:tcPr>
          <w:p w:rsidR="006D317B" w:rsidRDefault="006D317B">
            <w:pPr>
              <w:pStyle w:val="TAL"/>
              <w:keepNext w:val="0"/>
              <w:keepLines w:val="0"/>
              <w:rPr>
                <w:color w:val="000000"/>
              </w:rPr>
            </w:pPr>
            <w:r>
              <w:rPr>
                <w:color w:val="000000"/>
              </w:rPr>
              <w:t>TFCI</w:t>
            </w:r>
          </w:p>
        </w:tc>
        <w:tc>
          <w:tcPr>
            <w:tcW w:w="6731" w:type="dxa"/>
            <w:gridSpan w:val="6"/>
            <w:tcBorders>
              <w:top w:val="single" w:sz="4" w:space="0" w:color="auto"/>
              <w:left w:val="single" w:sz="4" w:space="0" w:color="auto"/>
              <w:bottom w:val="single" w:sz="4" w:space="0" w:color="auto"/>
              <w:right w:val="single" w:sz="4" w:space="0" w:color="auto"/>
            </w:tcBorders>
          </w:tcPr>
          <w:p w:rsidR="006D317B" w:rsidRDefault="006D317B">
            <w:pPr>
              <w:pStyle w:val="Tableau"/>
              <w:spacing w:before="0" w:after="0"/>
              <w:jc w:val="center"/>
              <w:rPr>
                <w:rFonts w:eastAsia="MS PGothic"/>
                <w:lang w:eastAsia="ja-JP"/>
              </w:rPr>
            </w:pPr>
            <w:r>
              <w:rPr>
                <w:rFonts w:eastAsia="MS PGothic"/>
                <w:lang w:eastAsia="ja-JP"/>
              </w:rPr>
              <w:t>On</w:t>
            </w:r>
          </w:p>
        </w:tc>
        <w:tc>
          <w:tcPr>
            <w:tcW w:w="709" w:type="dxa"/>
            <w:tcBorders>
              <w:top w:val="single" w:sz="6" w:space="0" w:color="auto"/>
              <w:left w:val="nil"/>
              <w:bottom w:val="single" w:sz="6" w:space="0" w:color="auto"/>
              <w:right w:val="single" w:sz="6" w:space="0" w:color="auto"/>
            </w:tcBorders>
          </w:tcPr>
          <w:p w:rsidR="006D317B" w:rsidRDefault="006D317B">
            <w:pPr>
              <w:pStyle w:val="Tableau"/>
              <w:spacing w:before="0" w:after="0"/>
              <w:jc w:val="center"/>
              <w:rPr>
                <w:rFonts w:eastAsia="MS PGothic"/>
                <w:lang w:eastAsia="ja-JP"/>
              </w:rPr>
            </w:pPr>
          </w:p>
        </w:tc>
      </w:tr>
      <w:tr w:rsidR="006D317B">
        <w:tblPrEx>
          <w:tblCellMar>
            <w:top w:w="0" w:type="dxa"/>
            <w:bottom w:w="0" w:type="dxa"/>
          </w:tblCellMar>
        </w:tblPrEx>
        <w:trPr>
          <w:cantSplit/>
          <w:jc w:val="center"/>
        </w:trPr>
        <w:tc>
          <w:tcPr>
            <w:tcW w:w="2674" w:type="dxa"/>
            <w:tcBorders>
              <w:top w:val="single" w:sz="6" w:space="0" w:color="auto"/>
              <w:left w:val="single" w:sz="6" w:space="0" w:color="auto"/>
              <w:bottom w:val="single" w:sz="6" w:space="0" w:color="auto"/>
              <w:right w:val="single" w:sz="6" w:space="0" w:color="auto"/>
            </w:tcBorders>
          </w:tcPr>
          <w:p w:rsidR="006D317B" w:rsidRDefault="006D317B">
            <w:pPr>
              <w:pStyle w:val="TAL"/>
              <w:keepNext w:val="0"/>
              <w:keepLines w:val="0"/>
              <w:rPr>
                <w:color w:val="000000"/>
              </w:rPr>
            </w:pPr>
            <w:r>
              <w:rPr>
                <w:color w:val="000000"/>
              </w:rPr>
              <w:t>Closed loop power control</w:t>
            </w:r>
          </w:p>
        </w:tc>
        <w:tc>
          <w:tcPr>
            <w:tcW w:w="6731" w:type="dxa"/>
            <w:gridSpan w:val="6"/>
            <w:tcBorders>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Off</w:t>
            </w:r>
          </w:p>
        </w:tc>
        <w:tc>
          <w:tcPr>
            <w:tcW w:w="709"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10</w:t>
        </w:r>
      </w:fldSimple>
      <w:r>
        <w:t xml:space="preserve"> - Reference measurement channels - Downlink</w:t>
      </w:r>
    </w:p>
    <w:p w:rsidR="006D317B" w:rsidRDefault="006D317B">
      <w:r>
        <w:t>The CPICH must cover the entire spot area. Thus the CPICH power is adjusted in order a UE in the worst case position is able to correctly receive it. The same applies to the SCH, the P-CCPCH and the PICH.</w:t>
      </w:r>
    </w:p>
    <w:p w:rsidR="006D317B" w:rsidRDefault="006D317B">
      <w:r>
        <w:t>The worst case UE position is considered as being the border of the lower spot elevation (16°).</w:t>
      </w:r>
    </w:p>
    <w:p w:rsidR="006D317B" w:rsidRDefault="006D317B">
      <w:r>
        <w:t xml:space="preserve">The required power at UE receiver input is deduced from the physical common channels characteristics defined for the reception of the 4 test services as defined in 3GPP TS 34.121(ref. </w:t>
      </w:r>
      <w:r>
        <w:fldChar w:fldCharType="begin"/>
      </w:r>
      <w:r>
        <w:instrText xml:space="preserve"> REF _Ref15895470 \r \h </w:instrText>
      </w:r>
      <w:r>
        <w:fldChar w:fldCharType="separate"/>
      </w:r>
      <w:r>
        <w:t>[28]</w:t>
      </w:r>
      <w:r>
        <w:fldChar w:fldCharType="end"/>
      </w:r>
      <w:r>
        <w:t>) :</w:t>
      </w:r>
    </w:p>
    <w:tbl>
      <w:tblPr>
        <w:tblW w:w="0" w:type="auto"/>
        <w:jc w:val="center"/>
        <w:tblLayout w:type="fixed"/>
        <w:tblLook w:val="0000"/>
      </w:tblPr>
      <w:tblGrid>
        <w:gridCol w:w="1867"/>
        <w:gridCol w:w="2512"/>
        <w:gridCol w:w="2835"/>
      </w:tblGrid>
      <w:tr w:rsidR="006D317B">
        <w:tblPrEx>
          <w:tblCellMar>
            <w:top w:w="0" w:type="dxa"/>
            <w:bottom w:w="0" w:type="dxa"/>
          </w:tblCellMar>
        </w:tblPrEx>
        <w:trPr>
          <w:cantSplit/>
          <w:jc w:val="center"/>
        </w:trPr>
        <w:tc>
          <w:tcPr>
            <w:tcW w:w="1975" w:type="dxa"/>
            <w:tcBorders>
              <w:top w:val="single" w:sz="6" w:space="0" w:color="auto"/>
              <w:left w:val="single" w:sz="6" w:space="0" w:color="auto"/>
              <w:bottom w:val="single" w:sz="6" w:space="0" w:color="auto"/>
              <w:right w:val="single" w:sz="6" w:space="0" w:color="auto"/>
            </w:tcBorders>
          </w:tcPr>
          <w:p w:rsidR="006D317B" w:rsidRDefault="006D317B">
            <w:pPr>
              <w:pStyle w:val="TAH"/>
            </w:pPr>
            <w:r>
              <w:t>Physical Channel</w:t>
            </w:r>
          </w:p>
        </w:tc>
        <w:tc>
          <w:tcPr>
            <w:tcW w:w="2512" w:type="dxa"/>
            <w:tcBorders>
              <w:top w:val="single" w:sz="6" w:space="0" w:color="auto"/>
              <w:left w:val="single" w:sz="6" w:space="0" w:color="auto"/>
              <w:bottom w:val="single" w:sz="6" w:space="0" w:color="auto"/>
              <w:right w:val="single" w:sz="6" w:space="0" w:color="auto"/>
            </w:tcBorders>
          </w:tcPr>
          <w:p w:rsidR="006D317B" w:rsidRDefault="006D317B">
            <w:pPr>
              <w:pStyle w:val="TAH"/>
            </w:pPr>
            <w:r>
              <w:t>Ec/Ior Power</w:t>
            </w:r>
          </w:p>
        </w:tc>
        <w:tc>
          <w:tcPr>
            <w:tcW w:w="2835" w:type="dxa"/>
            <w:tcBorders>
              <w:top w:val="single" w:sz="6" w:space="0" w:color="auto"/>
              <w:left w:val="single" w:sz="6" w:space="0" w:color="auto"/>
              <w:bottom w:val="single" w:sz="6" w:space="0" w:color="auto"/>
              <w:right w:val="single" w:sz="6" w:space="0" w:color="auto"/>
            </w:tcBorders>
          </w:tcPr>
          <w:p w:rsidR="006D317B" w:rsidRDefault="006D317B">
            <w:pPr>
              <w:pStyle w:val="TAH"/>
            </w:pPr>
            <w:r>
              <w:t>Power at UE receiver input</w:t>
            </w:r>
          </w:p>
        </w:tc>
      </w:tr>
      <w:tr w:rsidR="006D317B">
        <w:tblPrEx>
          <w:tblCellMar>
            <w:top w:w="0" w:type="dxa"/>
            <w:bottom w:w="0" w:type="dxa"/>
          </w:tblCellMar>
        </w:tblPrEx>
        <w:trPr>
          <w:cantSplit/>
          <w:jc w:val="center"/>
        </w:trPr>
        <w:tc>
          <w:tcPr>
            <w:tcW w:w="1975" w:type="dxa"/>
            <w:tcBorders>
              <w:top w:val="single" w:sz="6" w:space="0" w:color="auto"/>
              <w:left w:val="single" w:sz="6" w:space="0" w:color="auto"/>
              <w:bottom w:val="single" w:sz="6" w:space="0" w:color="auto"/>
              <w:right w:val="single" w:sz="6" w:space="0" w:color="auto"/>
            </w:tcBorders>
          </w:tcPr>
          <w:p w:rsidR="006D317B" w:rsidRDefault="006D317B">
            <w:pPr>
              <w:pStyle w:val="TAL"/>
            </w:pPr>
            <w:r>
              <w:t>P-CPICH</w:t>
            </w:r>
          </w:p>
        </w:tc>
        <w:tc>
          <w:tcPr>
            <w:tcW w:w="2512" w:type="dxa"/>
            <w:tcBorders>
              <w:top w:val="single" w:sz="6" w:space="0" w:color="auto"/>
              <w:left w:val="single" w:sz="6" w:space="0" w:color="auto"/>
              <w:bottom w:val="single" w:sz="6" w:space="0" w:color="auto"/>
              <w:right w:val="single" w:sz="6" w:space="0" w:color="auto"/>
            </w:tcBorders>
          </w:tcPr>
          <w:p w:rsidR="006D317B" w:rsidRDefault="006D317B">
            <w:pPr>
              <w:pStyle w:val="TAL"/>
            </w:pPr>
            <w:r>
              <w:t>P-CPICH_Ec/Ior</w:t>
            </w:r>
            <w:r>
              <w:tab/>
              <w:t xml:space="preserve">= </w:t>
            </w:r>
            <w:r>
              <w:rPr>
                <w:color w:val="000000"/>
                <w:szCs w:val="18"/>
              </w:rPr>
              <w:sym w:font="Symbol" w:char="F02D"/>
            </w:r>
            <w:r>
              <w:t>10 dB</w:t>
            </w:r>
          </w:p>
        </w:tc>
        <w:tc>
          <w:tcPr>
            <w:tcW w:w="2835" w:type="dxa"/>
            <w:tcBorders>
              <w:top w:val="single" w:sz="6" w:space="0" w:color="auto"/>
              <w:left w:val="single" w:sz="6" w:space="0" w:color="auto"/>
              <w:bottom w:val="single" w:sz="6" w:space="0" w:color="auto"/>
              <w:right w:val="single" w:sz="6" w:space="0" w:color="auto"/>
            </w:tcBorders>
          </w:tcPr>
          <w:p w:rsidR="006D317B" w:rsidRDefault="006D317B">
            <w:pPr>
              <w:pStyle w:val="TAL"/>
              <w:jc w:val="center"/>
            </w:pPr>
            <w:r>
              <w:t>-71 dBm</w:t>
            </w:r>
          </w:p>
        </w:tc>
      </w:tr>
      <w:tr w:rsidR="006D317B">
        <w:tblPrEx>
          <w:tblCellMar>
            <w:top w:w="0" w:type="dxa"/>
            <w:bottom w:w="0" w:type="dxa"/>
          </w:tblCellMar>
        </w:tblPrEx>
        <w:trPr>
          <w:cantSplit/>
          <w:jc w:val="center"/>
        </w:trPr>
        <w:tc>
          <w:tcPr>
            <w:tcW w:w="1975" w:type="dxa"/>
            <w:tcBorders>
              <w:top w:val="single" w:sz="6" w:space="0" w:color="auto"/>
              <w:left w:val="single" w:sz="6" w:space="0" w:color="auto"/>
              <w:bottom w:val="single" w:sz="6" w:space="0" w:color="auto"/>
              <w:right w:val="single" w:sz="6" w:space="0" w:color="auto"/>
            </w:tcBorders>
          </w:tcPr>
          <w:p w:rsidR="006D317B" w:rsidRDefault="006D317B">
            <w:pPr>
              <w:pStyle w:val="TAL"/>
            </w:pPr>
            <w:r>
              <w:t>P-CCPCH</w:t>
            </w:r>
          </w:p>
        </w:tc>
        <w:tc>
          <w:tcPr>
            <w:tcW w:w="2512" w:type="dxa"/>
            <w:tcBorders>
              <w:top w:val="single" w:sz="6" w:space="0" w:color="auto"/>
              <w:left w:val="single" w:sz="6" w:space="0" w:color="auto"/>
              <w:bottom w:val="single" w:sz="6" w:space="0" w:color="auto"/>
              <w:right w:val="single" w:sz="6" w:space="0" w:color="auto"/>
            </w:tcBorders>
          </w:tcPr>
          <w:p w:rsidR="006D317B" w:rsidRDefault="006D317B">
            <w:pPr>
              <w:pStyle w:val="TAL"/>
            </w:pPr>
            <w:r>
              <w:rPr>
                <w:color w:val="000000"/>
              </w:rPr>
              <w:t>P-CCPCH_Ec</w:t>
            </w:r>
            <w:r>
              <w:t>/Ior</w:t>
            </w:r>
            <w:r>
              <w:tab/>
              <w:t xml:space="preserve">= </w:t>
            </w:r>
            <w:r>
              <w:rPr>
                <w:color w:val="000000"/>
                <w:szCs w:val="18"/>
              </w:rPr>
              <w:sym w:font="Symbol" w:char="F02D"/>
            </w:r>
            <w:r>
              <w:t>12 dB</w:t>
            </w:r>
          </w:p>
        </w:tc>
        <w:tc>
          <w:tcPr>
            <w:tcW w:w="2835" w:type="dxa"/>
            <w:tcBorders>
              <w:top w:val="single" w:sz="6" w:space="0" w:color="auto"/>
              <w:left w:val="single" w:sz="6" w:space="0" w:color="auto"/>
              <w:bottom w:val="single" w:sz="6" w:space="0" w:color="auto"/>
              <w:right w:val="single" w:sz="6" w:space="0" w:color="auto"/>
            </w:tcBorders>
          </w:tcPr>
          <w:p w:rsidR="006D317B" w:rsidRDefault="006D317B">
            <w:pPr>
              <w:pStyle w:val="TAL"/>
              <w:jc w:val="center"/>
              <w:rPr>
                <w:lang w:val="de-DE"/>
              </w:rPr>
            </w:pPr>
            <w:r>
              <w:rPr>
                <w:lang w:val="de-DE"/>
              </w:rPr>
              <w:t>-73 dBm</w:t>
            </w:r>
          </w:p>
        </w:tc>
      </w:tr>
      <w:tr w:rsidR="006D317B">
        <w:tblPrEx>
          <w:tblCellMar>
            <w:top w:w="0" w:type="dxa"/>
            <w:bottom w:w="0" w:type="dxa"/>
          </w:tblCellMar>
        </w:tblPrEx>
        <w:trPr>
          <w:cantSplit/>
          <w:jc w:val="center"/>
        </w:trPr>
        <w:tc>
          <w:tcPr>
            <w:tcW w:w="1975" w:type="dxa"/>
            <w:tcBorders>
              <w:top w:val="single" w:sz="6" w:space="0" w:color="auto"/>
              <w:left w:val="single" w:sz="6" w:space="0" w:color="auto"/>
              <w:bottom w:val="single" w:sz="6" w:space="0" w:color="auto"/>
              <w:right w:val="single" w:sz="6" w:space="0" w:color="auto"/>
            </w:tcBorders>
          </w:tcPr>
          <w:p w:rsidR="006D317B" w:rsidRDefault="006D317B">
            <w:pPr>
              <w:pStyle w:val="TAL"/>
              <w:rPr>
                <w:lang w:val="de-DE"/>
              </w:rPr>
            </w:pPr>
            <w:r>
              <w:rPr>
                <w:lang w:val="de-DE"/>
              </w:rPr>
              <w:t>SCH</w:t>
            </w:r>
          </w:p>
        </w:tc>
        <w:tc>
          <w:tcPr>
            <w:tcW w:w="2512" w:type="dxa"/>
            <w:tcBorders>
              <w:top w:val="single" w:sz="6" w:space="0" w:color="auto"/>
              <w:left w:val="single" w:sz="6" w:space="0" w:color="auto"/>
              <w:bottom w:val="single" w:sz="6" w:space="0" w:color="auto"/>
              <w:right w:val="single" w:sz="6" w:space="0" w:color="auto"/>
            </w:tcBorders>
          </w:tcPr>
          <w:p w:rsidR="006D317B" w:rsidRDefault="006D317B">
            <w:pPr>
              <w:pStyle w:val="TAL"/>
              <w:rPr>
                <w:lang w:val="de-DE"/>
              </w:rPr>
            </w:pPr>
            <w:r>
              <w:rPr>
                <w:lang w:val="de-DE"/>
              </w:rPr>
              <w:t>SCH_Ec/Ior</w:t>
            </w:r>
            <w:r>
              <w:rPr>
                <w:lang w:val="de-DE"/>
              </w:rPr>
              <w:tab/>
              <w:t xml:space="preserve">= </w:t>
            </w:r>
            <w:r>
              <w:rPr>
                <w:color w:val="000000"/>
                <w:szCs w:val="18"/>
                <w:lang w:val="de-DE"/>
              </w:rPr>
              <w:sym w:font="Symbol" w:char="F02D"/>
            </w:r>
            <w:r>
              <w:rPr>
                <w:lang w:val="de-DE"/>
              </w:rPr>
              <w:t>12 dB</w:t>
            </w:r>
          </w:p>
        </w:tc>
        <w:tc>
          <w:tcPr>
            <w:tcW w:w="2835" w:type="dxa"/>
            <w:tcBorders>
              <w:top w:val="single" w:sz="6" w:space="0" w:color="auto"/>
              <w:left w:val="single" w:sz="6" w:space="0" w:color="auto"/>
              <w:bottom w:val="single" w:sz="6" w:space="0" w:color="auto"/>
              <w:right w:val="single" w:sz="6" w:space="0" w:color="auto"/>
            </w:tcBorders>
          </w:tcPr>
          <w:p w:rsidR="006D317B" w:rsidRDefault="006D317B">
            <w:pPr>
              <w:pStyle w:val="TAL"/>
              <w:jc w:val="center"/>
            </w:pPr>
            <w:r>
              <w:t>-73 dBm</w:t>
            </w:r>
          </w:p>
        </w:tc>
      </w:tr>
      <w:tr w:rsidR="006D317B">
        <w:tblPrEx>
          <w:tblCellMar>
            <w:top w:w="0" w:type="dxa"/>
            <w:bottom w:w="0" w:type="dxa"/>
          </w:tblCellMar>
        </w:tblPrEx>
        <w:trPr>
          <w:cantSplit/>
          <w:jc w:val="center"/>
        </w:trPr>
        <w:tc>
          <w:tcPr>
            <w:tcW w:w="1975" w:type="dxa"/>
            <w:tcBorders>
              <w:top w:val="single" w:sz="6" w:space="0" w:color="auto"/>
              <w:left w:val="single" w:sz="6" w:space="0" w:color="auto"/>
              <w:bottom w:val="single" w:sz="6" w:space="0" w:color="auto"/>
              <w:right w:val="single" w:sz="6" w:space="0" w:color="auto"/>
            </w:tcBorders>
          </w:tcPr>
          <w:p w:rsidR="006D317B" w:rsidRDefault="006D317B">
            <w:pPr>
              <w:pStyle w:val="TAL"/>
            </w:pPr>
            <w:r>
              <w:t>PICH</w:t>
            </w:r>
          </w:p>
        </w:tc>
        <w:tc>
          <w:tcPr>
            <w:tcW w:w="2512" w:type="dxa"/>
            <w:tcBorders>
              <w:top w:val="single" w:sz="6" w:space="0" w:color="auto"/>
              <w:left w:val="single" w:sz="6" w:space="0" w:color="auto"/>
              <w:bottom w:val="single" w:sz="6" w:space="0" w:color="auto"/>
              <w:right w:val="single" w:sz="6" w:space="0" w:color="auto"/>
            </w:tcBorders>
          </w:tcPr>
          <w:p w:rsidR="006D317B" w:rsidRDefault="006D317B">
            <w:pPr>
              <w:pStyle w:val="TAL"/>
            </w:pPr>
            <w:r>
              <w:t>PICH_Ec/Ior</w:t>
            </w:r>
            <w:r>
              <w:tab/>
              <w:t xml:space="preserve">= </w:t>
            </w:r>
            <w:r>
              <w:rPr>
                <w:color w:val="000000"/>
                <w:szCs w:val="18"/>
              </w:rPr>
              <w:sym w:font="Symbol" w:char="F02D"/>
            </w:r>
            <w:r>
              <w:t>15 dB</w:t>
            </w:r>
          </w:p>
        </w:tc>
        <w:tc>
          <w:tcPr>
            <w:tcW w:w="2835" w:type="dxa"/>
            <w:tcBorders>
              <w:top w:val="single" w:sz="6" w:space="0" w:color="auto"/>
              <w:left w:val="single" w:sz="6" w:space="0" w:color="auto"/>
              <w:bottom w:val="single" w:sz="6" w:space="0" w:color="auto"/>
              <w:right w:val="single" w:sz="6" w:space="0" w:color="auto"/>
            </w:tcBorders>
          </w:tcPr>
          <w:p w:rsidR="006D317B" w:rsidRDefault="006D317B">
            <w:pPr>
              <w:pStyle w:val="TAL"/>
              <w:jc w:val="center"/>
            </w:pPr>
            <w:r>
              <w:t>-76 dBm</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11</w:t>
        </w:r>
      </w:fldSimple>
      <w:r>
        <w:t xml:space="preserve"> – Power at UE receiver input; Common physical channels</w:t>
      </w:r>
    </w:p>
    <w:p w:rsidR="006D317B" w:rsidRDefault="006D317B">
      <w:pPr>
        <w:pStyle w:val="Heading4"/>
        <w:tabs>
          <w:tab w:val="clear" w:pos="2520"/>
        </w:tabs>
      </w:pPr>
      <w:bookmarkStart w:id="571" w:name="_Ref51067459"/>
      <w:r>
        <w:br w:type="page"/>
      </w:r>
      <w:bookmarkStart w:id="572" w:name="_Toc72569421"/>
      <w:r>
        <w:t>Margins</w:t>
      </w:r>
      <w:bookmarkEnd w:id="571"/>
      <w:bookmarkEnd w:id="572"/>
      <w:r>
        <w:t xml:space="preserve"> </w:t>
      </w:r>
    </w:p>
    <w:p w:rsidR="006D317B" w:rsidRDefault="006D317B">
      <w:r>
        <w:t xml:space="preserve">Link level simulations have been run for the test environments and services described above in order to specify the DCH receiver performance requirements. </w:t>
      </w:r>
    </w:p>
    <w:p w:rsidR="006D317B" w:rsidRDefault="006D317B">
      <w:r>
        <w:t>The tables in next sub-clauses include margin in order to take into account effects that are not modelled in simulations (imperfect channel estimation and path search, over sampling, number of floating points, and all UE hardware margin).</w:t>
      </w:r>
    </w:p>
    <w:p w:rsidR="006D317B" w:rsidRDefault="006D317B">
      <w:r>
        <w:t>The results apply to a Block Error Ratio (BLER) of 10</w:t>
      </w:r>
      <w:r>
        <w:rPr>
          <w:vertAlign w:val="superscript"/>
        </w:rPr>
        <w:t>-2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97"/>
        <w:gridCol w:w="1170"/>
        <w:gridCol w:w="1170"/>
      </w:tblGrid>
      <w:tr w:rsidR="006D317B">
        <w:tblPrEx>
          <w:tblCellMar>
            <w:top w:w="0" w:type="dxa"/>
            <w:bottom w:w="0" w:type="dxa"/>
          </w:tblCellMar>
        </w:tblPrEx>
        <w:trPr>
          <w:jc w:val="center"/>
        </w:trPr>
        <w:tc>
          <w:tcPr>
            <w:tcW w:w="2267" w:type="dxa"/>
          </w:tcPr>
          <w:p w:rsidR="006D317B" w:rsidRDefault="006D317B">
            <w:pPr>
              <w:spacing w:before="20" w:after="20"/>
              <w:rPr>
                <w:b/>
              </w:rPr>
            </w:pPr>
            <w:r>
              <w:rPr>
                <w:b/>
              </w:rPr>
              <w:t>Channel</w:t>
            </w:r>
          </w:p>
        </w:tc>
        <w:tc>
          <w:tcPr>
            <w:tcW w:w="1170" w:type="dxa"/>
          </w:tcPr>
          <w:p w:rsidR="006D317B" w:rsidRDefault="006D317B">
            <w:pPr>
              <w:spacing w:before="20" w:after="20"/>
              <w:rPr>
                <w:b/>
              </w:rPr>
            </w:pPr>
            <w:r>
              <w:rPr>
                <w:b/>
              </w:rPr>
              <w:t>Margin</w:t>
            </w:r>
          </w:p>
        </w:tc>
        <w:tc>
          <w:tcPr>
            <w:tcW w:w="1170" w:type="dxa"/>
          </w:tcPr>
          <w:p w:rsidR="006D317B" w:rsidRDefault="006D317B">
            <w:pPr>
              <w:spacing w:before="20" w:after="20"/>
              <w:rPr>
                <w:b/>
              </w:rPr>
            </w:pPr>
            <w:r>
              <w:rPr>
                <w:b/>
              </w:rPr>
              <w:t>Note</w:t>
            </w:r>
          </w:p>
        </w:tc>
      </w:tr>
      <w:tr w:rsidR="006D317B">
        <w:tblPrEx>
          <w:tblCellMar>
            <w:top w:w="0" w:type="dxa"/>
            <w:bottom w:w="0" w:type="dxa"/>
          </w:tblCellMar>
        </w:tblPrEx>
        <w:trPr>
          <w:jc w:val="center"/>
        </w:trPr>
        <w:tc>
          <w:tcPr>
            <w:tcW w:w="2267" w:type="dxa"/>
          </w:tcPr>
          <w:p w:rsidR="006D317B" w:rsidRDefault="006D317B">
            <w:pPr>
              <w:spacing w:before="20" w:after="20"/>
            </w:pPr>
            <w:r>
              <w:t>AWGN</w:t>
            </w:r>
          </w:p>
        </w:tc>
        <w:tc>
          <w:tcPr>
            <w:tcW w:w="1170" w:type="dxa"/>
          </w:tcPr>
          <w:p w:rsidR="006D317B" w:rsidRDefault="006D317B">
            <w:pPr>
              <w:spacing w:before="20" w:after="20"/>
            </w:pPr>
            <w:r>
              <w:t>2 dB</w:t>
            </w:r>
          </w:p>
        </w:tc>
        <w:tc>
          <w:tcPr>
            <w:tcW w:w="1170" w:type="dxa"/>
          </w:tcPr>
          <w:p w:rsidR="006D317B" w:rsidRDefault="006D317B">
            <w:pPr>
              <w:spacing w:before="20" w:after="20"/>
            </w:pPr>
          </w:p>
        </w:tc>
      </w:tr>
      <w:tr w:rsidR="006D317B">
        <w:tblPrEx>
          <w:tblCellMar>
            <w:top w:w="0" w:type="dxa"/>
            <w:bottom w:w="0" w:type="dxa"/>
          </w:tblCellMar>
        </w:tblPrEx>
        <w:trPr>
          <w:jc w:val="center"/>
        </w:trPr>
        <w:tc>
          <w:tcPr>
            <w:tcW w:w="2267" w:type="dxa"/>
          </w:tcPr>
          <w:p w:rsidR="006D317B" w:rsidRDefault="006D317B">
            <w:pPr>
              <w:spacing w:before="20" w:after="20"/>
            </w:pPr>
            <w:r>
              <w:t>Case 1, Case 2</w:t>
            </w:r>
            <w:r>
              <w:br/>
              <w:t xml:space="preserve"> S-Case 1, S-Case 2</w:t>
            </w:r>
          </w:p>
        </w:tc>
        <w:tc>
          <w:tcPr>
            <w:tcW w:w="1170" w:type="dxa"/>
          </w:tcPr>
          <w:p w:rsidR="006D317B" w:rsidRDefault="006D317B">
            <w:pPr>
              <w:spacing w:before="20" w:after="20"/>
            </w:pPr>
            <w:r>
              <w:t>2.5 dB</w:t>
            </w:r>
          </w:p>
        </w:tc>
        <w:tc>
          <w:tcPr>
            <w:tcW w:w="1170" w:type="dxa"/>
          </w:tcPr>
          <w:p w:rsidR="006D317B" w:rsidRDefault="006D317B">
            <w:pPr>
              <w:spacing w:before="20" w:after="20"/>
            </w:pPr>
            <w:r>
              <w:t>Slow fading</w:t>
            </w:r>
          </w:p>
        </w:tc>
      </w:tr>
      <w:tr w:rsidR="006D317B">
        <w:tblPrEx>
          <w:tblCellMar>
            <w:top w:w="0" w:type="dxa"/>
            <w:bottom w:w="0" w:type="dxa"/>
          </w:tblCellMar>
        </w:tblPrEx>
        <w:trPr>
          <w:jc w:val="center"/>
        </w:trPr>
        <w:tc>
          <w:tcPr>
            <w:tcW w:w="2267" w:type="dxa"/>
          </w:tcPr>
          <w:p w:rsidR="006D317B" w:rsidRDefault="006D317B">
            <w:pPr>
              <w:spacing w:before="20" w:after="20"/>
            </w:pPr>
            <w:r>
              <w:t>Case 3,… Case 6</w:t>
            </w:r>
            <w:r>
              <w:br/>
              <w:t>S-Case 3, … S-Case 6</w:t>
            </w:r>
          </w:p>
        </w:tc>
        <w:tc>
          <w:tcPr>
            <w:tcW w:w="1170" w:type="dxa"/>
          </w:tcPr>
          <w:p w:rsidR="006D317B" w:rsidRDefault="006D317B">
            <w:pPr>
              <w:spacing w:before="20" w:after="20"/>
            </w:pPr>
            <w:r>
              <w:t>3 dB</w:t>
            </w:r>
          </w:p>
        </w:tc>
        <w:tc>
          <w:tcPr>
            <w:tcW w:w="1170" w:type="dxa"/>
          </w:tcPr>
          <w:p w:rsidR="006D317B" w:rsidRDefault="006D317B">
            <w:pPr>
              <w:spacing w:before="20" w:after="20"/>
            </w:pPr>
            <w:r>
              <w:t>Fast fading</w:t>
            </w:r>
          </w:p>
        </w:tc>
      </w:tr>
      <w:tr w:rsidR="006D317B">
        <w:tblPrEx>
          <w:tblCellMar>
            <w:top w:w="0" w:type="dxa"/>
            <w:bottom w:w="0" w:type="dxa"/>
          </w:tblCellMar>
        </w:tblPrEx>
        <w:trPr>
          <w:jc w:val="center"/>
        </w:trPr>
        <w:tc>
          <w:tcPr>
            <w:tcW w:w="2267" w:type="dxa"/>
          </w:tcPr>
          <w:p w:rsidR="006D317B" w:rsidRDefault="006D317B">
            <w:pPr>
              <w:spacing w:before="20" w:after="20"/>
            </w:pPr>
            <w:r>
              <w:t xml:space="preserve">Aeronautical </w:t>
            </w:r>
          </w:p>
        </w:tc>
        <w:tc>
          <w:tcPr>
            <w:tcW w:w="1170" w:type="dxa"/>
          </w:tcPr>
          <w:p w:rsidR="006D317B" w:rsidRDefault="006D317B">
            <w:pPr>
              <w:spacing w:before="20" w:after="20"/>
            </w:pPr>
            <w:r>
              <w:t>4 dB</w:t>
            </w:r>
          </w:p>
        </w:tc>
        <w:tc>
          <w:tcPr>
            <w:tcW w:w="1170" w:type="dxa"/>
          </w:tcPr>
          <w:p w:rsidR="006D317B" w:rsidRDefault="006D317B">
            <w:pPr>
              <w:spacing w:before="20" w:after="20"/>
            </w:pPr>
            <w:r>
              <w:t>LOS</w:t>
            </w:r>
          </w:p>
        </w:tc>
      </w:tr>
      <w:tr w:rsidR="006D317B">
        <w:tblPrEx>
          <w:tblCellMar>
            <w:top w:w="0" w:type="dxa"/>
            <w:bottom w:w="0" w:type="dxa"/>
          </w:tblCellMar>
        </w:tblPrEx>
        <w:trPr>
          <w:jc w:val="center"/>
        </w:trPr>
        <w:tc>
          <w:tcPr>
            <w:tcW w:w="2267" w:type="dxa"/>
          </w:tcPr>
          <w:p w:rsidR="006D317B" w:rsidRDefault="006D317B">
            <w:pPr>
              <w:spacing w:before="20" w:after="20"/>
            </w:pPr>
            <w:r>
              <w:t>Other channels :</w:t>
            </w:r>
          </w:p>
          <w:p w:rsidR="006D317B" w:rsidRDefault="006D317B">
            <w:pPr>
              <w:spacing w:before="20" w:after="20"/>
            </w:pPr>
            <w:r>
              <w:t>3 km/h, 50 km/h</w:t>
            </w:r>
            <w:r>
              <w:br/>
              <w:t>120 km/h, 250 km/h</w:t>
            </w:r>
          </w:p>
        </w:tc>
        <w:tc>
          <w:tcPr>
            <w:tcW w:w="1170" w:type="dxa"/>
          </w:tcPr>
          <w:p w:rsidR="006D317B" w:rsidRDefault="006D317B">
            <w:pPr>
              <w:spacing w:before="20" w:after="20"/>
            </w:pPr>
          </w:p>
          <w:p w:rsidR="006D317B" w:rsidRDefault="006D317B">
            <w:pPr>
              <w:spacing w:before="20" w:after="20"/>
            </w:pPr>
            <w:r>
              <w:t>2.5 dB</w:t>
            </w:r>
            <w:r>
              <w:br/>
              <w:t>3 dB</w:t>
            </w:r>
          </w:p>
        </w:tc>
        <w:tc>
          <w:tcPr>
            <w:tcW w:w="1170" w:type="dxa"/>
          </w:tcPr>
          <w:p w:rsidR="006D317B" w:rsidRDefault="006D317B">
            <w:pPr>
              <w:spacing w:before="20" w:after="20"/>
            </w:pPr>
          </w:p>
          <w:p w:rsidR="006D317B" w:rsidRDefault="006D317B">
            <w:pPr>
              <w:spacing w:before="20" w:after="20"/>
            </w:pPr>
            <w:r>
              <w:t>Slow fading</w:t>
            </w:r>
            <w:r>
              <w:br/>
              <w:t>Fast fading</w:t>
            </w:r>
          </w:p>
        </w:tc>
        <w:bookmarkStart w:id="573" w:name="_Hlt50534963"/>
        <w:bookmarkEnd w:id="573"/>
      </w:tr>
    </w:tbl>
    <w:p w:rsidR="006D317B" w:rsidRDefault="006D317B">
      <w:pPr>
        <w:pStyle w:val="Caption"/>
      </w:pPr>
      <w:r>
        <w:t xml:space="preserve">Table </w:t>
      </w:r>
      <w:fldSimple w:instr=" STYLEREF 1 \s ">
        <w:r>
          <w:rPr>
            <w:noProof/>
          </w:rPr>
          <w:t>6</w:t>
        </w:r>
      </w:fldSimple>
      <w:r>
        <w:noBreakHyphen/>
      </w:r>
      <w:fldSimple w:instr=" SEQ Table \* ARABIC \s 1 ">
        <w:r>
          <w:rPr>
            <w:noProof/>
          </w:rPr>
          <w:t>12</w:t>
        </w:r>
      </w:fldSimple>
      <w:r>
        <w:t xml:space="preserve"> - Margin applied to Downlink DCH performance</w:t>
      </w:r>
    </w:p>
    <w:p w:rsidR="006D317B" w:rsidRDefault="006D317B">
      <w:pPr>
        <w:pStyle w:val="Heading4"/>
        <w:tabs>
          <w:tab w:val="clear" w:pos="2520"/>
        </w:tabs>
      </w:pPr>
      <w:bookmarkStart w:id="574" w:name="_Toc72569422"/>
      <w:r>
        <w:t>Demodulation</w:t>
      </w:r>
      <w:bookmarkStart w:id="575" w:name="_Hlt50886592"/>
      <w:bookmarkEnd w:id="575"/>
      <w:r>
        <w:t xml:space="preserve"> in static conditions</w:t>
      </w:r>
      <w:bookmarkEnd w:id="574"/>
    </w:p>
    <w:p w:rsidR="006D317B" w:rsidRDefault="006D317B">
      <w:r>
        <w:t>Performance requirements from 3GPP TS 25.101 (ref.</w:t>
      </w:r>
      <w:r>
        <w:fldChar w:fldCharType="begin"/>
      </w:r>
      <w:r>
        <w:instrText xml:space="preserve"> REF _Ref23593594 \r \h </w:instrText>
      </w:r>
      <w:r>
        <w:fldChar w:fldCharType="separate"/>
      </w:r>
      <w:r>
        <w:t>[12]</w:t>
      </w:r>
      <w:r>
        <w:fldChar w:fldCharType="end"/>
      </w:r>
      <w:r>
        <w:t xml:space="preserve">) and 3GPP TS 34.121 (ref. </w:t>
      </w:r>
      <w:r>
        <w:fldChar w:fldCharType="begin"/>
      </w:r>
      <w:r>
        <w:instrText xml:space="preserve"> REF _Ref15895470 \r \h </w:instrText>
      </w:r>
      <w:r>
        <w:fldChar w:fldCharType="separate"/>
      </w:r>
      <w:r>
        <w:t>[28]</w:t>
      </w:r>
      <w:r>
        <w:fldChar w:fldCharType="end"/>
      </w:r>
      <w:r>
        <w:t>) apply.</w:t>
      </w:r>
    </w:p>
    <w:tbl>
      <w:tblPr>
        <w:tblW w:w="0" w:type="auto"/>
        <w:jc w:val="center"/>
        <w:tblLayout w:type="fixed"/>
        <w:tblCellMar>
          <w:left w:w="30" w:type="dxa"/>
          <w:right w:w="30" w:type="dxa"/>
        </w:tblCellMar>
        <w:tblLook w:val="0000"/>
      </w:tblPr>
      <w:tblGrid>
        <w:gridCol w:w="1236"/>
        <w:gridCol w:w="1503"/>
        <w:gridCol w:w="1329"/>
      </w:tblGrid>
      <w:tr w:rsidR="006D317B">
        <w:tblPrEx>
          <w:tblCellMar>
            <w:top w:w="0" w:type="dxa"/>
            <w:bottom w:w="0" w:type="dxa"/>
          </w:tblCellMar>
        </w:tblPrEx>
        <w:trPr>
          <w:trHeight w:val="251"/>
          <w:jc w:val="center"/>
        </w:trPr>
        <w:tc>
          <w:tcPr>
            <w:tcW w:w="1266" w:type="dxa"/>
            <w:tcBorders>
              <w:top w:val="single" w:sz="4" w:space="0" w:color="auto"/>
              <w:left w:val="single" w:sz="4" w:space="0" w:color="auto"/>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Data rate</w:t>
            </w:r>
          </w:p>
        </w:tc>
        <w:tc>
          <w:tcPr>
            <w:tcW w:w="1503" w:type="dxa"/>
            <w:tcBorders>
              <w:top w:val="single" w:sz="4" w:space="0" w:color="auto"/>
              <w:left w:val="nil"/>
              <w:bottom w:val="single" w:sz="4" w:space="0" w:color="auto"/>
              <w:right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072" type="#_x0000_t75" style="width:35.25pt;height:18pt" o:ole="" fillcolor="window">
                  <v:imagedata r:id="rId102" o:title=""/>
                </v:shape>
                <o:OLEObject Type="Embed" ProgID="Equation.3" ShapeID="_x0000_i1072" DrawAspect="Content" ObjectID="_1468164628" r:id="rId103"/>
              </w:object>
            </w:r>
          </w:p>
        </w:tc>
        <w:tc>
          <w:tcPr>
            <w:tcW w:w="1329" w:type="dxa"/>
            <w:tcBorders>
              <w:top w:val="single" w:sz="4" w:space="0" w:color="auto"/>
              <w:left w:val="nil"/>
              <w:bottom w:val="single" w:sz="4" w:space="0" w:color="auto"/>
              <w:right w:val="single" w:sz="4" w:space="0" w:color="auto"/>
            </w:tcBorders>
          </w:tcPr>
          <w:p w:rsidR="006D317B" w:rsidRDefault="006D317B">
            <w:pPr>
              <w:spacing w:after="0"/>
              <w:jc w:val="center"/>
              <w:rPr>
                <w:snapToGrid w:val="0"/>
                <w:color w:val="000000"/>
              </w:rPr>
            </w:pPr>
            <w:r>
              <w:rPr>
                <w:position w:val="-24"/>
              </w:rPr>
              <w:object w:dxaOrig="340" w:dyaOrig="540">
                <v:shape id="_x0000_i1073" type="#_x0000_t75" style="width:17.25pt;height:27pt" o:ole="" fillcolor="window">
                  <v:imagedata r:id="rId104" o:title=""/>
                </v:shape>
                <o:OLEObject Type="Embed" ProgID="Equation.3" ShapeID="_x0000_i1073" DrawAspect="Content" ObjectID="_1468164629" r:id="rId105"/>
              </w:objec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 kbps</w:t>
            </w:r>
          </w:p>
        </w:tc>
        <w:tc>
          <w:tcPr>
            <w:tcW w:w="1503" w:type="dxa"/>
            <w:tcBorders>
              <w:left w:val="nil"/>
              <w:right w:val="single" w:sz="4" w:space="0" w:color="auto"/>
            </w:tcBorders>
          </w:tcPr>
          <w:p w:rsidR="006D317B" w:rsidRDefault="006D317B">
            <w:pPr>
              <w:spacing w:after="0"/>
              <w:jc w:val="center"/>
              <w:rPr>
                <w:snapToGrid w:val="0"/>
                <w:color w:val="000000"/>
              </w:rPr>
            </w:pPr>
            <w:r>
              <w:rPr>
                <w:snapToGrid w:val="0"/>
                <w:color w:val="000000"/>
              </w:rPr>
              <w:t>-24,9 dB</w:t>
            </w:r>
          </w:p>
        </w:tc>
        <w:tc>
          <w:tcPr>
            <w:tcW w:w="1329" w:type="dxa"/>
            <w:tcBorders>
              <w:left w:val="nil"/>
              <w:right w:val="single" w:sz="6" w:space="0" w:color="auto"/>
            </w:tcBorders>
          </w:tcPr>
          <w:p w:rsidR="006D317B" w:rsidRDefault="006D317B">
            <w:pPr>
              <w:spacing w:after="0"/>
              <w:jc w:val="center"/>
              <w:rPr>
                <w:snapToGrid w:val="0"/>
                <w:color w:val="000000"/>
              </w:rPr>
            </w:pPr>
            <w:r>
              <w:rPr>
                <w:snapToGrid w:val="0"/>
                <w:color w:val="000000"/>
              </w:rPr>
              <w:t>9,2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4.75 kbps</w:t>
            </w:r>
          </w:p>
        </w:tc>
        <w:tc>
          <w:tcPr>
            <w:tcW w:w="1503" w:type="dxa"/>
            <w:tcBorders>
              <w:left w:val="nil"/>
              <w:right w:val="single" w:sz="4" w:space="0" w:color="auto"/>
            </w:tcBorders>
          </w:tcPr>
          <w:p w:rsidR="006D317B" w:rsidRDefault="006D317B">
            <w:pPr>
              <w:spacing w:after="0"/>
              <w:jc w:val="center"/>
              <w:rPr>
                <w:snapToGrid w:val="0"/>
                <w:color w:val="000000"/>
              </w:rPr>
            </w:pPr>
            <w:r>
              <w:rPr>
                <w:snapToGrid w:val="0"/>
                <w:color w:val="000000"/>
              </w:rPr>
              <w:t>-19,1 dB</w:t>
            </w:r>
          </w:p>
        </w:tc>
        <w:tc>
          <w:tcPr>
            <w:tcW w:w="1329" w:type="dxa"/>
            <w:tcBorders>
              <w:left w:val="nil"/>
              <w:right w:val="single" w:sz="6" w:space="0" w:color="auto"/>
            </w:tcBorders>
          </w:tcPr>
          <w:p w:rsidR="006D317B" w:rsidRDefault="006D317B">
            <w:pPr>
              <w:spacing w:after="0"/>
              <w:jc w:val="center"/>
              <w:rPr>
                <w:snapToGrid w:val="0"/>
                <w:color w:val="000000"/>
              </w:rPr>
            </w:pPr>
            <w:r>
              <w:rPr>
                <w:snapToGrid w:val="0"/>
                <w:color w:val="000000"/>
              </w:rPr>
              <w:t>9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12.2 kbps</w:t>
            </w:r>
          </w:p>
        </w:tc>
        <w:tc>
          <w:tcPr>
            <w:tcW w:w="1503" w:type="dxa"/>
            <w:tcBorders>
              <w:left w:val="nil"/>
              <w:right w:val="single" w:sz="4" w:space="0" w:color="auto"/>
            </w:tcBorders>
          </w:tcPr>
          <w:p w:rsidR="006D317B" w:rsidRDefault="006D317B">
            <w:pPr>
              <w:spacing w:after="0"/>
              <w:jc w:val="center"/>
              <w:rPr>
                <w:snapToGrid w:val="0"/>
                <w:color w:val="000000"/>
              </w:rPr>
            </w:pPr>
            <w:r>
              <w:rPr>
                <w:snapToGrid w:val="0"/>
                <w:color w:val="000000"/>
              </w:rPr>
              <w:t>-16,5 dB</w:t>
            </w:r>
          </w:p>
        </w:tc>
        <w:tc>
          <w:tcPr>
            <w:tcW w:w="1329" w:type="dxa"/>
            <w:tcBorders>
              <w:left w:val="nil"/>
              <w:right w:val="single" w:sz="6" w:space="0" w:color="auto"/>
            </w:tcBorders>
          </w:tcPr>
          <w:p w:rsidR="006D317B" w:rsidRDefault="006D317B">
            <w:pPr>
              <w:spacing w:after="0"/>
              <w:jc w:val="center"/>
              <w:rPr>
                <w:snapToGrid w:val="0"/>
                <w:color w:val="000000"/>
              </w:rPr>
            </w:pPr>
            <w:r>
              <w:rPr>
                <w:snapToGrid w:val="0"/>
                <w:color w:val="000000"/>
              </w:rPr>
              <w:t>7,5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64 kbps</w:t>
            </w:r>
          </w:p>
        </w:tc>
        <w:tc>
          <w:tcPr>
            <w:tcW w:w="1503" w:type="dxa"/>
            <w:tcBorders>
              <w:left w:val="nil"/>
              <w:right w:val="single" w:sz="4" w:space="0" w:color="auto"/>
            </w:tcBorders>
          </w:tcPr>
          <w:p w:rsidR="006D317B" w:rsidRDefault="006D317B">
            <w:pPr>
              <w:spacing w:after="0"/>
              <w:jc w:val="center"/>
              <w:rPr>
                <w:snapToGrid w:val="0"/>
                <w:color w:val="000000"/>
              </w:rPr>
            </w:pPr>
            <w:r>
              <w:rPr>
                <w:snapToGrid w:val="0"/>
                <w:color w:val="000000"/>
              </w:rPr>
              <w:t>-12,5 dB</w:t>
            </w:r>
          </w:p>
        </w:tc>
        <w:tc>
          <w:tcPr>
            <w:tcW w:w="1329" w:type="dxa"/>
            <w:tcBorders>
              <w:left w:val="nil"/>
              <w:right w:val="single" w:sz="6" w:space="0" w:color="auto"/>
            </w:tcBorders>
          </w:tcPr>
          <w:p w:rsidR="006D317B" w:rsidRDefault="006D317B">
            <w:pPr>
              <w:spacing w:after="0"/>
              <w:jc w:val="center"/>
              <w:rPr>
                <w:snapToGrid w:val="0"/>
                <w:color w:val="000000"/>
              </w:rPr>
            </w:pPr>
            <w:r>
              <w:rPr>
                <w:snapToGrid w:val="0"/>
                <w:color w:val="000000"/>
              </w:rPr>
              <w:t>4,3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144 kbps</w:t>
            </w:r>
          </w:p>
        </w:tc>
        <w:tc>
          <w:tcPr>
            <w:tcW w:w="1503" w:type="dxa"/>
            <w:tcBorders>
              <w:left w:val="nil"/>
              <w:right w:val="single" w:sz="4" w:space="0" w:color="auto"/>
            </w:tcBorders>
          </w:tcPr>
          <w:p w:rsidR="006D317B" w:rsidRDefault="006D317B">
            <w:pPr>
              <w:spacing w:after="0"/>
              <w:jc w:val="center"/>
              <w:rPr>
                <w:snapToGrid w:val="0"/>
                <w:color w:val="000000"/>
              </w:rPr>
            </w:pPr>
            <w:r>
              <w:rPr>
                <w:snapToGrid w:val="0"/>
                <w:color w:val="000000"/>
              </w:rPr>
              <w:t>-9,5 dB</w:t>
            </w:r>
          </w:p>
        </w:tc>
        <w:tc>
          <w:tcPr>
            <w:tcW w:w="1329" w:type="dxa"/>
            <w:tcBorders>
              <w:left w:val="nil"/>
              <w:right w:val="single" w:sz="6" w:space="0" w:color="auto"/>
            </w:tcBorders>
          </w:tcPr>
          <w:p w:rsidR="006D317B" w:rsidRDefault="006D317B">
            <w:pPr>
              <w:spacing w:after="0"/>
              <w:jc w:val="center"/>
              <w:rPr>
                <w:snapToGrid w:val="0"/>
                <w:color w:val="000000"/>
              </w:rPr>
            </w:pPr>
            <w:r>
              <w:rPr>
                <w:snapToGrid w:val="0"/>
                <w:color w:val="000000"/>
              </w:rPr>
              <w:t>3,7 dB</w:t>
            </w:r>
          </w:p>
        </w:tc>
      </w:tr>
      <w:tr w:rsidR="006D317B">
        <w:tblPrEx>
          <w:tblCellMar>
            <w:top w:w="0" w:type="dxa"/>
            <w:bottom w:w="0" w:type="dxa"/>
          </w:tblCellMar>
        </w:tblPrEx>
        <w:trPr>
          <w:trHeight w:val="251"/>
          <w:jc w:val="center"/>
        </w:trPr>
        <w:tc>
          <w:tcPr>
            <w:tcW w:w="1266"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384 kbps</w:t>
            </w:r>
          </w:p>
        </w:tc>
        <w:tc>
          <w:tcPr>
            <w:tcW w:w="1503" w:type="dxa"/>
            <w:tcBorders>
              <w:left w:val="nil"/>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-5,3 dB</w:t>
            </w:r>
          </w:p>
        </w:tc>
        <w:tc>
          <w:tcPr>
            <w:tcW w:w="1329" w:type="dxa"/>
            <w:tcBorders>
              <w:left w:val="nil"/>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3,7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13</w:t>
        </w:r>
      </w:fldSimple>
      <w:r>
        <w:t xml:space="preserve"> -DCH requirements in static conditions - Downlink</w:t>
      </w:r>
    </w:p>
    <w:p w:rsidR="006D317B" w:rsidRDefault="006D317B">
      <w:pPr>
        <w:pStyle w:val="Heading4"/>
        <w:tabs>
          <w:tab w:val="clear" w:pos="2520"/>
        </w:tabs>
      </w:pPr>
      <w:r>
        <w:br w:type="page"/>
      </w:r>
      <w:bookmarkStart w:id="576" w:name="_Toc72569423"/>
      <w:r>
        <w:t>Demodulation in ITU channel model A conditions</w:t>
      </w:r>
      <w:bookmarkEnd w:id="576"/>
    </w:p>
    <w:p w:rsidR="006D317B" w:rsidRDefault="006D317B">
      <w:r>
        <w:t xml:space="preserve">The average </w:t>
      </w:r>
      <w:r>
        <w:rPr>
          <w:color w:val="000000"/>
          <w:position w:val="-24"/>
        </w:rPr>
        <w:object w:dxaOrig="1040" w:dyaOrig="540">
          <v:shape id="_x0000_i1074" type="#_x0000_t75" style="width:35.25pt;height:18pt" o:ole="" fillcolor="window">
            <v:imagedata r:id="rId102" o:title=""/>
          </v:shape>
          <o:OLEObject Type="Embed" ProgID="Equation.3" ShapeID="_x0000_i1074" DrawAspect="Content" ObjectID="_1468164630" r:id="rId106"/>
        </w:object>
      </w:r>
      <w:r>
        <w:rPr>
          <w:color w:val="000000"/>
        </w:rPr>
        <w:t xml:space="preserve"> </w:t>
      </w:r>
      <w:r>
        <w:t>power ratio is specified for 2 UE locations : 20% around spot centre and spot borders.</w:t>
      </w:r>
    </w:p>
    <w:p w:rsidR="006D317B" w:rsidRDefault="006D317B">
      <w:r>
        <w:t>Empty compartments mean the service is not reachable (situations suffering from too high inter-spot interference).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52"/>
        <w:gridCol w:w="1373"/>
        <w:gridCol w:w="318"/>
        <w:gridCol w:w="109"/>
        <w:gridCol w:w="1271"/>
        <w:gridCol w:w="420"/>
        <w:gridCol w:w="7"/>
        <w:gridCol w:w="1373"/>
        <w:gridCol w:w="420"/>
        <w:gridCol w:w="1380"/>
        <w:gridCol w:w="427"/>
      </w:tblGrid>
      <w:tr w:rsidR="006D317B">
        <w:tblPrEx>
          <w:tblCellMar>
            <w:top w:w="0" w:type="dxa"/>
            <w:bottom w:w="0" w:type="dxa"/>
          </w:tblCellMar>
        </w:tblPrEx>
        <w:trPr>
          <w:gridAfter w:val="2"/>
          <w:wAfter w:w="1807" w:type="dxa"/>
          <w:cantSplit/>
          <w:jc w:val="center"/>
        </w:trPr>
        <w:tc>
          <w:tcPr>
            <w:tcW w:w="2160" w:type="dxa"/>
          </w:tcPr>
          <w:p w:rsidR="006D317B" w:rsidRDefault="006D317B">
            <w:pPr>
              <w:pStyle w:val="TAH"/>
              <w:rPr>
                <w:rFonts w:eastAsia="?? ??"/>
                <w:color w:val="000000"/>
              </w:rPr>
            </w:pPr>
            <w:r>
              <w:rPr>
                <w:rFonts w:eastAsia="?? ??"/>
                <w:color w:val="000000"/>
              </w:rPr>
              <w:t>Parameter</w:t>
            </w:r>
          </w:p>
        </w:tc>
        <w:tc>
          <w:tcPr>
            <w:tcW w:w="1691" w:type="dxa"/>
            <w:gridSpan w:val="2"/>
          </w:tcPr>
          <w:p w:rsidR="006D317B" w:rsidRDefault="006D317B">
            <w:pPr>
              <w:pStyle w:val="TAH"/>
              <w:rPr>
                <w:rFonts w:eastAsia="?? ??"/>
                <w:color w:val="000000"/>
              </w:rPr>
            </w:pPr>
            <w:r>
              <w:rPr>
                <w:rFonts w:eastAsia="?? ??"/>
                <w:color w:val="000000"/>
              </w:rPr>
              <w:t>Unit</w:t>
            </w:r>
          </w:p>
        </w:tc>
        <w:tc>
          <w:tcPr>
            <w:tcW w:w="1800" w:type="dxa"/>
            <w:gridSpan w:val="3"/>
          </w:tcPr>
          <w:p w:rsidR="006D317B" w:rsidRDefault="006D317B">
            <w:pPr>
              <w:pStyle w:val="TAH"/>
              <w:rPr>
                <w:rFonts w:eastAsia="?? ??"/>
                <w:color w:val="000000"/>
              </w:rPr>
            </w:pPr>
            <w:r>
              <w:rPr>
                <w:rFonts w:eastAsia="?? ??"/>
                <w:color w:val="000000"/>
              </w:rPr>
              <w:t>Test 1</w:t>
            </w:r>
          </w:p>
        </w:tc>
        <w:tc>
          <w:tcPr>
            <w:tcW w:w="1800" w:type="dxa"/>
            <w:gridSpan w:val="3"/>
          </w:tcPr>
          <w:p w:rsidR="006D317B" w:rsidRDefault="006D317B">
            <w:pPr>
              <w:pStyle w:val="TAH"/>
              <w:rPr>
                <w:rFonts w:eastAsia="?? ??"/>
                <w:color w:val="000000"/>
              </w:rPr>
            </w:pPr>
            <w:r>
              <w:rPr>
                <w:rFonts w:eastAsia="?? ??"/>
                <w:color w:val="000000"/>
              </w:rPr>
              <w:t>Test 2</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rPr>
              <w:t>Phase reference</w:t>
            </w:r>
          </w:p>
        </w:tc>
        <w:tc>
          <w:tcPr>
            <w:tcW w:w="1698" w:type="dxa"/>
            <w:gridSpan w:val="3"/>
            <w:tcBorders>
              <w:right w:val="nil"/>
            </w:tcBorders>
            <w:vAlign w:val="center"/>
          </w:tcPr>
          <w:p w:rsidR="006D317B" w:rsidRDefault="006D317B">
            <w:pPr>
              <w:pStyle w:val="TAC"/>
              <w:rPr>
                <w:color w:val="000000"/>
              </w:rPr>
            </w:pPr>
          </w:p>
        </w:tc>
        <w:tc>
          <w:tcPr>
            <w:tcW w:w="3600" w:type="dxa"/>
            <w:gridSpan w:val="5"/>
            <w:vAlign w:val="center"/>
          </w:tcPr>
          <w:p w:rsidR="006D317B" w:rsidRDefault="006D317B">
            <w:pPr>
              <w:pStyle w:val="TAC"/>
              <w:rPr>
                <w:color w:val="000000"/>
              </w:rPr>
            </w:pPr>
            <w:r>
              <w:rPr>
                <w:color w:val="000000"/>
              </w:rPr>
              <w:t>P-CPICH</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position w:val="-10"/>
              </w:rPr>
              <w:pict>
                <v:shape id="_x0000_i1075" type="#_x0000_t75" style="width:33.75pt;height:17.25pt" fillcolor="window">
                  <v:imagedata r:id="rId107"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w:t>
            </w:r>
          </w:p>
        </w:tc>
        <w:tc>
          <w:tcPr>
            <w:tcW w:w="1800" w:type="dxa"/>
            <w:gridSpan w:val="3"/>
            <w:vAlign w:val="center"/>
          </w:tcPr>
          <w:p w:rsidR="006D317B" w:rsidRDefault="006D317B">
            <w:pPr>
              <w:pStyle w:val="TAC"/>
              <w:rPr>
                <w:rFonts w:eastAsia="?? ??"/>
                <w:color w:val="000000"/>
              </w:rPr>
            </w:pPr>
            <w:r>
              <w:rPr>
                <w:rFonts w:eastAsia="?? ??"/>
                <w:color w:val="000000"/>
              </w:rPr>
              <w:t>9</w:t>
            </w:r>
          </w:p>
        </w:tc>
        <w:tc>
          <w:tcPr>
            <w:tcW w:w="1800" w:type="dxa"/>
            <w:gridSpan w:val="2"/>
            <w:vAlign w:val="center"/>
          </w:tcPr>
          <w:p w:rsidR="006D317B" w:rsidRDefault="006D317B">
            <w:pPr>
              <w:pStyle w:val="TAC"/>
              <w:rPr>
                <w:rFonts w:eastAsia="?? ??"/>
                <w:color w:val="000000"/>
              </w:rPr>
            </w:pPr>
            <w:r>
              <w:rPr>
                <w:rFonts w:eastAsia="?? ??"/>
                <w:color w:val="000000"/>
              </w:rPr>
              <w:t>-3</w:t>
            </w:r>
          </w:p>
        </w:tc>
      </w:tr>
      <w:tr w:rsidR="006D317B">
        <w:tblPrEx>
          <w:tblCellMar>
            <w:top w:w="0" w:type="dxa"/>
            <w:bottom w:w="0" w:type="dxa"/>
          </w:tblCellMar>
        </w:tblPrEx>
        <w:trPr>
          <w:cantSplit/>
          <w:trHeight w:val="352"/>
          <w:jc w:val="center"/>
        </w:trPr>
        <w:tc>
          <w:tcPr>
            <w:tcW w:w="2160" w:type="dxa"/>
            <w:gridSpan w:val="4"/>
            <w:vAlign w:val="center"/>
          </w:tcPr>
          <w:p w:rsidR="006D317B" w:rsidRDefault="006D317B">
            <w:pPr>
              <w:pStyle w:val="TAC"/>
              <w:rPr>
                <w:color w:val="000000"/>
              </w:rPr>
            </w:pPr>
            <w:r>
              <w:rPr>
                <w:color w:val="000000"/>
                <w:position w:val="-10"/>
              </w:rPr>
              <w:pict>
                <v:shape id="_x0000_i1076" type="#_x0000_t75" style="width:15.75pt;height:15pt" fillcolor="window">
                  <v:imagedata r:id="rId108"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dBm/3.84 MHz</w:t>
            </w:r>
          </w:p>
        </w:tc>
        <w:tc>
          <w:tcPr>
            <w:tcW w:w="3600" w:type="dxa"/>
            <w:gridSpan w:val="4"/>
            <w:vAlign w:val="center"/>
          </w:tcPr>
          <w:p w:rsidR="006D317B" w:rsidRDefault="006D317B">
            <w:pPr>
              <w:pStyle w:val="TAC"/>
              <w:rPr>
                <w:rFonts w:eastAsia="?? ??"/>
                <w:color w:val="000000"/>
              </w:rPr>
            </w:pPr>
            <w:r>
              <w:rPr>
                <w:rFonts w:eastAsia="?? ??"/>
                <w:color w:val="000000"/>
              </w:rPr>
              <w:t>-60</w:t>
            </w:r>
          </w:p>
        </w:tc>
      </w:tr>
      <w:tr w:rsidR="006D317B">
        <w:tblPrEx>
          <w:tblCellMar>
            <w:top w:w="0" w:type="dxa"/>
            <w:bottom w:w="0" w:type="dxa"/>
          </w:tblCellMar>
        </w:tblPrEx>
        <w:trPr>
          <w:gridAfter w:val="2"/>
          <w:wAfter w:w="1807" w:type="dxa"/>
          <w:cantSplit/>
          <w:jc w:val="center"/>
        </w:trPr>
        <w:tc>
          <w:tcPr>
            <w:tcW w:w="2160" w:type="dxa"/>
            <w:vAlign w:val="center"/>
          </w:tcPr>
          <w:p w:rsidR="006D317B" w:rsidRDefault="006D317B">
            <w:pPr>
              <w:pStyle w:val="TAC"/>
              <w:rPr>
                <w:rFonts w:eastAsia="?? ??"/>
              </w:rPr>
            </w:pPr>
            <w:r>
              <w:rPr>
                <w:rFonts w:eastAsia="?? ??"/>
              </w:rPr>
              <w:t>Information Data Rate</w:t>
            </w:r>
          </w:p>
        </w:tc>
        <w:tc>
          <w:tcPr>
            <w:tcW w:w="1691" w:type="dxa"/>
            <w:gridSpan w:val="2"/>
            <w:vAlign w:val="center"/>
          </w:tcPr>
          <w:p w:rsidR="006D317B" w:rsidRDefault="006D317B">
            <w:pPr>
              <w:pStyle w:val="TAC"/>
              <w:rPr>
                <w:rFonts w:eastAsia="?? ??"/>
              </w:rPr>
            </w:pPr>
            <w:r>
              <w:rPr>
                <w:rFonts w:eastAsia="?? ??"/>
              </w:rPr>
              <w:t>kbps</w:t>
            </w:r>
          </w:p>
        </w:tc>
        <w:tc>
          <w:tcPr>
            <w:tcW w:w="1800" w:type="dxa"/>
            <w:gridSpan w:val="3"/>
            <w:tcBorders>
              <w:top w:val="nil"/>
            </w:tcBorders>
            <w:vAlign w:val="center"/>
          </w:tcPr>
          <w:p w:rsidR="006D317B" w:rsidRDefault="006D317B">
            <w:pPr>
              <w:pStyle w:val="TAC"/>
              <w:rPr>
                <w:rFonts w:eastAsia="?? ??"/>
              </w:rPr>
            </w:pPr>
            <w:r>
              <w:rPr>
                <w:rFonts w:eastAsia="?? ??"/>
              </w:rPr>
              <w:t>20% spot centre</w:t>
            </w:r>
          </w:p>
        </w:tc>
        <w:tc>
          <w:tcPr>
            <w:tcW w:w="1800" w:type="dxa"/>
            <w:gridSpan w:val="3"/>
            <w:tcBorders>
              <w:top w:val="nil"/>
            </w:tcBorders>
            <w:vAlign w:val="center"/>
          </w:tcPr>
          <w:p w:rsidR="006D317B" w:rsidRDefault="006D317B">
            <w:pPr>
              <w:pStyle w:val="TAC"/>
              <w:rPr>
                <w:rFonts w:eastAsia="?? ??"/>
              </w:rPr>
            </w:pPr>
            <w:r>
              <w:rPr>
                <w:rFonts w:eastAsia="?? ??"/>
              </w:rPr>
              <w:t>Spot border</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14</w:t>
        </w:r>
      </w:fldSimple>
      <w:r>
        <w:t xml:space="preserve"> - DCH parameters in ITU channel model A conditions</w:t>
      </w:r>
    </w:p>
    <w:tbl>
      <w:tblPr>
        <w:tblW w:w="0" w:type="auto"/>
        <w:jc w:val="center"/>
        <w:tblLayout w:type="fixed"/>
        <w:tblCellMar>
          <w:left w:w="30" w:type="dxa"/>
          <w:right w:w="30" w:type="dxa"/>
        </w:tblCellMar>
        <w:tblLook w:val="0000"/>
      </w:tblPr>
      <w:tblGrid>
        <w:gridCol w:w="1009"/>
        <w:gridCol w:w="994"/>
        <w:gridCol w:w="934"/>
        <w:gridCol w:w="270"/>
        <w:gridCol w:w="997"/>
        <w:gridCol w:w="997"/>
        <w:gridCol w:w="284"/>
        <w:gridCol w:w="1060"/>
        <w:gridCol w:w="853"/>
        <w:gridCol w:w="269"/>
        <w:gridCol w:w="853"/>
      </w:tblGrid>
      <w:tr w:rsidR="006D317B">
        <w:tblPrEx>
          <w:tblCellMar>
            <w:top w:w="0" w:type="dxa"/>
            <w:bottom w:w="0" w:type="dxa"/>
          </w:tblCellMar>
        </w:tblPrEx>
        <w:trPr>
          <w:cantSplit/>
          <w:jc w:val="center"/>
        </w:trPr>
        <w:tc>
          <w:tcPr>
            <w:tcW w:w="1039" w:type="dxa"/>
            <w:vMerge w:val="restart"/>
            <w:tcBorders>
              <w:top w:val="single" w:sz="6" w:space="0" w:color="auto"/>
              <w:left w:val="single" w:sz="6" w:space="0" w:color="auto"/>
              <w:bottom w:val="nil"/>
              <w:right w:val="single" w:sz="2" w:space="0" w:color="000000"/>
            </w:tcBorders>
          </w:tcPr>
          <w:p w:rsidR="006D317B" w:rsidRDefault="006D317B">
            <w:pPr>
              <w:spacing w:after="0"/>
              <w:jc w:val="center"/>
              <w:rPr>
                <w:rFonts w:ascii="Arial" w:hAnsi="Arial"/>
                <w:snapToGrid w:val="0"/>
                <w:color w:val="000000"/>
              </w:rPr>
            </w:pPr>
            <w:r>
              <w:rPr>
                <w:rFonts w:ascii="Arial" w:hAnsi="Arial"/>
                <w:snapToGrid w:val="0"/>
                <w:color w:val="000000"/>
              </w:rPr>
              <w:t>Data rate</w:t>
            </w:r>
          </w:p>
        </w:tc>
        <w:tc>
          <w:tcPr>
            <w:tcW w:w="994" w:type="dxa"/>
            <w:vMerge w:val="restart"/>
            <w:tcBorders>
              <w:top w:val="single" w:sz="6" w:space="0" w:color="auto"/>
              <w:left w:val="single" w:sz="2" w:space="0" w:color="000000"/>
              <w:bottom w:val="nil"/>
              <w:right w:val="single" w:sz="6" w:space="0" w:color="auto"/>
            </w:tcBorders>
          </w:tcPr>
          <w:p w:rsidR="006D317B" w:rsidRDefault="006D317B">
            <w:pPr>
              <w:spacing w:after="0"/>
              <w:jc w:val="center"/>
              <w:rPr>
                <w:rFonts w:ascii="Arial" w:hAnsi="Arial"/>
                <w:snapToGrid w:val="0"/>
                <w:color w:val="000000"/>
              </w:rPr>
            </w:pPr>
            <w:r>
              <w:rPr>
                <w:rFonts w:ascii="Arial" w:hAnsi="Arial"/>
                <w:snapToGrid w:val="0"/>
                <w:color w:val="000000"/>
              </w:rPr>
              <w:t>Speed</w:t>
            </w:r>
          </w:p>
        </w:tc>
        <w:tc>
          <w:tcPr>
            <w:tcW w:w="4542" w:type="dxa"/>
            <w:gridSpan w:val="6"/>
            <w:tcBorders>
              <w:top w:val="single" w:sz="6" w:space="0" w:color="auto"/>
              <w:left w:val="single" w:sz="6" w:space="0" w:color="auto"/>
              <w:bottom w:val="single" w:sz="2" w:space="0" w:color="000000"/>
              <w:right w:val="single" w:sz="6" w:space="0" w:color="auto"/>
            </w:tcBorders>
          </w:tcPr>
          <w:p w:rsidR="006D317B" w:rsidRDefault="006D317B">
            <w:pPr>
              <w:spacing w:after="0"/>
              <w:jc w:val="center"/>
              <w:rPr>
                <w:rFonts w:ascii="Arial" w:hAnsi="Arial"/>
                <w:snapToGrid w:val="0"/>
                <w:color w:val="000000"/>
              </w:rPr>
            </w:pPr>
            <w:r>
              <w:rPr>
                <w:color w:val="000000"/>
                <w:position w:val="-24"/>
              </w:rPr>
              <w:object w:dxaOrig="1040" w:dyaOrig="540">
                <v:shape id="_x0000_i1077" type="#_x0000_t75" style="width:35.25pt;height:18pt" o:ole="" fillcolor="window">
                  <v:imagedata r:id="rId102" o:title=""/>
                </v:shape>
                <o:OLEObject Type="Embed" ProgID="Equation.3" ShapeID="_x0000_i1077" DrawAspect="Content" ObjectID="_1468164631" r:id="rId109"/>
              </w:object>
            </w:r>
          </w:p>
        </w:tc>
        <w:tc>
          <w:tcPr>
            <w:tcW w:w="1975" w:type="dxa"/>
            <w:gridSpan w:val="3"/>
            <w:vMerge w:val="restart"/>
            <w:tcBorders>
              <w:top w:val="single" w:sz="6" w:space="0" w:color="auto"/>
              <w:left w:val="single" w:sz="6" w:space="0" w:color="auto"/>
              <w:bottom w:val="nil"/>
              <w:right w:val="single" w:sz="6" w:space="0" w:color="auto"/>
            </w:tcBorders>
          </w:tcPr>
          <w:p w:rsidR="006D317B" w:rsidRDefault="006D317B">
            <w:pPr>
              <w:spacing w:after="0"/>
              <w:jc w:val="center"/>
              <w:rPr>
                <w:rFonts w:ascii="Arial" w:hAnsi="Arial"/>
                <w:snapToGrid w:val="0"/>
                <w:color w:val="000000"/>
              </w:rPr>
            </w:pPr>
            <w:r>
              <w:rPr>
                <w:position w:val="-24"/>
              </w:rPr>
              <w:object w:dxaOrig="340" w:dyaOrig="540">
                <v:shape id="_x0000_i1078" type="#_x0000_t75" style="width:17.25pt;height:27pt" o:ole="" fillcolor="window">
                  <v:imagedata r:id="rId110" o:title=""/>
                </v:shape>
                <o:OLEObject Type="Embed" ProgID="Equation.3" ShapeID="_x0000_i1078" DrawAspect="Content" ObjectID="_1468164632" r:id="rId111"/>
              </w:object>
            </w:r>
          </w:p>
        </w:tc>
      </w:tr>
      <w:tr w:rsidR="006D317B">
        <w:tblPrEx>
          <w:tblCellMar>
            <w:top w:w="0" w:type="dxa"/>
            <w:bottom w:w="0" w:type="dxa"/>
          </w:tblCellMar>
        </w:tblPrEx>
        <w:trPr>
          <w:cantSplit/>
          <w:trHeight w:val="251"/>
          <w:jc w:val="center"/>
        </w:trPr>
        <w:tc>
          <w:tcPr>
            <w:tcW w:w="1039" w:type="dxa"/>
            <w:vMerge/>
            <w:tcBorders>
              <w:top w:val="nil"/>
              <w:left w:val="single" w:sz="6" w:space="0" w:color="auto"/>
              <w:bottom w:val="nil"/>
              <w:right w:val="single" w:sz="2" w:space="0" w:color="000000"/>
            </w:tcBorders>
          </w:tcPr>
          <w:p w:rsidR="006D317B" w:rsidRDefault="006D317B">
            <w:pPr>
              <w:spacing w:after="0"/>
              <w:jc w:val="center"/>
              <w:rPr>
                <w:rFonts w:ascii="Arial" w:hAnsi="Arial"/>
                <w:snapToGrid w:val="0"/>
                <w:color w:val="000000"/>
              </w:rPr>
            </w:pPr>
          </w:p>
        </w:tc>
        <w:tc>
          <w:tcPr>
            <w:tcW w:w="994" w:type="dxa"/>
            <w:vMerge/>
            <w:tcBorders>
              <w:top w:val="nil"/>
              <w:left w:val="single" w:sz="2" w:space="0" w:color="000000"/>
              <w:bottom w:val="nil"/>
              <w:right w:val="single" w:sz="6" w:space="0" w:color="auto"/>
            </w:tcBorders>
          </w:tcPr>
          <w:p w:rsidR="006D317B" w:rsidRDefault="006D317B">
            <w:pPr>
              <w:spacing w:after="0"/>
              <w:jc w:val="center"/>
              <w:rPr>
                <w:rFonts w:ascii="Arial" w:hAnsi="Arial"/>
                <w:snapToGrid w:val="0"/>
                <w:color w:val="000000"/>
              </w:rPr>
            </w:pPr>
          </w:p>
        </w:tc>
        <w:tc>
          <w:tcPr>
            <w:tcW w:w="2201" w:type="dxa"/>
            <w:gridSpan w:val="3"/>
            <w:tcBorders>
              <w:top w:val="single" w:sz="6" w:space="0" w:color="auto"/>
              <w:left w:val="single" w:sz="6" w:space="0" w:color="auto"/>
            </w:tcBorders>
          </w:tcPr>
          <w:p w:rsidR="006D317B" w:rsidRDefault="006D317B">
            <w:pPr>
              <w:spacing w:after="0"/>
              <w:jc w:val="center"/>
              <w:rPr>
                <w:rFonts w:ascii="Arial" w:hAnsi="Arial"/>
                <w:snapToGrid w:val="0"/>
                <w:color w:val="000000"/>
              </w:rPr>
            </w:pPr>
            <w:r>
              <w:rPr>
                <w:color w:val="000000"/>
                <w:position w:val="-24"/>
              </w:rPr>
              <w:object w:dxaOrig="900" w:dyaOrig="560">
                <v:shape id="_x0000_i1079" type="#_x0000_t75" style="width:30.75pt;height:18.75pt" o:ole="" fillcolor="window">
                  <v:imagedata r:id="rId112" o:title=""/>
                </v:shape>
                <o:OLEObject Type="Embed" ProgID="Equation.3" ShapeID="_x0000_i1079" DrawAspect="Content" ObjectID="_1468164633" r:id="rId113"/>
              </w:object>
            </w:r>
          </w:p>
        </w:tc>
        <w:tc>
          <w:tcPr>
            <w:tcW w:w="2341" w:type="dxa"/>
            <w:gridSpan w:val="3"/>
            <w:tcBorders>
              <w:top w:val="single" w:sz="6" w:space="0" w:color="auto"/>
              <w:left w:val="single" w:sz="6" w:space="0" w:color="auto"/>
              <w:right w:val="single" w:sz="6" w:space="0" w:color="auto"/>
            </w:tcBorders>
          </w:tcPr>
          <w:p w:rsidR="006D317B" w:rsidRDefault="006D317B">
            <w:pPr>
              <w:spacing w:after="0"/>
              <w:jc w:val="center"/>
              <w:rPr>
                <w:rFonts w:ascii="Arial" w:hAnsi="Arial"/>
                <w:snapToGrid w:val="0"/>
                <w:color w:val="000000"/>
              </w:rPr>
            </w:pPr>
            <w:r>
              <w:rPr>
                <w:color w:val="000000"/>
                <w:position w:val="-24"/>
              </w:rPr>
              <w:object w:dxaOrig="1040" w:dyaOrig="580">
                <v:shape id="_x0000_i1080" type="#_x0000_t75" style="width:35.25pt;height:19.5pt" o:ole="" fillcolor="window">
                  <v:imagedata r:id="rId114" o:title=""/>
                </v:shape>
                <o:OLEObject Type="Embed" ProgID="Equation.3" ShapeID="_x0000_i1080" DrawAspect="Content" ObjectID="_1468164634" r:id="rId115"/>
              </w:object>
            </w:r>
          </w:p>
        </w:tc>
        <w:tc>
          <w:tcPr>
            <w:tcW w:w="1975" w:type="dxa"/>
            <w:gridSpan w:val="3"/>
            <w:vMerge/>
            <w:tcBorders>
              <w:top w:val="nil"/>
              <w:left w:val="single" w:sz="6" w:space="0" w:color="auto"/>
              <w:right w:val="single" w:sz="6" w:space="0" w:color="auto"/>
            </w:tcBorders>
          </w:tcPr>
          <w:p w:rsidR="006D317B" w:rsidRDefault="006D317B">
            <w:pPr>
              <w:spacing w:after="0"/>
              <w:jc w:val="center"/>
              <w:rPr>
                <w:rFonts w:ascii="Arial" w:hAnsi="Arial"/>
                <w:snapToGrid w:val="0"/>
                <w:color w:val="000000"/>
              </w:rPr>
            </w:pPr>
          </w:p>
        </w:tc>
      </w:tr>
      <w:tr w:rsidR="006D317B">
        <w:tblPrEx>
          <w:tblCellMar>
            <w:top w:w="0" w:type="dxa"/>
            <w:bottom w:w="0" w:type="dxa"/>
          </w:tblCellMar>
        </w:tblPrEx>
        <w:trPr>
          <w:cantSplit/>
          <w:trHeight w:val="251"/>
          <w:jc w:val="center"/>
        </w:trPr>
        <w:tc>
          <w:tcPr>
            <w:tcW w:w="1039" w:type="dxa"/>
            <w:vMerge/>
            <w:tcBorders>
              <w:top w:val="nil"/>
              <w:left w:val="single" w:sz="6" w:space="0" w:color="auto"/>
              <w:bottom w:val="single" w:sz="6" w:space="0" w:color="auto"/>
              <w:right w:val="single" w:sz="2" w:space="0" w:color="000000"/>
            </w:tcBorders>
          </w:tcPr>
          <w:p w:rsidR="006D317B" w:rsidRDefault="006D317B">
            <w:pPr>
              <w:spacing w:after="0"/>
              <w:jc w:val="center"/>
              <w:rPr>
                <w:rFonts w:ascii="Arial" w:hAnsi="Arial"/>
                <w:snapToGrid w:val="0"/>
                <w:color w:val="000000"/>
              </w:rPr>
            </w:pPr>
          </w:p>
        </w:tc>
        <w:tc>
          <w:tcPr>
            <w:tcW w:w="994" w:type="dxa"/>
            <w:vMerge/>
            <w:tcBorders>
              <w:top w:val="nil"/>
              <w:left w:val="single" w:sz="2" w:space="0" w:color="000000"/>
              <w:right w:val="single" w:sz="6" w:space="0" w:color="auto"/>
            </w:tcBorders>
          </w:tcPr>
          <w:p w:rsidR="006D317B" w:rsidRDefault="006D317B">
            <w:pPr>
              <w:spacing w:after="0"/>
              <w:jc w:val="center"/>
              <w:rPr>
                <w:rFonts w:ascii="Arial" w:hAnsi="Arial"/>
                <w:snapToGrid w:val="0"/>
                <w:color w:val="000000"/>
              </w:rPr>
            </w:pPr>
          </w:p>
        </w:tc>
        <w:tc>
          <w:tcPr>
            <w:tcW w:w="934" w:type="dxa"/>
            <w:tcBorders>
              <w:top w:val="single" w:sz="2" w:space="0" w:color="000000"/>
              <w:left w:val="single" w:sz="6"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70" w:type="dxa"/>
            <w:tcBorders>
              <w:top w:val="single" w:sz="2" w:space="0" w:color="000000"/>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997" w:type="dxa"/>
            <w:tcBorders>
              <w:top w:val="single" w:sz="2" w:space="0" w:color="000000"/>
              <w:left w:val="nil"/>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c>
          <w:tcPr>
            <w:tcW w:w="997" w:type="dxa"/>
            <w:tcBorders>
              <w:top w:val="single" w:sz="2" w:space="0" w:color="000000"/>
              <w:left w:val="single" w:sz="6"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84" w:type="dxa"/>
            <w:tcBorders>
              <w:top w:val="single" w:sz="2" w:space="0" w:color="000000"/>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1060" w:type="dxa"/>
            <w:tcBorders>
              <w:top w:val="single" w:sz="2" w:space="0" w:color="000000"/>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c>
          <w:tcPr>
            <w:tcW w:w="853" w:type="dxa"/>
            <w:tcBorders>
              <w:top w:val="single" w:sz="2" w:space="0" w:color="000000"/>
              <w:left w:val="single" w:sz="6"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69" w:type="dxa"/>
            <w:tcBorders>
              <w:top w:val="single" w:sz="2" w:space="0" w:color="000000"/>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853" w:type="dxa"/>
            <w:tcBorders>
              <w:top w:val="single" w:sz="2" w:space="0" w:color="000000"/>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nl-NL"/>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-33,8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-26,2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-19,9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-21 dB</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10,2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17,8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1.2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-33,9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-32,8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-20,3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-20,3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11,2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-33,2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-32,2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-20,1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-18,8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10,9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11,9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-32,9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-30,5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-18,8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-17,7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13,5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-28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-15,5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-12,6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-16 dB</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10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22,6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4.75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-27,9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-23,7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-13,4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-15,9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14,4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-27,4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-24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-11,2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-15,4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bottom w:val="single" w:sz="4" w:space="0" w:color="auto"/>
            </w:tcBorders>
          </w:tcPr>
          <w:p w:rsidR="006D317B" w:rsidRDefault="006D317B">
            <w:pPr>
              <w:spacing w:after="0"/>
              <w:jc w:val="center"/>
              <w:rPr>
                <w:snapToGrid w:val="0"/>
                <w:color w:val="000000"/>
                <w:lang w:val="de-DE"/>
              </w:rPr>
            </w:pPr>
            <w:r>
              <w:rPr>
                <w:snapToGrid w:val="0"/>
                <w:color w:val="000000"/>
                <w:lang w:val="de-DE"/>
              </w:rPr>
              <w:t>-27,3 dB</w:t>
            </w:r>
          </w:p>
        </w:tc>
        <w:tc>
          <w:tcPr>
            <w:tcW w:w="270"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-25,1 dB</w:t>
            </w:r>
          </w:p>
        </w:tc>
        <w:tc>
          <w:tcPr>
            <w:tcW w:w="997" w:type="dxa"/>
            <w:tcBorders>
              <w:left w:val="nil"/>
              <w:bottom w:val="single" w:sz="4" w:space="0" w:color="auto"/>
            </w:tcBorders>
          </w:tcPr>
          <w:p w:rsidR="006D317B" w:rsidRDefault="006D317B">
            <w:pPr>
              <w:spacing w:after="0"/>
              <w:jc w:val="center"/>
              <w:rPr>
                <w:snapToGrid w:val="0"/>
                <w:color w:val="000000"/>
                <w:lang w:val="de-DE"/>
              </w:rPr>
            </w:pPr>
            <w:r>
              <w:rPr>
                <w:snapToGrid w:val="0"/>
                <w:color w:val="000000"/>
                <w:lang w:val="de-DE"/>
              </w:rPr>
              <w:t>-10,3 dB</w:t>
            </w:r>
          </w:p>
        </w:tc>
        <w:tc>
          <w:tcPr>
            <w:tcW w:w="284"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-15,3 dB</w:t>
            </w:r>
          </w:p>
        </w:tc>
        <w:tc>
          <w:tcPr>
            <w:tcW w:w="853" w:type="dxa"/>
            <w:tcBorders>
              <w:left w:val="nil"/>
              <w:bottom w:val="single" w:sz="4" w:space="0" w:color="auto"/>
            </w:tcBorders>
          </w:tcPr>
          <w:p w:rsidR="006D317B" w:rsidRDefault="006D317B">
            <w:pPr>
              <w:spacing w:after="0"/>
              <w:jc w:val="center"/>
              <w:rPr>
                <w:snapToGrid w:val="0"/>
                <w:color w:val="000000"/>
                <w:lang w:val="de-DE"/>
              </w:rPr>
            </w:pPr>
            <w:r>
              <w:rPr>
                <w:snapToGrid w:val="0"/>
                <w:color w:val="000000"/>
                <w:lang w:val="de-DE"/>
              </w:rPr>
              <w:t>10,7 dB</w:t>
            </w:r>
          </w:p>
        </w:tc>
        <w:tc>
          <w:tcPr>
            <w:tcW w:w="269"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13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-25,7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-13,7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8,3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20,9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12.2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-25,4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-21,1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-13,4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-9,1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8,6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12,9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-24,6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-21,9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-9,9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9,4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12,1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-24,4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-6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9,6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-21,6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-8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-9,6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5,2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18,8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64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-21,6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-16,7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-9,6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-4,7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10,1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-21,1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-17,8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-9,1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-5,8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-9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18,7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-18,5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-4,7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-6,5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4,7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18,6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144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-18,6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-13,4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-6,6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4,7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9,8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-18,1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-14,6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-6,1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8,7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-18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-0,3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5,3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23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-14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-2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5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20,2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384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-14,1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-6,5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-2,1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4,9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12,5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-13,6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-7,5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5,4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11,5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bottom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bottom w:val="single" w:sz="4" w:space="0" w:color="auto"/>
            </w:tcBorders>
          </w:tcPr>
          <w:p w:rsidR="006D317B" w:rsidRDefault="006D317B">
            <w:pPr>
              <w:spacing w:after="0"/>
              <w:jc w:val="center"/>
              <w:rPr>
                <w:snapToGrid w:val="0"/>
                <w:color w:val="000000"/>
              </w:rPr>
            </w:pPr>
            <w:r>
              <w:rPr>
                <w:snapToGrid w:val="0"/>
                <w:color w:val="000000"/>
              </w:rPr>
              <w:t>-13,5 dB</w:t>
            </w:r>
          </w:p>
        </w:tc>
        <w:tc>
          <w:tcPr>
            <w:tcW w:w="270"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997"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w:t>
            </w:r>
          </w:p>
        </w:tc>
        <w:tc>
          <w:tcPr>
            <w:tcW w:w="997" w:type="dxa"/>
            <w:tcBorders>
              <w:left w:val="nil"/>
              <w:bottom w:val="single" w:sz="4" w:space="0" w:color="auto"/>
            </w:tcBorders>
          </w:tcPr>
          <w:p w:rsidR="006D317B" w:rsidRDefault="006D317B">
            <w:pPr>
              <w:spacing w:after="0"/>
              <w:jc w:val="center"/>
              <w:rPr>
                <w:snapToGrid w:val="0"/>
                <w:color w:val="000000"/>
              </w:rPr>
            </w:pPr>
            <w:r>
              <w:rPr>
                <w:snapToGrid w:val="0"/>
                <w:color w:val="000000"/>
              </w:rPr>
              <w:t>-1,5 dB</w:t>
            </w:r>
          </w:p>
        </w:tc>
        <w:tc>
          <w:tcPr>
            <w:tcW w:w="284"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1060"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w:t>
            </w:r>
          </w:p>
        </w:tc>
        <w:tc>
          <w:tcPr>
            <w:tcW w:w="853" w:type="dxa"/>
            <w:tcBorders>
              <w:left w:val="nil"/>
              <w:bottom w:val="single" w:sz="4" w:space="0" w:color="auto"/>
            </w:tcBorders>
          </w:tcPr>
          <w:p w:rsidR="006D317B" w:rsidRDefault="006D317B">
            <w:pPr>
              <w:spacing w:after="0"/>
              <w:jc w:val="center"/>
              <w:rPr>
                <w:snapToGrid w:val="0"/>
                <w:color w:val="000000"/>
              </w:rPr>
            </w:pPr>
            <w:r>
              <w:rPr>
                <w:snapToGrid w:val="0"/>
                <w:color w:val="000000"/>
              </w:rPr>
              <w:t>5,5 dB</w:t>
            </w:r>
          </w:p>
        </w:tc>
        <w:tc>
          <w:tcPr>
            <w:tcW w:w="269"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853"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19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15</w:t>
        </w:r>
      </w:fldSimple>
      <w:r>
        <w:t xml:space="preserve"> -DCH requirements in ITU channel model A conditions - Downlink</w:t>
      </w:r>
    </w:p>
    <w:p w:rsidR="006D317B" w:rsidRDefault="006D317B">
      <w:pPr>
        <w:pStyle w:val="Heading4"/>
        <w:tabs>
          <w:tab w:val="clear" w:pos="2520"/>
        </w:tabs>
      </w:pPr>
      <w:r>
        <w:br w:type="page"/>
      </w:r>
      <w:bookmarkStart w:id="577" w:name="_Toc72569424"/>
      <w:r>
        <w:t>Demodulation in ITU channel model B conditions</w:t>
      </w:r>
      <w:bookmarkEnd w:id="577"/>
    </w:p>
    <w:p w:rsidR="006D317B" w:rsidRDefault="006D317B">
      <w:r>
        <w:t xml:space="preserve">The average </w:t>
      </w:r>
      <w:r>
        <w:rPr>
          <w:color w:val="000000"/>
          <w:position w:val="-24"/>
        </w:rPr>
        <w:object w:dxaOrig="1040" w:dyaOrig="540">
          <v:shape id="_x0000_i1081" type="#_x0000_t75" style="width:35.25pt;height:18pt" o:ole="" fillcolor="window">
            <v:imagedata r:id="rId102" o:title=""/>
          </v:shape>
          <o:OLEObject Type="Embed" ProgID="Equation.3" ShapeID="_x0000_i1081" DrawAspect="Content" ObjectID="_1468164635" r:id="rId116"/>
        </w:object>
      </w:r>
      <w:r>
        <w:rPr>
          <w:color w:val="000000"/>
        </w:rPr>
        <w:t xml:space="preserve"> </w:t>
      </w:r>
      <w:r>
        <w:t>power ratio is specified for 2 UE locations : 20% around spot centre and spot borders.</w:t>
      </w:r>
    </w:p>
    <w:p w:rsidR="006D317B" w:rsidRDefault="006D317B">
      <w:r>
        <w:t>Empty compartments mean the service is not reachable (situations suffering from too high inter-spot interference).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52"/>
        <w:gridCol w:w="1373"/>
        <w:gridCol w:w="318"/>
        <w:gridCol w:w="109"/>
        <w:gridCol w:w="1271"/>
        <w:gridCol w:w="420"/>
        <w:gridCol w:w="7"/>
        <w:gridCol w:w="1373"/>
        <w:gridCol w:w="420"/>
        <w:gridCol w:w="1380"/>
        <w:gridCol w:w="427"/>
      </w:tblGrid>
      <w:tr w:rsidR="006D317B">
        <w:tblPrEx>
          <w:tblCellMar>
            <w:top w:w="0" w:type="dxa"/>
            <w:bottom w:w="0" w:type="dxa"/>
          </w:tblCellMar>
        </w:tblPrEx>
        <w:trPr>
          <w:gridAfter w:val="2"/>
          <w:wAfter w:w="1807" w:type="dxa"/>
          <w:cantSplit/>
          <w:jc w:val="center"/>
        </w:trPr>
        <w:tc>
          <w:tcPr>
            <w:tcW w:w="2160" w:type="dxa"/>
          </w:tcPr>
          <w:p w:rsidR="006D317B" w:rsidRDefault="006D317B">
            <w:pPr>
              <w:pStyle w:val="TAH"/>
              <w:rPr>
                <w:rFonts w:eastAsia="?? ??"/>
                <w:color w:val="000000"/>
              </w:rPr>
            </w:pPr>
            <w:r>
              <w:rPr>
                <w:rFonts w:eastAsia="?? ??"/>
                <w:color w:val="000000"/>
              </w:rPr>
              <w:t>Parameter</w:t>
            </w:r>
          </w:p>
        </w:tc>
        <w:tc>
          <w:tcPr>
            <w:tcW w:w="1691" w:type="dxa"/>
            <w:gridSpan w:val="2"/>
          </w:tcPr>
          <w:p w:rsidR="006D317B" w:rsidRDefault="006D317B">
            <w:pPr>
              <w:pStyle w:val="TAH"/>
              <w:rPr>
                <w:rFonts w:eastAsia="?? ??"/>
                <w:color w:val="000000"/>
              </w:rPr>
            </w:pPr>
            <w:r>
              <w:rPr>
                <w:rFonts w:eastAsia="?? ??"/>
                <w:color w:val="000000"/>
              </w:rPr>
              <w:t>Unit</w:t>
            </w:r>
          </w:p>
        </w:tc>
        <w:tc>
          <w:tcPr>
            <w:tcW w:w="1800" w:type="dxa"/>
            <w:gridSpan w:val="3"/>
          </w:tcPr>
          <w:p w:rsidR="006D317B" w:rsidRDefault="006D317B">
            <w:pPr>
              <w:pStyle w:val="TAH"/>
              <w:rPr>
                <w:rFonts w:eastAsia="?? ??"/>
                <w:color w:val="000000"/>
              </w:rPr>
            </w:pPr>
            <w:r>
              <w:rPr>
                <w:rFonts w:eastAsia="?? ??"/>
                <w:color w:val="000000"/>
              </w:rPr>
              <w:t>Test 1</w:t>
            </w:r>
          </w:p>
        </w:tc>
        <w:tc>
          <w:tcPr>
            <w:tcW w:w="1800" w:type="dxa"/>
            <w:gridSpan w:val="3"/>
          </w:tcPr>
          <w:p w:rsidR="006D317B" w:rsidRDefault="006D317B">
            <w:pPr>
              <w:pStyle w:val="TAH"/>
              <w:rPr>
                <w:rFonts w:eastAsia="?? ??"/>
                <w:color w:val="000000"/>
              </w:rPr>
            </w:pPr>
            <w:r>
              <w:rPr>
                <w:rFonts w:eastAsia="?? ??"/>
                <w:color w:val="000000"/>
              </w:rPr>
              <w:t>Test 2</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rPr>
              <w:t>Phase reference</w:t>
            </w:r>
          </w:p>
        </w:tc>
        <w:tc>
          <w:tcPr>
            <w:tcW w:w="1698" w:type="dxa"/>
            <w:gridSpan w:val="3"/>
            <w:tcBorders>
              <w:right w:val="nil"/>
            </w:tcBorders>
            <w:vAlign w:val="center"/>
          </w:tcPr>
          <w:p w:rsidR="006D317B" w:rsidRDefault="006D317B">
            <w:pPr>
              <w:pStyle w:val="TAC"/>
              <w:rPr>
                <w:color w:val="000000"/>
              </w:rPr>
            </w:pPr>
          </w:p>
        </w:tc>
        <w:tc>
          <w:tcPr>
            <w:tcW w:w="3600" w:type="dxa"/>
            <w:gridSpan w:val="5"/>
            <w:vAlign w:val="center"/>
          </w:tcPr>
          <w:p w:rsidR="006D317B" w:rsidRDefault="006D317B">
            <w:pPr>
              <w:pStyle w:val="TAC"/>
              <w:rPr>
                <w:color w:val="000000"/>
              </w:rPr>
            </w:pPr>
            <w:r>
              <w:rPr>
                <w:color w:val="000000"/>
              </w:rPr>
              <w:t>P-CPICH</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position w:val="-10"/>
              </w:rPr>
              <w:pict>
                <v:shape id="_x0000_i1082" type="#_x0000_t75" style="width:33.75pt;height:17.25pt" fillcolor="window">
                  <v:imagedata r:id="rId107"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w:t>
            </w:r>
          </w:p>
        </w:tc>
        <w:tc>
          <w:tcPr>
            <w:tcW w:w="1800" w:type="dxa"/>
            <w:gridSpan w:val="3"/>
            <w:vAlign w:val="center"/>
          </w:tcPr>
          <w:p w:rsidR="006D317B" w:rsidRDefault="006D317B">
            <w:pPr>
              <w:pStyle w:val="TAC"/>
              <w:rPr>
                <w:rFonts w:eastAsia="?? ??"/>
                <w:color w:val="000000"/>
              </w:rPr>
            </w:pPr>
            <w:r>
              <w:rPr>
                <w:rFonts w:eastAsia="?? ??"/>
                <w:color w:val="000000"/>
              </w:rPr>
              <w:t>9</w:t>
            </w:r>
          </w:p>
        </w:tc>
        <w:tc>
          <w:tcPr>
            <w:tcW w:w="1800" w:type="dxa"/>
            <w:gridSpan w:val="2"/>
            <w:vAlign w:val="center"/>
          </w:tcPr>
          <w:p w:rsidR="006D317B" w:rsidRDefault="006D317B">
            <w:pPr>
              <w:pStyle w:val="TAC"/>
              <w:rPr>
                <w:rFonts w:eastAsia="?? ??"/>
                <w:color w:val="000000"/>
              </w:rPr>
            </w:pPr>
            <w:r>
              <w:rPr>
                <w:rFonts w:eastAsia="?? ??"/>
                <w:color w:val="000000"/>
              </w:rPr>
              <w:t>-3</w:t>
            </w:r>
          </w:p>
        </w:tc>
      </w:tr>
      <w:tr w:rsidR="006D317B">
        <w:tblPrEx>
          <w:tblCellMar>
            <w:top w:w="0" w:type="dxa"/>
            <w:bottom w:w="0" w:type="dxa"/>
          </w:tblCellMar>
        </w:tblPrEx>
        <w:trPr>
          <w:cantSplit/>
          <w:trHeight w:val="352"/>
          <w:jc w:val="center"/>
        </w:trPr>
        <w:tc>
          <w:tcPr>
            <w:tcW w:w="2160" w:type="dxa"/>
            <w:gridSpan w:val="4"/>
            <w:vAlign w:val="center"/>
          </w:tcPr>
          <w:p w:rsidR="006D317B" w:rsidRDefault="006D317B">
            <w:pPr>
              <w:pStyle w:val="TAC"/>
              <w:rPr>
                <w:color w:val="000000"/>
              </w:rPr>
            </w:pPr>
            <w:r>
              <w:rPr>
                <w:color w:val="000000"/>
                <w:position w:val="-10"/>
              </w:rPr>
              <w:pict>
                <v:shape id="_x0000_i1083" type="#_x0000_t75" style="width:15.75pt;height:15pt" fillcolor="window">
                  <v:imagedata r:id="rId108"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dBm/3.84 MHz</w:t>
            </w:r>
          </w:p>
        </w:tc>
        <w:tc>
          <w:tcPr>
            <w:tcW w:w="3600" w:type="dxa"/>
            <w:gridSpan w:val="4"/>
            <w:vAlign w:val="center"/>
          </w:tcPr>
          <w:p w:rsidR="006D317B" w:rsidRDefault="006D317B">
            <w:pPr>
              <w:pStyle w:val="TAC"/>
              <w:rPr>
                <w:rFonts w:eastAsia="?? ??"/>
                <w:color w:val="000000"/>
              </w:rPr>
            </w:pPr>
            <w:r>
              <w:rPr>
                <w:rFonts w:eastAsia="?? ??"/>
                <w:color w:val="000000"/>
              </w:rPr>
              <w:t>-60</w:t>
            </w:r>
          </w:p>
        </w:tc>
      </w:tr>
      <w:tr w:rsidR="006D317B">
        <w:tblPrEx>
          <w:tblCellMar>
            <w:top w:w="0" w:type="dxa"/>
            <w:bottom w:w="0" w:type="dxa"/>
          </w:tblCellMar>
        </w:tblPrEx>
        <w:trPr>
          <w:gridAfter w:val="2"/>
          <w:wAfter w:w="1807" w:type="dxa"/>
          <w:cantSplit/>
          <w:jc w:val="center"/>
        </w:trPr>
        <w:tc>
          <w:tcPr>
            <w:tcW w:w="2160" w:type="dxa"/>
            <w:vAlign w:val="center"/>
          </w:tcPr>
          <w:p w:rsidR="006D317B" w:rsidRDefault="006D317B">
            <w:pPr>
              <w:pStyle w:val="TAC"/>
              <w:rPr>
                <w:rFonts w:eastAsia="?? ??"/>
              </w:rPr>
            </w:pPr>
            <w:r>
              <w:rPr>
                <w:rFonts w:eastAsia="?? ??"/>
              </w:rPr>
              <w:t>Information Data Rate</w:t>
            </w:r>
          </w:p>
        </w:tc>
        <w:tc>
          <w:tcPr>
            <w:tcW w:w="1691" w:type="dxa"/>
            <w:gridSpan w:val="2"/>
            <w:vAlign w:val="center"/>
          </w:tcPr>
          <w:p w:rsidR="006D317B" w:rsidRDefault="006D317B">
            <w:pPr>
              <w:pStyle w:val="TAC"/>
              <w:rPr>
                <w:rFonts w:eastAsia="?? ??"/>
              </w:rPr>
            </w:pPr>
            <w:r>
              <w:rPr>
                <w:rFonts w:eastAsia="?? ??"/>
              </w:rPr>
              <w:t>Kbps</w:t>
            </w:r>
          </w:p>
        </w:tc>
        <w:tc>
          <w:tcPr>
            <w:tcW w:w="1800" w:type="dxa"/>
            <w:gridSpan w:val="3"/>
            <w:tcBorders>
              <w:top w:val="nil"/>
            </w:tcBorders>
            <w:vAlign w:val="center"/>
          </w:tcPr>
          <w:p w:rsidR="006D317B" w:rsidRDefault="006D317B">
            <w:pPr>
              <w:pStyle w:val="TAC"/>
              <w:rPr>
                <w:rFonts w:eastAsia="?? ??"/>
              </w:rPr>
            </w:pPr>
            <w:r>
              <w:rPr>
                <w:rFonts w:eastAsia="?? ??"/>
              </w:rPr>
              <w:t>20% spot centre</w:t>
            </w:r>
          </w:p>
        </w:tc>
        <w:tc>
          <w:tcPr>
            <w:tcW w:w="1800" w:type="dxa"/>
            <w:gridSpan w:val="3"/>
            <w:tcBorders>
              <w:top w:val="nil"/>
            </w:tcBorders>
            <w:vAlign w:val="center"/>
          </w:tcPr>
          <w:p w:rsidR="006D317B" w:rsidRDefault="006D317B">
            <w:pPr>
              <w:pStyle w:val="TAC"/>
              <w:rPr>
                <w:rFonts w:eastAsia="?? ??"/>
              </w:rPr>
            </w:pPr>
            <w:r>
              <w:rPr>
                <w:rFonts w:eastAsia="?? ??"/>
              </w:rPr>
              <w:t>Spot border</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16</w:t>
        </w:r>
      </w:fldSimple>
      <w:r>
        <w:t xml:space="preserve"> - DCH parameters in ITU channel model B conditions</w:t>
      </w:r>
    </w:p>
    <w:tbl>
      <w:tblPr>
        <w:tblW w:w="0" w:type="auto"/>
        <w:jc w:val="center"/>
        <w:tblLayout w:type="fixed"/>
        <w:tblCellMar>
          <w:left w:w="30" w:type="dxa"/>
          <w:right w:w="30" w:type="dxa"/>
        </w:tblCellMar>
        <w:tblLook w:val="0000"/>
      </w:tblPr>
      <w:tblGrid>
        <w:gridCol w:w="1009"/>
        <w:gridCol w:w="994"/>
        <w:gridCol w:w="934"/>
        <w:gridCol w:w="270"/>
        <w:gridCol w:w="997"/>
        <w:gridCol w:w="997"/>
        <w:gridCol w:w="284"/>
        <w:gridCol w:w="1060"/>
        <w:gridCol w:w="853"/>
        <w:gridCol w:w="269"/>
        <w:gridCol w:w="853"/>
      </w:tblGrid>
      <w:tr w:rsidR="006D317B">
        <w:tblPrEx>
          <w:tblCellMar>
            <w:top w:w="0" w:type="dxa"/>
            <w:bottom w:w="0" w:type="dxa"/>
          </w:tblCellMar>
        </w:tblPrEx>
        <w:trPr>
          <w:cantSplit/>
          <w:jc w:val="center"/>
        </w:trPr>
        <w:tc>
          <w:tcPr>
            <w:tcW w:w="1039" w:type="dxa"/>
            <w:vMerge w:val="restart"/>
            <w:tcBorders>
              <w:top w:val="single" w:sz="6" w:space="0" w:color="auto"/>
              <w:left w:val="single" w:sz="6" w:space="0" w:color="auto"/>
              <w:bottom w:val="nil"/>
              <w:right w:val="single" w:sz="2" w:space="0" w:color="000000"/>
            </w:tcBorders>
          </w:tcPr>
          <w:p w:rsidR="006D317B" w:rsidRDefault="006D317B">
            <w:pPr>
              <w:spacing w:after="0"/>
              <w:jc w:val="center"/>
              <w:rPr>
                <w:rFonts w:ascii="Arial" w:hAnsi="Arial"/>
                <w:snapToGrid w:val="0"/>
                <w:color w:val="000000"/>
              </w:rPr>
            </w:pPr>
            <w:r>
              <w:rPr>
                <w:rFonts w:ascii="Arial" w:hAnsi="Arial"/>
                <w:snapToGrid w:val="0"/>
                <w:color w:val="000000"/>
              </w:rPr>
              <w:t>Data rate</w:t>
            </w:r>
          </w:p>
        </w:tc>
        <w:tc>
          <w:tcPr>
            <w:tcW w:w="994" w:type="dxa"/>
            <w:vMerge w:val="restart"/>
            <w:tcBorders>
              <w:top w:val="single" w:sz="6" w:space="0" w:color="auto"/>
              <w:left w:val="single" w:sz="2" w:space="0" w:color="000000"/>
              <w:bottom w:val="nil"/>
              <w:right w:val="single" w:sz="6" w:space="0" w:color="auto"/>
            </w:tcBorders>
          </w:tcPr>
          <w:p w:rsidR="006D317B" w:rsidRDefault="006D317B">
            <w:pPr>
              <w:spacing w:after="0"/>
              <w:jc w:val="center"/>
              <w:rPr>
                <w:rFonts w:ascii="Arial" w:hAnsi="Arial"/>
                <w:snapToGrid w:val="0"/>
                <w:color w:val="000000"/>
              </w:rPr>
            </w:pPr>
            <w:r>
              <w:rPr>
                <w:rFonts w:ascii="Arial" w:hAnsi="Arial"/>
                <w:snapToGrid w:val="0"/>
                <w:color w:val="000000"/>
              </w:rPr>
              <w:t>Speed</w:t>
            </w:r>
          </w:p>
        </w:tc>
        <w:tc>
          <w:tcPr>
            <w:tcW w:w="4542" w:type="dxa"/>
            <w:gridSpan w:val="6"/>
            <w:tcBorders>
              <w:top w:val="single" w:sz="6" w:space="0" w:color="auto"/>
              <w:left w:val="single" w:sz="6" w:space="0" w:color="auto"/>
              <w:bottom w:val="single" w:sz="2" w:space="0" w:color="000000"/>
              <w:right w:val="single" w:sz="6" w:space="0" w:color="auto"/>
            </w:tcBorders>
          </w:tcPr>
          <w:p w:rsidR="006D317B" w:rsidRDefault="006D317B">
            <w:pPr>
              <w:spacing w:after="0"/>
              <w:jc w:val="center"/>
              <w:rPr>
                <w:rFonts w:ascii="Arial" w:hAnsi="Arial"/>
                <w:snapToGrid w:val="0"/>
                <w:color w:val="000000"/>
              </w:rPr>
            </w:pPr>
            <w:r>
              <w:rPr>
                <w:color w:val="000000"/>
                <w:position w:val="-24"/>
              </w:rPr>
              <w:object w:dxaOrig="1040" w:dyaOrig="540">
                <v:shape id="_x0000_i1084" type="#_x0000_t75" style="width:35.25pt;height:18pt" o:ole="" fillcolor="window">
                  <v:imagedata r:id="rId102" o:title=""/>
                </v:shape>
                <o:OLEObject Type="Embed" ProgID="Equation.3" ShapeID="_x0000_i1084" DrawAspect="Content" ObjectID="_1468164636" r:id="rId117"/>
              </w:object>
            </w:r>
          </w:p>
        </w:tc>
        <w:tc>
          <w:tcPr>
            <w:tcW w:w="1975" w:type="dxa"/>
            <w:gridSpan w:val="3"/>
            <w:vMerge w:val="restart"/>
            <w:tcBorders>
              <w:top w:val="single" w:sz="6" w:space="0" w:color="auto"/>
              <w:left w:val="single" w:sz="6" w:space="0" w:color="auto"/>
              <w:bottom w:val="nil"/>
              <w:right w:val="single" w:sz="6" w:space="0" w:color="auto"/>
            </w:tcBorders>
          </w:tcPr>
          <w:p w:rsidR="006D317B" w:rsidRDefault="006D317B">
            <w:pPr>
              <w:spacing w:after="0"/>
              <w:jc w:val="center"/>
              <w:rPr>
                <w:rFonts w:ascii="Arial" w:hAnsi="Arial"/>
                <w:snapToGrid w:val="0"/>
                <w:color w:val="000000"/>
              </w:rPr>
            </w:pPr>
            <w:r>
              <w:rPr>
                <w:position w:val="-24"/>
              </w:rPr>
              <w:object w:dxaOrig="340" w:dyaOrig="540">
                <v:shape id="_x0000_i1085" type="#_x0000_t75" style="width:17.25pt;height:27pt" o:ole="" fillcolor="window">
                  <v:imagedata r:id="rId110" o:title=""/>
                </v:shape>
                <o:OLEObject Type="Embed" ProgID="Equation.3" ShapeID="_x0000_i1085" DrawAspect="Content" ObjectID="_1468164637" r:id="rId118"/>
              </w:object>
            </w:r>
          </w:p>
        </w:tc>
      </w:tr>
      <w:tr w:rsidR="006D317B">
        <w:tblPrEx>
          <w:tblCellMar>
            <w:top w:w="0" w:type="dxa"/>
            <w:bottom w:w="0" w:type="dxa"/>
          </w:tblCellMar>
        </w:tblPrEx>
        <w:trPr>
          <w:cantSplit/>
          <w:trHeight w:val="251"/>
          <w:jc w:val="center"/>
        </w:trPr>
        <w:tc>
          <w:tcPr>
            <w:tcW w:w="1039" w:type="dxa"/>
            <w:vMerge/>
            <w:tcBorders>
              <w:top w:val="nil"/>
              <w:left w:val="single" w:sz="6" w:space="0" w:color="auto"/>
              <w:bottom w:val="nil"/>
              <w:right w:val="single" w:sz="2" w:space="0" w:color="000000"/>
            </w:tcBorders>
          </w:tcPr>
          <w:p w:rsidR="006D317B" w:rsidRDefault="006D317B">
            <w:pPr>
              <w:spacing w:after="0"/>
              <w:jc w:val="center"/>
              <w:rPr>
                <w:rFonts w:ascii="Arial" w:hAnsi="Arial"/>
                <w:snapToGrid w:val="0"/>
                <w:color w:val="000000"/>
              </w:rPr>
            </w:pPr>
          </w:p>
        </w:tc>
        <w:tc>
          <w:tcPr>
            <w:tcW w:w="994" w:type="dxa"/>
            <w:vMerge/>
            <w:tcBorders>
              <w:top w:val="nil"/>
              <w:left w:val="single" w:sz="2" w:space="0" w:color="000000"/>
              <w:bottom w:val="nil"/>
              <w:right w:val="single" w:sz="6" w:space="0" w:color="auto"/>
            </w:tcBorders>
          </w:tcPr>
          <w:p w:rsidR="006D317B" w:rsidRDefault="006D317B">
            <w:pPr>
              <w:spacing w:after="0"/>
              <w:jc w:val="center"/>
              <w:rPr>
                <w:rFonts w:ascii="Arial" w:hAnsi="Arial"/>
                <w:snapToGrid w:val="0"/>
                <w:color w:val="000000"/>
              </w:rPr>
            </w:pPr>
          </w:p>
        </w:tc>
        <w:tc>
          <w:tcPr>
            <w:tcW w:w="2201" w:type="dxa"/>
            <w:gridSpan w:val="3"/>
            <w:tcBorders>
              <w:top w:val="single" w:sz="6" w:space="0" w:color="auto"/>
              <w:left w:val="single" w:sz="6" w:space="0" w:color="auto"/>
            </w:tcBorders>
          </w:tcPr>
          <w:p w:rsidR="006D317B" w:rsidRDefault="006D317B">
            <w:pPr>
              <w:spacing w:after="0"/>
              <w:jc w:val="center"/>
              <w:rPr>
                <w:rFonts w:ascii="Arial" w:hAnsi="Arial"/>
                <w:snapToGrid w:val="0"/>
                <w:color w:val="000000"/>
              </w:rPr>
            </w:pPr>
            <w:r>
              <w:rPr>
                <w:color w:val="000000"/>
                <w:position w:val="-24"/>
              </w:rPr>
              <w:object w:dxaOrig="900" w:dyaOrig="560">
                <v:shape id="_x0000_i1086" type="#_x0000_t75" style="width:30.75pt;height:18.75pt" o:ole="" fillcolor="window">
                  <v:imagedata r:id="rId112" o:title=""/>
                </v:shape>
                <o:OLEObject Type="Embed" ProgID="Equation.3" ShapeID="_x0000_i1086" DrawAspect="Content" ObjectID="_1468164638" r:id="rId119"/>
              </w:object>
            </w:r>
          </w:p>
        </w:tc>
        <w:tc>
          <w:tcPr>
            <w:tcW w:w="2341" w:type="dxa"/>
            <w:gridSpan w:val="3"/>
            <w:tcBorders>
              <w:top w:val="single" w:sz="6" w:space="0" w:color="auto"/>
              <w:left w:val="single" w:sz="6" w:space="0" w:color="auto"/>
              <w:right w:val="single" w:sz="6" w:space="0" w:color="auto"/>
            </w:tcBorders>
          </w:tcPr>
          <w:p w:rsidR="006D317B" w:rsidRDefault="006D317B">
            <w:pPr>
              <w:spacing w:after="0"/>
              <w:jc w:val="center"/>
              <w:rPr>
                <w:rFonts w:ascii="Arial" w:hAnsi="Arial"/>
                <w:snapToGrid w:val="0"/>
                <w:color w:val="000000"/>
              </w:rPr>
            </w:pPr>
            <w:r>
              <w:rPr>
                <w:color w:val="000000"/>
                <w:position w:val="-24"/>
              </w:rPr>
              <w:object w:dxaOrig="1040" w:dyaOrig="580">
                <v:shape id="_x0000_i1087" type="#_x0000_t75" style="width:35.25pt;height:19.5pt" o:ole="" fillcolor="window">
                  <v:imagedata r:id="rId114" o:title=""/>
                </v:shape>
                <o:OLEObject Type="Embed" ProgID="Equation.3" ShapeID="_x0000_i1087" DrawAspect="Content" ObjectID="_1468164639" r:id="rId120"/>
              </w:object>
            </w:r>
          </w:p>
        </w:tc>
        <w:tc>
          <w:tcPr>
            <w:tcW w:w="1975" w:type="dxa"/>
            <w:gridSpan w:val="3"/>
            <w:vMerge/>
            <w:tcBorders>
              <w:top w:val="nil"/>
              <w:left w:val="single" w:sz="6" w:space="0" w:color="auto"/>
              <w:right w:val="single" w:sz="6" w:space="0" w:color="auto"/>
            </w:tcBorders>
          </w:tcPr>
          <w:p w:rsidR="006D317B" w:rsidRDefault="006D317B">
            <w:pPr>
              <w:spacing w:after="0"/>
              <w:jc w:val="center"/>
              <w:rPr>
                <w:rFonts w:ascii="Arial" w:hAnsi="Arial"/>
                <w:snapToGrid w:val="0"/>
                <w:color w:val="000000"/>
              </w:rPr>
            </w:pPr>
          </w:p>
        </w:tc>
      </w:tr>
      <w:tr w:rsidR="006D317B">
        <w:tblPrEx>
          <w:tblCellMar>
            <w:top w:w="0" w:type="dxa"/>
            <w:bottom w:w="0" w:type="dxa"/>
          </w:tblCellMar>
        </w:tblPrEx>
        <w:trPr>
          <w:cantSplit/>
          <w:trHeight w:val="251"/>
          <w:jc w:val="center"/>
        </w:trPr>
        <w:tc>
          <w:tcPr>
            <w:tcW w:w="1039" w:type="dxa"/>
            <w:vMerge/>
            <w:tcBorders>
              <w:top w:val="nil"/>
              <w:left w:val="single" w:sz="6" w:space="0" w:color="auto"/>
              <w:bottom w:val="single" w:sz="6" w:space="0" w:color="auto"/>
              <w:right w:val="single" w:sz="2" w:space="0" w:color="000000"/>
            </w:tcBorders>
          </w:tcPr>
          <w:p w:rsidR="006D317B" w:rsidRDefault="006D317B">
            <w:pPr>
              <w:spacing w:after="0"/>
              <w:jc w:val="center"/>
              <w:rPr>
                <w:rFonts w:ascii="Arial" w:hAnsi="Arial"/>
                <w:snapToGrid w:val="0"/>
                <w:color w:val="000000"/>
              </w:rPr>
            </w:pPr>
          </w:p>
        </w:tc>
        <w:tc>
          <w:tcPr>
            <w:tcW w:w="994" w:type="dxa"/>
            <w:vMerge/>
            <w:tcBorders>
              <w:top w:val="nil"/>
              <w:left w:val="single" w:sz="2" w:space="0" w:color="000000"/>
              <w:right w:val="single" w:sz="6" w:space="0" w:color="auto"/>
            </w:tcBorders>
          </w:tcPr>
          <w:p w:rsidR="006D317B" w:rsidRDefault="006D317B">
            <w:pPr>
              <w:spacing w:after="0"/>
              <w:jc w:val="center"/>
              <w:rPr>
                <w:rFonts w:ascii="Arial" w:hAnsi="Arial"/>
                <w:snapToGrid w:val="0"/>
                <w:color w:val="000000"/>
              </w:rPr>
            </w:pPr>
          </w:p>
        </w:tc>
        <w:tc>
          <w:tcPr>
            <w:tcW w:w="934" w:type="dxa"/>
            <w:tcBorders>
              <w:top w:val="single" w:sz="2" w:space="0" w:color="000000"/>
              <w:left w:val="single" w:sz="6"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70" w:type="dxa"/>
            <w:tcBorders>
              <w:top w:val="single" w:sz="2" w:space="0" w:color="000000"/>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997" w:type="dxa"/>
            <w:tcBorders>
              <w:top w:val="single" w:sz="2" w:space="0" w:color="000000"/>
              <w:left w:val="nil"/>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c>
          <w:tcPr>
            <w:tcW w:w="997" w:type="dxa"/>
            <w:tcBorders>
              <w:top w:val="single" w:sz="2" w:space="0" w:color="000000"/>
              <w:left w:val="single" w:sz="6"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84" w:type="dxa"/>
            <w:tcBorders>
              <w:top w:val="single" w:sz="2" w:space="0" w:color="000000"/>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1060" w:type="dxa"/>
            <w:tcBorders>
              <w:top w:val="single" w:sz="2" w:space="0" w:color="000000"/>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c>
          <w:tcPr>
            <w:tcW w:w="853" w:type="dxa"/>
            <w:tcBorders>
              <w:top w:val="single" w:sz="2" w:space="0" w:color="000000"/>
              <w:left w:val="single" w:sz="6"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69" w:type="dxa"/>
            <w:tcBorders>
              <w:top w:val="single" w:sz="2" w:space="0" w:color="000000"/>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853" w:type="dxa"/>
            <w:tcBorders>
              <w:top w:val="single" w:sz="2" w:space="0" w:color="000000"/>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nl-NL"/>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-33,6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-27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-21,8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-14,2 dB</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10,4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17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1.2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-33,6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-32,9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-21,9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-20,8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10,4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11,1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-32,7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-32,2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-21,2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-20,2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11,3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11,8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-32,4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-30,5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-20,9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-18,6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13,4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-27,6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-16,8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-3,5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-15,6 dB</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10,5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21,2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4.75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-27,4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-24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-11,7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-15,4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-26,8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-24,3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-12,1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-14,8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13,7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bottom w:val="single" w:sz="4" w:space="0" w:color="auto"/>
            </w:tcBorders>
          </w:tcPr>
          <w:p w:rsidR="006D317B" w:rsidRDefault="006D317B">
            <w:pPr>
              <w:spacing w:after="0"/>
              <w:jc w:val="center"/>
              <w:rPr>
                <w:snapToGrid w:val="0"/>
                <w:color w:val="000000"/>
                <w:lang w:val="de-DE"/>
              </w:rPr>
            </w:pPr>
            <w:r>
              <w:rPr>
                <w:snapToGrid w:val="0"/>
                <w:color w:val="000000"/>
                <w:lang w:val="de-DE"/>
              </w:rPr>
              <w:t>-26,7 dB</w:t>
            </w:r>
          </w:p>
        </w:tc>
        <w:tc>
          <w:tcPr>
            <w:tcW w:w="270"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-24,3 dB</w:t>
            </w:r>
          </w:p>
        </w:tc>
        <w:tc>
          <w:tcPr>
            <w:tcW w:w="997" w:type="dxa"/>
            <w:tcBorders>
              <w:left w:val="nil"/>
              <w:bottom w:val="single" w:sz="4" w:space="0" w:color="auto"/>
            </w:tcBorders>
          </w:tcPr>
          <w:p w:rsidR="006D317B" w:rsidRDefault="006D317B">
            <w:pPr>
              <w:spacing w:after="0"/>
              <w:jc w:val="center"/>
              <w:rPr>
                <w:snapToGrid w:val="0"/>
                <w:color w:val="000000"/>
                <w:lang w:val="de-DE"/>
              </w:rPr>
            </w:pPr>
            <w:r>
              <w:rPr>
                <w:snapToGrid w:val="0"/>
                <w:color w:val="000000"/>
                <w:lang w:val="de-DE"/>
              </w:rPr>
              <w:t>-13,1 dB</w:t>
            </w:r>
          </w:p>
        </w:tc>
        <w:tc>
          <w:tcPr>
            <w:tcW w:w="284"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-14,7 dB</w:t>
            </w:r>
          </w:p>
        </w:tc>
        <w:tc>
          <w:tcPr>
            <w:tcW w:w="853" w:type="dxa"/>
            <w:tcBorders>
              <w:left w:val="nil"/>
              <w:bottom w:val="single" w:sz="4" w:space="0" w:color="auto"/>
            </w:tcBorders>
          </w:tcPr>
          <w:p w:rsidR="006D317B" w:rsidRDefault="006D317B">
            <w:pPr>
              <w:spacing w:after="0"/>
              <w:jc w:val="center"/>
              <w:rPr>
                <w:snapToGrid w:val="0"/>
                <w:color w:val="000000"/>
                <w:lang w:val="de-DE"/>
              </w:rPr>
            </w:pPr>
            <w:r>
              <w:rPr>
                <w:snapToGrid w:val="0"/>
                <w:color w:val="000000"/>
                <w:lang w:val="de-DE"/>
              </w:rPr>
              <w:t>11,3 dB</w:t>
            </w:r>
          </w:p>
        </w:tc>
        <w:tc>
          <w:tcPr>
            <w:tcW w:w="269"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13,7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-25,2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-13,2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-2,3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8,8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19,7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12.2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-24,9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-21,3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-12,9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-9,4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9,1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12,6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-23,6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-22,1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-11,6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-10,2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10,4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11,8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-23,4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-5,9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-11,4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-21,1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-9,1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-9,1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5,7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17,6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64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-21,2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-16,9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-9,2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-5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9,8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-20,7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-18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-8,7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6,1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8,7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-20,4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-10,9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-8,4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6,3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15,8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-18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-5,9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-6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5,3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17,3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144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-18,1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-6,1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-1,8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9,5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-17,6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-14,7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-5,6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-2,8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8,5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-17,4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-6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-5,4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17,2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-13,2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-0,5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-1,2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5,8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18,5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384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-13,6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5,4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11,9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-13,2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5,8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10,9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bottom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bottom w:val="single" w:sz="4" w:space="0" w:color="auto"/>
            </w:tcBorders>
          </w:tcPr>
          <w:p w:rsidR="006D317B" w:rsidRDefault="006D317B">
            <w:pPr>
              <w:spacing w:after="0"/>
              <w:jc w:val="center"/>
              <w:rPr>
                <w:snapToGrid w:val="0"/>
                <w:color w:val="000000"/>
              </w:rPr>
            </w:pPr>
            <w:r>
              <w:rPr>
                <w:snapToGrid w:val="0"/>
                <w:color w:val="000000"/>
              </w:rPr>
              <w:t>-13 dB</w:t>
            </w:r>
          </w:p>
        </w:tc>
        <w:tc>
          <w:tcPr>
            <w:tcW w:w="270"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997"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w:t>
            </w:r>
          </w:p>
        </w:tc>
        <w:tc>
          <w:tcPr>
            <w:tcW w:w="997" w:type="dxa"/>
            <w:tcBorders>
              <w:left w:val="nil"/>
              <w:bottom w:val="single" w:sz="4" w:space="0" w:color="auto"/>
            </w:tcBorders>
          </w:tcPr>
          <w:p w:rsidR="006D317B" w:rsidRDefault="006D317B">
            <w:pPr>
              <w:spacing w:after="0"/>
              <w:jc w:val="center"/>
              <w:rPr>
                <w:snapToGrid w:val="0"/>
                <w:color w:val="000000"/>
              </w:rPr>
            </w:pPr>
            <w:r>
              <w:rPr>
                <w:snapToGrid w:val="0"/>
                <w:color w:val="000000"/>
              </w:rPr>
              <w:t>-1 dB</w:t>
            </w:r>
          </w:p>
        </w:tc>
        <w:tc>
          <w:tcPr>
            <w:tcW w:w="284"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1060"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w:t>
            </w:r>
          </w:p>
        </w:tc>
        <w:tc>
          <w:tcPr>
            <w:tcW w:w="853" w:type="dxa"/>
            <w:tcBorders>
              <w:left w:val="nil"/>
              <w:bottom w:val="single" w:sz="4" w:space="0" w:color="auto"/>
            </w:tcBorders>
          </w:tcPr>
          <w:p w:rsidR="006D317B" w:rsidRDefault="006D317B">
            <w:pPr>
              <w:spacing w:after="0"/>
              <w:jc w:val="center"/>
              <w:rPr>
                <w:snapToGrid w:val="0"/>
                <w:color w:val="000000"/>
              </w:rPr>
            </w:pPr>
            <w:r>
              <w:rPr>
                <w:snapToGrid w:val="0"/>
                <w:color w:val="000000"/>
              </w:rPr>
              <w:t>6 dB</w:t>
            </w:r>
          </w:p>
        </w:tc>
        <w:tc>
          <w:tcPr>
            <w:tcW w:w="269"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853"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20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17</w:t>
        </w:r>
      </w:fldSimple>
      <w:r>
        <w:t xml:space="preserve"> -DCH requirements in ITU channel model B conditions - Downlink</w:t>
      </w:r>
    </w:p>
    <w:p w:rsidR="006D317B" w:rsidRDefault="006D317B">
      <w:pPr>
        <w:pStyle w:val="Heading4"/>
        <w:tabs>
          <w:tab w:val="clear" w:pos="2520"/>
        </w:tabs>
      </w:pPr>
      <w:r>
        <w:br w:type="page"/>
      </w:r>
      <w:bookmarkStart w:id="578" w:name="_Toc72569425"/>
      <w:r>
        <w:t>Demodulation in ITU channel model C conditions</w:t>
      </w:r>
      <w:bookmarkEnd w:id="578"/>
    </w:p>
    <w:p w:rsidR="006D317B" w:rsidRDefault="006D317B">
      <w:r>
        <w:t xml:space="preserve">The average </w:t>
      </w:r>
      <w:r>
        <w:rPr>
          <w:color w:val="000000"/>
          <w:position w:val="-24"/>
        </w:rPr>
        <w:object w:dxaOrig="1040" w:dyaOrig="540">
          <v:shape id="_x0000_i1088" type="#_x0000_t75" style="width:35.25pt;height:18pt" o:ole="" fillcolor="window">
            <v:imagedata r:id="rId102" o:title=""/>
          </v:shape>
          <o:OLEObject Type="Embed" ProgID="Equation.3" ShapeID="_x0000_i1088" DrawAspect="Content" ObjectID="_1468164640" r:id="rId121"/>
        </w:object>
      </w:r>
      <w:r>
        <w:rPr>
          <w:color w:val="000000"/>
        </w:rPr>
        <w:t xml:space="preserve"> </w:t>
      </w:r>
      <w:r>
        <w:t>power ratio is specified for 2 UE locations : 20% around spot centre and spot borders.</w:t>
      </w:r>
    </w:p>
    <w:p w:rsidR="006D317B" w:rsidRDefault="006D317B">
      <w:r>
        <w:t>Empty compartments mean the service is not reachable (situations suffering from too high inter-spot interference).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52"/>
        <w:gridCol w:w="1373"/>
        <w:gridCol w:w="318"/>
        <w:gridCol w:w="109"/>
        <w:gridCol w:w="1271"/>
        <w:gridCol w:w="420"/>
        <w:gridCol w:w="7"/>
        <w:gridCol w:w="1373"/>
        <w:gridCol w:w="420"/>
        <w:gridCol w:w="1380"/>
        <w:gridCol w:w="427"/>
      </w:tblGrid>
      <w:tr w:rsidR="006D317B">
        <w:tblPrEx>
          <w:tblCellMar>
            <w:top w:w="0" w:type="dxa"/>
            <w:bottom w:w="0" w:type="dxa"/>
          </w:tblCellMar>
        </w:tblPrEx>
        <w:trPr>
          <w:gridAfter w:val="2"/>
          <w:wAfter w:w="1807" w:type="dxa"/>
          <w:cantSplit/>
          <w:jc w:val="center"/>
        </w:trPr>
        <w:tc>
          <w:tcPr>
            <w:tcW w:w="2160" w:type="dxa"/>
          </w:tcPr>
          <w:p w:rsidR="006D317B" w:rsidRDefault="006D317B">
            <w:pPr>
              <w:pStyle w:val="TAH"/>
              <w:rPr>
                <w:rFonts w:eastAsia="?? ??"/>
                <w:color w:val="000000"/>
              </w:rPr>
            </w:pPr>
            <w:r>
              <w:rPr>
                <w:rFonts w:eastAsia="?? ??"/>
                <w:color w:val="000000"/>
              </w:rPr>
              <w:t>Parameter</w:t>
            </w:r>
          </w:p>
        </w:tc>
        <w:tc>
          <w:tcPr>
            <w:tcW w:w="1691" w:type="dxa"/>
            <w:gridSpan w:val="2"/>
          </w:tcPr>
          <w:p w:rsidR="006D317B" w:rsidRDefault="006D317B">
            <w:pPr>
              <w:pStyle w:val="TAH"/>
              <w:rPr>
                <w:rFonts w:eastAsia="?? ??"/>
                <w:color w:val="000000"/>
              </w:rPr>
            </w:pPr>
            <w:r>
              <w:rPr>
                <w:rFonts w:eastAsia="?? ??"/>
                <w:color w:val="000000"/>
              </w:rPr>
              <w:t>Unit</w:t>
            </w:r>
          </w:p>
        </w:tc>
        <w:tc>
          <w:tcPr>
            <w:tcW w:w="1800" w:type="dxa"/>
            <w:gridSpan w:val="3"/>
          </w:tcPr>
          <w:p w:rsidR="006D317B" w:rsidRDefault="006D317B">
            <w:pPr>
              <w:pStyle w:val="TAH"/>
              <w:rPr>
                <w:rFonts w:eastAsia="?? ??"/>
                <w:color w:val="000000"/>
              </w:rPr>
            </w:pPr>
            <w:r>
              <w:rPr>
                <w:rFonts w:eastAsia="?? ??"/>
                <w:color w:val="000000"/>
              </w:rPr>
              <w:t>Test 1</w:t>
            </w:r>
          </w:p>
        </w:tc>
        <w:tc>
          <w:tcPr>
            <w:tcW w:w="1800" w:type="dxa"/>
            <w:gridSpan w:val="3"/>
          </w:tcPr>
          <w:p w:rsidR="006D317B" w:rsidRDefault="006D317B">
            <w:pPr>
              <w:pStyle w:val="TAH"/>
              <w:rPr>
                <w:rFonts w:eastAsia="?? ??"/>
                <w:color w:val="000000"/>
              </w:rPr>
            </w:pPr>
            <w:r>
              <w:rPr>
                <w:rFonts w:eastAsia="?? ??"/>
                <w:color w:val="000000"/>
              </w:rPr>
              <w:t>Test 2</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rPr>
              <w:t>Phase reference</w:t>
            </w:r>
          </w:p>
        </w:tc>
        <w:tc>
          <w:tcPr>
            <w:tcW w:w="1698" w:type="dxa"/>
            <w:gridSpan w:val="3"/>
            <w:tcBorders>
              <w:right w:val="nil"/>
            </w:tcBorders>
            <w:vAlign w:val="center"/>
          </w:tcPr>
          <w:p w:rsidR="006D317B" w:rsidRDefault="006D317B">
            <w:pPr>
              <w:pStyle w:val="TAC"/>
              <w:rPr>
                <w:color w:val="000000"/>
              </w:rPr>
            </w:pPr>
          </w:p>
        </w:tc>
        <w:tc>
          <w:tcPr>
            <w:tcW w:w="3600" w:type="dxa"/>
            <w:gridSpan w:val="5"/>
            <w:vAlign w:val="center"/>
          </w:tcPr>
          <w:p w:rsidR="006D317B" w:rsidRDefault="006D317B">
            <w:pPr>
              <w:pStyle w:val="TAC"/>
              <w:rPr>
                <w:color w:val="000000"/>
              </w:rPr>
            </w:pPr>
            <w:r>
              <w:rPr>
                <w:color w:val="000000"/>
              </w:rPr>
              <w:t>P-CPICH</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position w:val="-10"/>
              </w:rPr>
              <w:pict>
                <v:shape id="_x0000_i1089" type="#_x0000_t75" style="width:33.75pt;height:17.25pt" fillcolor="window">
                  <v:imagedata r:id="rId107"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w:t>
            </w:r>
          </w:p>
        </w:tc>
        <w:tc>
          <w:tcPr>
            <w:tcW w:w="1800" w:type="dxa"/>
            <w:gridSpan w:val="3"/>
            <w:vAlign w:val="center"/>
          </w:tcPr>
          <w:p w:rsidR="006D317B" w:rsidRDefault="006D317B">
            <w:pPr>
              <w:pStyle w:val="TAC"/>
              <w:rPr>
                <w:rFonts w:eastAsia="?? ??"/>
                <w:color w:val="000000"/>
              </w:rPr>
            </w:pPr>
            <w:r>
              <w:rPr>
                <w:rFonts w:eastAsia="?? ??"/>
                <w:color w:val="000000"/>
              </w:rPr>
              <w:t>9</w:t>
            </w:r>
          </w:p>
        </w:tc>
        <w:tc>
          <w:tcPr>
            <w:tcW w:w="1800" w:type="dxa"/>
            <w:gridSpan w:val="2"/>
            <w:vAlign w:val="center"/>
          </w:tcPr>
          <w:p w:rsidR="006D317B" w:rsidRDefault="006D317B">
            <w:pPr>
              <w:pStyle w:val="TAC"/>
              <w:rPr>
                <w:rFonts w:eastAsia="?? ??"/>
                <w:color w:val="000000"/>
              </w:rPr>
            </w:pPr>
            <w:r>
              <w:rPr>
                <w:rFonts w:eastAsia="?? ??"/>
                <w:color w:val="000000"/>
              </w:rPr>
              <w:t>-3</w:t>
            </w:r>
          </w:p>
        </w:tc>
      </w:tr>
      <w:tr w:rsidR="006D317B">
        <w:tblPrEx>
          <w:tblCellMar>
            <w:top w:w="0" w:type="dxa"/>
            <w:bottom w:w="0" w:type="dxa"/>
          </w:tblCellMar>
        </w:tblPrEx>
        <w:trPr>
          <w:cantSplit/>
          <w:trHeight w:val="352"/>
          <w:jc w:val="center"/>
        </w:trPr>
        <w:tc>
          <w:tcPr>
            <w:tcW w:w="2160" w:type="dxa"/>
            <w:gridSpan w:val="4"/>
            <w:vAlign w:val="center"/>
          </w:tcPr>
          <w:p w:rsidR="006D317B" w:rsidRDefault="006D317B">
            <w:pPr>
              <w:pStyle w:val="TAC"/>
              <w:rPr>
                <w:color w:val="000000"/>
              </w:rPr>
            </w:pPr>
            <w:r>
              <w:rPr>
                <w:color w:val="000000"/>
                <w:position w:val="-10"/>
              </w:rPr>
              <w:pict>
                <v:shape id="_x0000_i1090" type="#_x0000_t75" style="width:15.75pt;height:15pt" fillcolor="window">
                  <v:imagedata r:id="rId108"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dBm/3.84 MHz</w:t>
            </w:r>
          </w:p>
        </w:tc>
        <w:tc>
          <w:tcPr>
            <w:tcW w:w="3600" w:type="dxa"/>
            <w:gridSpan w:val="4"/>
            <w:vAlign w:val="center"/>
          </w:tcPr>
          <w:p w:rsidR="006D317B" w:rsidRDefault="006D317B">
            <w:pPr>
              <w:pStyle w:val="TAC"/>
              <w:rPr>
                <w:rFonts w:eastAsia="?? ??"/>
                <w:color w:val="000000"/>
              </w:rPr>
            </w:pPr>
            <w:r>
              <w:rPr>
                <w:rFonts w:eastAsia="?? ??"/>
                <w:color w:val="000000"/>
              </w:rPr>
              <w:t>-60</w:t>
            </w:r>
          </w:p>
        </w:tc>
      </w:tr>
      <w:tr w:rsidR="006D317B">
        <w:tblPrEx>
          <w:tblCellMar>
            <w:top w:w="0" w:type="dxa"/>
            <w:bottom w:w="0" w:type="dxa"/>
          </w:tblCellMar>
        </w:tblPrEx>
        <w:trPr>
          <w:gridAfter w:val="2"/>
          <w:wAfter w:w="1807" w:type="dxa"/>
          <w:cantSplit/>
          <w:jc w:val="center"/>
        </w:trPr>
        <w:tc>
          <w:tcPr>
            <w:tcW w:w="2160" w:type="dxa"/>
            <w:vAlign w:val="center"/>
          </w:tcPr>
          <w:p w:rsidR="006D317B" w:rsidRDefault="006D317B">
            <w:pPr>
              <w:pStyle w:val="TAC"/>
              <w:rPr>
                <w:rFonts w:eastAsia="?? ??"/>
              </w:rPr>
            </w:pPr>
            <w:r>
              <w:rPr>
                <w:rFonts w:eastAsia="?? ??"/>
              </w:rPr>
              <w:t>Information Data Rate</w:t>
            </w:r>
          </w:p>
        </w:tc>
        <w:tc>
          <w:tcPr>
            <w:tcW w:w="1691" w:type="dxa"/>
            <w:gridSpan w:val="2"/>
            <w:vAlign w:val="center"/>
          </w:tcPr>
          <w:p w:rsidR="006D317B" w:rsidRDefault="006D317B">
            <w:pPr>
              <w:pStyle w:val="TAC"/>
              <w:rPr>
                <w:rFonts w:eastAsia="?? ??"/>
              </w:rPr>
            </w:pPr>
            <w:r>
              <w:rPr>
                <w:rFonts w:eastAsia="?? ??"/>
              </w:rPr>
              <w:t>kbps</w:t>
            </w:r>
          </w:p>
        </w:tc>
        <w:tc>
          <w:tcPr>
            <w:tcW w:w="1800" w:type="dxa"/>
            <w:gridSpan w:val="3"/>
            <w:tcBorders>
              <w:top w:val="nil"/>
            </w:tcBorders>
            <w:vAlign w:val="center"/>
          </w:tcPr>
          <w:p w:rsidR="006D317B" w:rsidRDefault="006D317B">
            <w:pPr>
              <w:pStyle w:val="TAC"/>
              <w:rPr>
                <w:rFonts w:eastAsia="?? ??"/>
              </w:rPr>
            </w:pPr>
            <w:r>
              <w:rPr>
                <w:rFonts w:eastAsia="?? ??"/>
              </w:rPr>
              <w:t>20% spot centre</w:t>
            </w:r>
          </w:p>
        </w:tc>
        <w:tc>
          <w:tcPr>
            <w:tcW w:w="1800" w:type="dxa"/>
            <w:gridSpan w:val="3"/>
            <w:tcBorders>
              <w:top w:val="nil"/>
            </w:tcBorders>
            <w:vAlign w:val="center"/>
          </w:tcPr>
          <w:p w:rsidR="006D317B" w:rsidRDefault="006D317B">
            <w:pPr>
              <w:pStyle w:val="TAC"/>
              <w:rPr>
                <w:rFonts w:eastAsia="?? ??"/>
              </w:rPr>
            </w:pPr>
            <w:r>
              <w:rPr>
                <w:rFonts w:eastAsia="?? ??"/>
              </w:rPr>
              <w:t>Spot border</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18</w:t>
        </w:r>
      </w:fldSimple>
      <w:r>
        <w:t xml:space="preserve"> - DCH parameters in ITU channel model C conditions</w:t>
      </w:r>
    </w:p>
    <w:tbl>
      <w:tblPr>
        <w:tblW w:w="0" w:type="auto"/>
        <w:jc w:val="center"/>
        <w:tblLayout w:type="fixed"/>
        <w:tblCellMar>
          <w:left w:w="30" w:type="dxa"/>
          <w:right w:w="30" w:type="dxa"/>
        </w:tblCellMar>
        <w:tblLook w:val="0000"/>
      </w:tblPr>
      <w:tblGrid>
        <w:gridCol w:w="1009"/>
        <w:gridCol w:w="994"/>
        <w:gridCol w:w="934"/>
        <w:gridCol w:w="270"/>
        <w:gridCol w:w="997"/>
        <w:gridCol w:w="997"/>
        <w:gridCol w:w="284"/>
        <w:gridCol w:w="1060"/>
        <w:gridCol w:w="853"/>
        <w:gridCol w:w="269"/>
        <w:gridCol w:w="853"/>
      </w:tblGrid>
      <w:tr w:rsidR="006D317B">
        <w:tblPrEx>
          <w:tblCellMar>
            <w:top w:w="0" w:type="dxa"/>
            <w:bottom w:w="0" w:type="dxa"/>
          </w:tblCellMar>
        </w:tblPrEx>
        <w:trPr>
          <w:cantSplit/>
          <w:jc w:val="center"/>
        </w:trPr>
        <w:tc>
          <w:tcPr>
            <w:tcW w:w="1039" w:type="dxa"/>
            <w:vMerge w:val="restart"/>
            <w:tcBorders>
              <w:top w:val="single" w:sz="6" w:space="0" w:color="auto"/>
              <w:left w:val="single" w:sz="6" w:space="0" w:color="auto"/>
              <w:bottom w:val="nil"/>
              <w:right w:val="single" w:sz="2" w:space="0" w:color="000000"/>
            </w:tcBorders>
          </w:tcPr>
          <w:p w:rsidR="006D317B" w:rsidRDefault="006D317B">
            <w:pPr>
              <w:spacing w:after="0"/>
              <w:jc w:val="center"/>
              <w:rPr>
                <w:rFonts w:ascii="Arial" w:hAnsi="Arial"/>
                <w:snapToGrid w:val="0"/>
                <w:color w:val="000000"/>
              </w:rPr>
            </w:pPr>
            <w:r>
              <w:rPr>
                <w:rFonts w:ascii="Arial" w:hAnsi="Arial"/>
                <w:snapToGrid w:val="0"/>
                <w:color w:val="000000"/>
              </w:rPr>
              <w:t>Data rate</w:t>
            </w:r>
          </w:p>
        </w:tc>
        <w:tc>
          <w:tcPr>
            <w:tcW w:w="994" w:type="dxa"/>
            <w:vMerge w:val="restart"/>
            <w:tcBorders>
              <w:top w:val="single" w:sz="6" w:space="0" w:color="auto"/>
              <w:left w:val="single" w:sz="2" w:space="0" w:color="000000"/>
              <w:bottom w:val="nil"/>
              <w:right w:val="single" w:sz="6" w:space="0" w:color="auto"/>
            </w:tcBorders>
          </w:tcPr>
          <w:p w:rsidR="006D317B" w:rsidRDefault="006D317B">
            <w:pPr>
              <w:spacing w:after="0"/>
              <w:jc w:val="center"/>
              <w:rPr>
                <w:rFonts w:ascii="Arial" w:hAnsi="Arial"/>
                <w:snapToGrid w:val="0"/>
                <w:color w:val="000000"/>
              </w:rPr>
            </w:pPr>
            <w:r>
              <w:rPr>
                <w:rFonts w:ascii="Arial" w:hAnsi="Arial"/>
                <w:snapToGrid w:val="0"/>
                <w:color w:val="000000"/>
              </w:rPr>
              <w:t>Speed</w:t>
            </w:r>
          </w:p>
        </w:tc>
        <w:tc>
          <w:tcPr>
            <w:tcW w:w="4542" w:type="dxa"/>
            <w:gridSpan w:val="6"/>
            <w:tcBorders>
              <w:top w:val="single" w:sz="6" w:space="0" w:color="auto"/>
              <w:left w:val="single" w:sz="6" w:space="0" w:color="auto"/>
              <w:bottom w:val="single" w:sz="2" w:space="0" w:color="000000"/>
              <w:right w:val="single" w:sz="6" w:space="0" w:color="auto"/>
            </w:tcBorders>
          </w:tcPr>
          <w:p w:rsidR="006D317B" w:rsidRDefault="006D317B">
            <w:pPr>
              <w:spacing w:after="0"/>
              <w:jc w:val="center"/>
              <w:rPr>
                <w:rFonts w:ascii="Arial" w:hAnsi="Arial"/>
                <w:snapToGrid w:val="0"/>
                <w:color w:val="000000"/>
              </w:rPr>
            </w:pPr>
            <w:r>
              <w:rPr>
                <w:color w:val="000000"/>
                <w:position w:val="-24"/>
              </w:rPr>
              <w:object w:dxaOrig="1040" w:dyaOrig="540">
                <v:shape id="_x0000_i1091" type="#_x0000_t75" style="width:35.25pt;height:18pt" o:ole="" fillcolor="window">
                  <v:imagedata r:id="rId102" o:title=""/>
                </v:shape>
                <o:OLEObject Type="Embed" ProgID="Equation.3" ShapeID="_x0000_i1091" DrawAspect="Content" ObjectID="_1468164641" r:id="rId122"/>
              </w:object>
            </w:r>
          </w:p>
        </w:tc>
        <w:tc>
          <w:tcPr>
            <w:tcW w:w="1975" w:type="dxa"/>
            <w:gridSpan w:val="3"/>
            <w:vMerge w:val="restart"/>
            <w:tcBorders>
              <w:top w:val="single" w:sz="6" w:space="0" w:color="auto"/>
              <w:left w:val="single" w:sz="6" w:space="0" w:color="auto"/>
              <w:bottom w:val="nil"/>
              <w:right w:val="single" w:sz="6" w:space="0" w:color="auto"/>
            </w:tcBorders>
          </w:tcPr>
          <w:p w:rsidR="006D317B" w:rsidRDefault="006D317B">
            <w:pPr>
              <w:spacing w:after="0"/>
              <w:jc w:val="center"/>
              <w:rPr>
                <w:rFonts w:ascii="Arial" w:hAnsi="Arial"/>
                <w:snapToGrid w:val="0"/>
                <w:color w:val="000000"/>
              </w:rPr>
            </w:pPr>
            <w:r>
              <w:rPr>
                <w:position w:val="-24"/>
              </w:rPr>
              <w:object w:dxaOrig="340" w:dyaOrig="540">
                <v:shape id="_x0000_i1092" type="#_x0000_t75" style="width:17.25pt;height:27pt" o:ole="" fillcolor="window">
                  <v:imagedata r:id="rId110" o:title=""/>
                </v:shape>
                <o:OLEObject Type="Embed" ProgID="Equation.3" ShapeID="_x0000_i1092" DrawAspect="Content" ObjectID="_1468164642" r:id="rId123"/>
              </w:object>
            </w:r>
          </w:p>
        </w:tc>
      </w:tr>
      <w:tr w:rsidR="006D317B">
        <w:tblPrEx>
          <w:tblCellMar>
            <w:top w:w="0" w:type="dxa"/>
            <w:bottom w:w="0" w:type="dxa"/>
          </w:tblCellMar>
        </w:tblPrEx>
        <w:trPr>
          <w:cantSplit/>
          <w:trHeight w:val="251"/>
          <w:jc w:val="center"/>
        </w:trPr>
        <w:tc>
          <w:tcPr>
            <w:tcW w:w="1039" w:type="dxa"/>
            <w:vMerge/>
            <w:tcBorders>
              <w:top w:val="nil"/>
              <w:left w:val="single" w:sz="6" w:space="0" w:color="auto"/>
              <w:bottom w:val="nil"/>
              <w:right w:val="single" w:sz="2" w:space="0" w:color="000000"/>
            </w:tcBorders>
          </w:tcPr>
          <w:p w:rsidR="006D317B" w:rsidRDefault="006D317B">
            <w:pPr>
              <w:spacing w:after="0"/>
              <w:jc w:val="center"/>
              <w:rPr>
                <w:rFonts w:ascii="Arial" w:hAnsi="Arial"/>
                <w:snapToGrid w:val="0"/>
                <w:color w:val="000000"/>
              </w:rPr>
            </w:pPr>
          </w:p>
        </w:tc>
        <w:tc>
          <w:tcPr>
            <w:tcW w:w="994" w:type="dxa"/>
            <w:vMerge/>
            <w:tcBorders>
              <w:top w:val="nil"/>
              <w:left w:val="single" w:sz="2" w:space="0" w:color="000000"/>
              <w:bottom w:val="nil"/>
              <w:right w:val="single" w:sz="6" w:space="0" w:color="auto"/>
            </w:tcBorders>
          </w:tcPr>
          <w:p w:rsidR="006D317B" w:rsidRDefault="006D317B">
            <w:pPr>
              <w:spacing w:after="0"/>
              <w:jc w:val="center"/>
              <w:rPr>
                <w:rFonts w:ascii="Arial" w:hAnsi="Arial"/>
                <w:snapToGrid w:val="0"/>
                <w:color w:val="000000"/>
              </w:rPr>
            </w:pPr>
          </w:p>
        </w:tc>
        <w:tc>
          <w:tcPr>
            <w:tcW w:w="2201" w:type="dxa"/>
            <w:gridSpan w:val="3"/>
            <w:tcBorders>
              <w:top w:val="single" w:sz="6" w:space="0" w:color="auto"/>
              <w:left w:val="single" w:sz="6" w:space="0" w:color="auto"/>
            </w:tcBorders>
          </w:tcPr>
          <w:p w:rsidR="006D317B" w:rsidRDefault="006D317B">
            <w:pPr>
              <w:spacing w:after="0"/>
              <w:jc w:val="center"/>
              <w:rPr>
                <w:rFonts w:ascii="Arial" w:hAnsi="Arial"/>
                <w:snapToGrid w:val="0"/>
                <w:color w:val="000000"/>
              </w:rPr>
            </w:pPr>
            <w:r>
              <w:rPr>
                <w:color w:val="000000"/>
                <w:position w:val="-24"/>
              </w:rPr>
              <w:object w:dxaOrig="900" w:dyaOrig="560">
                <v:shape id="_x0000_i1093" type="#_x0000_t75" style="width:30.75pt;height:18.75pt" o:ole="" fillcolor="window">
                  <v:imagedata r:id="rId112" o:title=""/>
                </v:shape>
                <o:OLEObject Type="Embed" ProgID="Equation.3" ShapeID="_x0000_i1093" DrawAspect="Content" ObjectID="_1468164643" r:id="rId124"/>
              </w:object>
            </w:r>
          </w:p>
        </w:tc>
        <w:tc>
          <w:tcPr>
            <w:tcW w:w="2341" w:type="dxa"/>
            <w:gridSpan w:val="3"/>
            <w:tcBorders>
              <w:top w:val="single" w:sz="6" w:space="0" w:color="auto"/>
              <w:left w:val="single" w:sz="6" w:space="0" w:color="auto"/>
              <w:right w:val="single" w:sz="6" w:space="0" w:color="auto"/>
            </w:tcBorders>
          </w:tcPr>
          <w:p w:rsidR="006D317B" w:rsidRDefault="006D317B">
            <w:pPr>
              <w:spacing w:after="0"/>
              <w:jc w:val="center"/>
              <w:rPr>
                <w:rFonts w:ascii="Arial" w:hAnsi="Arial"/>
                <w:snapToGrid w:val="0"/>
                <w:color w:val="000000"/>
              </w:rPr>
            </w:pPr>
            <w:r>
              <w:rPr>
                <w:color w:val="000000"/>
                <w:position w:val="-24"/>
              </w:rPr>
              <w:object w:dxaOrig="1040" w:dyaOrig="580">
                <v:shape id="_x0000_i1094" type="#_x0000_t75" style="width:35.25pt;height:19.5pt" o:ole="" fillcolor="window">
                  <v:imagedata r:id="rId114" o:title=""/>
                </v:shape>
                <o:OLEObject Type="Embed" ProgID="Equation.3" ShapeID="_x0000_i1094" DrawAspect="Content" ObjectID="_1468164644" r:id="rId125"/>
              </w:object>
            </w:r>
          </w:p>
        </w:tc>
        <w:tc>
          <w:tcPr>
            <w:tcW w:w="1975" w:type="dxa"/>
            <w:gridSpan w:val="3"/>
            <w:vMerge/>
            <w:tcBorders>
              <w:top w:val="nil"/>
              <w:left w:val="single" w:sz="6" w:space="0" w:color="auto"/>
              <w:right w:val="single" w:sz="6" w:space="0" w:color="auto"/>
            </w:tcBorders>
          </w:tcPr>
          <w:p w:rsidR="006D317B" w:rsidRDefault="006D317B">
            <w:pPr>
              <w:spacing w:after="0"/>
              <w:jc w:val="center"/>
              <w:rPr>
                <w:rFonts w:ascii="Arial" w:hAnsi="Arial"/>
                <w:snapToGrid w:val="0"/>
                <w:color w:val="000000"/>
              </w:rPr>
            </w:pPr>
          </w:p>
        </w:tc>
      </w:tr>
      <w:tr w:rsidR="006D317B">
        <w:tblPrEx>
          <w:tblCellMar>
            <w:top w:w="0" w:type="dxa"/>
            <w:bottom w:w="0" w:type="dxa"/>
          </w:tblCellMar>
        </w:tblPrEx>
        <w:trPr>
          <w:cantSplit/>
          <w:trHeight w:val="251"/>
          <w:jc w:val="center"/>
        </w:trPr>
        <w:tc>
          <w:tcPr>
            <w:tcW w:w="1039" w:type="dxa"/>
            <w:vMerge/>
            <w:tcBorders>
              <w:top w:val="nil"/>
              <w:left w:val="single" w:sz="6" w:space="0" w:color="auto"/>
              <w:bottom w:val="single" w:sz="6" w:space="0" w:color="auto"/>
              <w:right w:val="single" w:sz="2" w:space="0" w:color="000000"/>
            </w:tcBorders>
          </w:tcPr>
          <w:p w:rsidR="006D317B" w:rsidRDefault="006D317B">
            <w:pPr>
              <w:spacing w:after="0"/>
              <w:jc w:val="center"/>
              <w:rPr>
                <w:rFonts w:ascii="Arial" w:hAnsi="Arial"/>
                <w:snapToGrid w:val="0"/>
                <w:color w:val="000000"/>
              </w:rPr>
            </w:pPr>
          </w:p>
        </w:tc>
        <w:tc>
          <w:tcPr>
            <w:tcW w:w="994" w:type="dxa"/>
            <w:vMerge/>
            <w:tcBorders>
              <w:top w:val="nil"/>
              <w:left w:val="single" w:sz="2" w:space="0" w:color="000000"/>
              <w:right w:val="single" w:sz="6" w:space="0" w:color="auto"/>
            </w:tcBorders>
          </w:tcPr>
          <w:p w:rsidR="006D317B" w:rsidRDefault="006D317B">
            <w:pPr>
              <w:spacing w:after="0"/>
              <w:jc w:val="center"/>
              <w:rPr>
                <w:rFonts w:ascii="Arial" w:hAnsi="Arial"/>
                <w:snapToGrid w:val="0"/>
                <w:color w:val="000000"/>
              </w:rPr>
            </w:pPr>
          </w:p>
        </w:tc>
        <w:tc>
          <w:tcPr>
            <w:tcW w:w="934" w:type="dxa"/>
            <w:tcBorders>
              <w:top w:val="single" w:sz="2" w:space="0" w:color="000000"/>
              <w:left w:val="single" w:sz="6" w:space="0" w:color="auto"/>
              <w:bottom w:val="single" w:sz="4"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70" w:type="dxa"/>
            <w:tcBorders>
              <w:top w:val="single" w:sz="2" w:space="0" w:color="000000"/>
              <w:bottom w:val="single" w:sz="4"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997" w:type="dxa"/>
            <w:tcBorders>
              <w:top w:val="single" w:sz="2" w:space="0" w:color="000000"/>
              <w:left w:val="nil"/>
              <w:bottom w:val="single" w:sz="4" w:space="0" w:color="auto"/>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c>
          <w:tcPr>
            <w:tcW w:w="997" w:type="dxa"/>
            <w:tcBorders>
              <w:top w:val="single" w:sz="2" w:space="0" w:color="000000"/>
              <w:left w:val="single" w:sz="6" w:space="0" w:color="auto"/>
              <w:bottom w:val="single" w:sz="4"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84" w:type="dxa"/>
            <w:tcBorders>
              <w:top w:val="single" w:sz="2" w:space="0" w:color="000000"/>
              <w:bottom w:val="single" w:sz="4"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1060" w:type="dxa"/>
            <w:tcBorders>
              <w:top w:val="single" w:sz="2" w:space="0" w:color="000000"/>
              <w:bottom w:val="single" w:sz="4" w:space="0" w:color="auto"/>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c>
          <w:tcPr>
            <w:tcW w:w="853" w:type="dxa"/>
            <w:tcBorders>
              <w:top w:val="single" w:sz="2" w:space="0" w:color="000000"/>
              <w:left w:val="single" w:sz="6" w:space="0" w:color="auto"/>
              <w:bottom w:val="single" w:sz="4"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LOS</w:t>
            </w:r>
          </w:p>
        </w:tc>
        <w:tc>
          <w:tcPr>
            <w:tcW w:w="269" w:type="dxa"/>
            <w:tcBorders>
              <w:top w:val="single" w:sz="2" w:space="0" w:color="000000"/>
              <w:bottom w:val="single" w:sz="4" w:space="0" w:color="auto"/>
            </w:tcBorders>
          </w:tcPr>
          <w:p w:rsidR="006D317B" w:rsidRDefault="006D317B">
            <w:pPr>
              <w:spacing w:after="0"/>
              <w:jc w:val="center"/>
              <w:rPr>
                <w:rFonts w:ascii="Arial" w:hAnsi="Arial"/>
                <w:snapToGrid w:val="0"/>
                <w:color w:val="000000"/>
                <w:lang w:val="nl-NL"/>
              </w:rPr>
            </w:pPr>
            <w:r>
              <w:rPr>
                <w:rFonts w:ascii="Arial" w:hAnsi="Arial"/>
                <w:snapToGrid w:val="0"/>
                <w:color w:val="000000"/>
                <w:lang w:val="nl-NL"/>
              </w:rPr>
              <w:t>/</w:t>
            </w:r>
          </w:p>
        </w:tc>
        <w:tc>
          <w:tcPr>
            <w:tcW w:w="853" w:type="dxa"/>
            <w:tcBorders>
              <w:top w:val="single" w:sz="2" w:space="0" w:color="000000"/>
              <w:bottom w:val="single" w:sz="4" w:space="0" w:color="auto"/>
              <w:right w:val="single" w:sz="6" w:space="0" w:color="auto"/>
            </w:tcBorders>
          </w:tcPr>
          <w:p w:rsidR="006D317B" w:rsidRDefault="006D317B">
            <w:pPr>
              <w:spacing w:after="0"/>
              <w:jc w:val="center"/>
              <w:rPr>
                <w:rFonts w:ascii="Arial" w:hAnsi="Arial"/>
                <w:i/>
                <w:snapToGrid w:val="0"/>
                <w:color w:val="000000"/>
                <w:lang w:val="nl-NL"/>
              </w:rPr>
            </w:pPr>
            <w:r>
              <w:rPr>
                <w:rFonts w:ascii="Arial" w:hAnsi="Arial"/>
                <w:i/>
                <w:snapToGrid w:val="0"/>
                <w:color w:val="000000"/>
                <w:lang w:val="nl-NL"/>
              </w:rPr>
              <w:t>NLOS</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nl-NL"/>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-32,9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-27,4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-21,6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-15 dB</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11,1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14,9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1.2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-32,8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-31,3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-21,6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-20,9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-31,5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-30,7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-20,7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-20,2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12,5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11,5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-31,3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-29,3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-20,4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-18,6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12,8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-26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-17,7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-4,8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-14 dB</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12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18,6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4.75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-25,9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-26,7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-13,9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12,2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-24,9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-23,5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-12,4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13,1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12,8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bottom w:val="single" w:sz="4" w:space="0" w:color="auto"/>
            </w:tcBorders>
          </w:tcPr>
          <w:p w:rsidR="006D317B" w:rsidRDefault="006D317B">
            <w:pPr>
              <w:spacing w:after="0"/>
              <w:jc w:val="center"/>
              <w:rPr>
                <w:snapToGrid w:val="0"/>
                <w:color w:val="000000"/>
                <w:lang w:val="de-DE"/>
              </w:rPr>
            </w:pPr>
            <w:r>
              <w:rPr>
                <w:snapToGrid w:val="0"/>
                <w:color w:val="000000"/>
                <w:lang w:val="de-DE"/>
              </w:rPr>
              <w:t>-25,1 dB</w:t>
            </w:r>
          </w:p>
        </w:tc>
        <w:tc>
          <w:tcPr>
            <w:tcW w:w="270"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-26 dB</w:t>
            </w:r>
          </w:p>
        </w:tc>
        <w:tc>
          <w:tcPr>
            <w:tcW w:w="997" w:type="dxa"/>
            <w:tcBorders>
              <w:left w:val="nil"/>
              <w:bottom w:val="single" w:sz="4" w:space="0" w:color="auto"/>
            </w:tcBorders>
          </w:tcPr>
          <w:p w:rsidR="006D317B" w:rsidRDefault="006D317B">
            <w:pPr>
              <w:spacing w:after="0"/>
              <w:jc w:val="center"/>
              <w:rPr>
                <w:snapToGrid w:val="0"/>
                <w:color w:val="000000"/>
                <w:lang w:val="de-DE"/>
              </w:rPr>
            </w:pPr>
            <w:r>
              <w:rPr>
                <w:snapToGrid w:val="0"/>
                <w:color w:val="000000"/>
                <w:lang w:val="de-DE"/>
              </w:rPr>
              <w:t>-12,4 dB</w:t>
            </w:r>
          </w:p>
        </w:tc>
        <w:tc>
          <w:tcPr>
            <w:tcW w:w="284"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-13,1 dB</w:t>
            </w:r>
          </w:p>
        </w:tc>
        <w:tc>
          <w:tcPr>
            <w:tcW w:w="853" w:type="dxa"/>
            <w:tcBorders>
              <w:left w:val="nil"/>
              <w:bottom w:val="single" w:sz="4" w:space="0" w:color="auto"/>
            </w:tcBorders>
          </w:tcPr>
          <w:p w:rsidR="006D317B" w:rsidRDefault="006D317B">
            <w:pPr>
              <w:spacing w:after="0"/>
              <w:jc w:val="center"/>
              <w:rPr>
                <w:snapToGrid w:val="0"/>
                <w:color w:val="000000"/>
                <w:lang w:val="de-DE"/>
              </w:rPr>
            </w:pPr>
            <w:r>
              <w:rPr>
                <w:snapToGrid w:val="0"/>
                <w:color w:val="000000"/>
                <w:lang w:val="de-DE"/>
              </w:rPr>
              <w:t>12,9 dB</w:t>
            </w:r>
          </w:p>
        </w:tc>
        <w:tc>
          <w:tcPr>
            <w:tcW w:w="269" w:type="dxa"/>
            <w:tcBorders>
              <w:bottom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10,3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-23,8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-15,1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-11,8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-4,7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17,1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12.2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-23,3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-24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-11,3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8,2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-21,3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-21,3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-9,3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-10,9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12,7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10,9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-21,1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-23,4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-9,2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12,8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8,8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-19,7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-9,9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-7,7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7,1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15,1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64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-19,8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-16,4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-7,8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6,9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-19,3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-17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-7,3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-6,6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7,5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-13,6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-7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-3,1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7,7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11,4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-16,5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-6,8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-4,5 dB</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6,7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14,7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144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-16,6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-4,7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-2,7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6,6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8,4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-16,2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-13,8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-4,2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-3,4 dB</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7,7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-4 dB</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7,2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11,5 dB</w:t>
            </w:r>
          </w:p>
        </w:tc>
      </w:tr>
      <w:tr w:rsidR="006D317B">
        <w:tblPrEx>
          <w:tblCellMar>
            <w:top w:w="0" w:type="dxa"/>
            <w:bottom w:w="0" w:type="dxa"/>
          </w:tblCellMar>
        </w:tblPrEx>
        <w:trPr>
          <w:trHeight w:val="251"/>
          <w:jc w:val="center"/>
        </w:trPr>
        <w:tc>
          <w:tcPr>
            <w:tcW w:w="1039" w:type="dxa"/>
            <w:tcBorders>
              <w:top w:val="single" w:sz="6" w:space="0" w:color="auto"/>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top w:val="single" w:sz="4" w:space="0" w:color="auto"/>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3 km/h</w:t>
            </w:r>
          </w:p>
        </w:tc>
        <w:tc>
          <w:tcPr>
            <w:tcW w:w="934" w:type="dxa"/>
            <w:tcBorders>
              <w:top w:val="single" w:sz="4" w:space="0" w:color="auto"/>
              <w:left w:val="single" w:sz="4" w:space="0" w:color="auto"/>
            </w:tcBorders>
          </w:tcPr>
          <w:p w:rsidR="006D317B" w:rsidRDefault="006D317B">
            <w:pPr>
              <w:spacing w:after="0"/>
              <w:jc w:val="center"/>
              <w:rPr>
                <w:snapToGrid w:val="0"/>
                <w:color w:val="000000"/>
                <w:lang w:val="de-DE"/>
              </w:rPr>
            </w:pPr>
            <w:r>
              <w:rPr>
                <w:snapToGrid w:val="0"/>
                <w:color w:val="000000"/>
                <w:lang w:val="de-DE"/>
              </w:rPr>
              <w:t>-10,8 dB</w:t>
            </w:r>
          </w:p>
        </w:tc>
        <w:tc>
          <w:tcPr>
            <w:tcW w:w="270"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997"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-1,6 dB</w:t>
            </w:r>
          </w:p>
        </w:tc>
        <w:tc>
          <w:tcPr>
            <w:tcW w:w="997"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w:t>
            </w:r>
          </w:p>
        </w:tc>
        <w:tc>
          <w:tcPr>
            <w:tcW w:w="284"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1060"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left w:val="nil"/>
            </w:tcBorders>
          </w:tcPr>
          <w:p w:rsidR="006D317B" w:rsidRDefault="006D317B">
            <w:pPr>
              <w:spacing w:after="0"/>
              <w:jc w:val="center"/>
              <w:rPr>
                <w:snapToGrid w:val="0"/>
                <w:color w:val="000000"/>
                <w:lang w:val="de-DE"/>
              </w:rPr>
            </w:pPr>
            <w:r>
              <w:rPr>
                <w:snapToGrid w:val="0"/>
                <w:color w:val="000000"/>
                <w:lang w:val="de-DE"/>
              </w:rPr>
              <w:t>8,1 dB</w:t>
            </w:r>
          </w:p>
        </w:tc>
        <w:tc>
          <w:tcPr>
            <w:tcW w:w="269" w:type="dxa"/>
            <w:tcBorders>
              <w:top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15,6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 xml:space="preserve"> 384 kbps</w:t>
            </w: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50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-11,5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-7,1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7,5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10,1 dB</w:t>
            </w:r>
          </w:p>
        </w:tc>
      </w:tr>
      <w:tr w:rsidR="006D317B">
        <w:tblPrEx>
          <w:tblCellMar>
            <w:top w:w="0" w:type="dxa"/>
            <w:bottom w:w="0" w:type="dxa"/>
          </w:tblCellMar>
        </w:tblPrEx>
        <w:trPr>
          <w:trHeight w:val="251"/>
          <w:jc w:val="center"/>
        </w:trPr>
        <w:tc>
          <w:tcPr>
            <w:tcW w:w="1039" w:type="dxa"/>
            <w:tcBorders>
              <w:left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120 km/h</w:t>
            </w:r>
          </w:p>
        </w:tc>
        <w:tc>
          <w:tcPr>
            <w:tcW w:w="934" w:type="dxa"/>
            <w:tcBorders>
              <w:left w:val="single" w:sz="4" w:space="0" w:color="auto"/>
            </w:tcBorders>
          </w:tcPr>
          <w:p w:rsidR="006D317B" w:rsidRDefault="006D317B">
            <w:pPr>
              <w:spacing w:after="0"/>
              <w:jc w:val="center"/>
              <w:rPr>
                <w:snapToGrid w:val="0"/>
                <w:color w:val="000000"/>
                <w:lang w:val="de-DE"/>
              </w:rPr>
            </w:pPr>
            <w:r>
              <w:rPr>
                <w:snapToGrid w:val="0"/>
                <w:color w:val="000000"/>
                <w:lang w:val="de-DE"/>
              </w:rPr>
              <w:t>-11,3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997"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-7,8 dB</w:t>
            </w:r>
          </w:p>
        </w:tc>
        <w:tc>
          <w:tcPr>
            <w:tcW w:w="997" w:type="dxa"/>
            <w:tcBorders>
              <w:left w:val="nil"/>
            </w:tcBorders>
          </w:tcPr>
          <w:p w:rsidR="006D317B" w:rsidRDefault="006D317B">
            <w:pPr>
              <w:spacing w:after="0"/>
              <w:jc w:val="center"/>
              <w:rPr>
                <w:snapToGrid w:val="0"/>
                <w:color w:val="000000"/>
                <w:lang w:val="de-DE"/>
              </w:rPr>
            </w:pPr>
            <w:r>
              <w:rPr>
                <w:snapToGrid w:val="0"/>
                <w:color w:val="000000"/>
                <w:lang w:val="de-DE"/>
              </w:rPr>
              <w:t>-</w:t>
            </w:r>
          </w:p>
        </w:tc>
        <w:tc>
          <w:tcPr>
            <w:tcW w:w="284" w:type="dxa"/>
          </w:tcPr>
          <w:p w:rsidR="006D317B" w:rsidRDefault="006D317B">
            <w:pPr>
              <w:spacing w:after="0"/>
              <w:jc w:val="center"/>
              <w:rPr>
                <w:snapToGrid w:val="0"/>
                <w:color w:val="000000"/>
                <w:lang w:val="de-DE"/>
              </w:rPr>
            </w:pPr>
            <w:r>
              <w:rPr>
                <w:snapToGrid w:val="0"/>
                <w:color w:val="000000"/>
                <w:lang w:val="de-DE"/>
              </w:rPr>
              <w:t>/</w:t>
            </w:r>
          </w:p>
        </w:tc>
        <w:tc>
          <w:tcPr>
            <w:tcW w:w="1060"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7,7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4" w:space="0" w:color="auto"/>
            </w:tcBorders>
          </w:tcPr>
          <w:p w:rsidR="006D317B" w:rsidRDefault="006D317B">
            <w:pPr>
              <w:spacing w:after="0"/>
              <w:jc w:val="center"/>
              <w:rPr>
                <w:snapToGrid w:val="0"/>
                <w:color w:val="000000"/>
                <w:lang w:val="de-DE"/>
              </w:rPr>
            </w:pPr>
            <w:r>
              <w:rPr>
                <w:snapToGrid w:val="0"/>
                <w:color w:val="000000"/>
                <w:lang w:val="de-DE"/>
              </w:rPr>
              <w:t>9,4 dB</w:t>
            </w:r>
          </w:p>
        </w:tc>
      </w:tr>
      <w:tr w:rsidR="006D317B">
        <w:tblPrEx>
          <w:tblCellMar>
            <w:top w:w="0" w:type="dxa"/>
            <w:bottom w:w="0" w:type="dxa"/>
          </w:tblCellMar>
        </w:tblPrEx>
        <w:trPr>
          <w:trHeight w:val="251"/>
          <w:jc w:val="center"/>
        </w:trPr>
        <w:tc>
          <w:tcPr>
            <w:tcW w:w="1039" w:type="dxa"/>
            <w:tcBorders>
              <w:left w:val="single" w:sz="6" w:space="0" w:color="auto"/>
              <w:bottom w:val="single" w:sz="6" w:space="0" w:color="auto"/>
            </w:tcBorders>
          </w:tcPr>
          <w:p w:rsidR="006D317B" w:rsidRDefault="006D317B">
            <w:pPr>
              <w:spacing w:after="0"/>
              <w:jc w:val="center"/>
              <w:rPr>
                <w:rFonts w:ascii="Arial" w:hAnsi="Arial"/>
                <w:snapToGrid w:val="0"/>
                <w:color w:val="000000"/>
                <w:lang w:val="de-DE"/>
              </w:rPr>
            </w:pPr>
          </w:p>
        </w:tc>
        <w:tc>
          <w:tcPr>
            <w:tcW w:w="994" w:type="dxa"/>
            <w:tcBorders>
              <w:left w:val="single" w:sz="4" w:space="0" w:color="auto"/>
              <w:bottom w:val="single" w:sz="4" w:space="0" w:color="auto"/>
            </w:tcBorders>
          </w:tcPr>
          <w:p w:rsidR="006D317B" w:rsidRDefault="006D317B">
            <w:pPr>
              <w:spacing w:after="0"/>
              <w:jc w:val="center"/>
              <w:rPr>
                <w:rFonts w:ascii="Arial" w:hAnsi="Arial"/>
                <w:snapToGrid w:val="0"/>
                <w:color w:val="000000"/>
                <w:lang w:val="de-DE"/>
              </w:rPr>
            </w:pPr>
            <w:r>
              <w:rPr>
                <w:rFonts w:ascii="Arial" w:hAnsi="Arial"/>
                <w:snapToGrid w:val="0"/>
                <w:color w:val="000000"/>
                <w:lang w:val="de-DE"/>
              </w:rPr>
              <w:t>250 km/h</w:t>
            </w:r>
          </w:p>
        </w:tc>
        <w:tc>
          <w:tcPr>
            <w:tcW w:w="934" w:type="dxa"/>
            <w:tcBorders>
              <w:left w:val="single" w:sz="4" w:space="0" w:color="auto"/>
              <w:bottom w:val="single" w:sz="4" w:space="0" w:color="auto"/>
            </w:tcBorders>
          </w:tcPr>
          <w:p w:rsidR="006D317B" w:rsidRDefault="006D317B">
            <w:pPr>
              <w:spacing w:after="0"/>
              <w:jc w:val="center"/>
              <w:rPr>
                <w:snapToGrid w:val="0"/>
                <w:color w:val="000000"/>
              </w:rPr>
            </w:pPr>
            <w:r>
              <w:rPr>
                <w:snapToGrid w:val="0"/>
                <w:color w:val="000000"/>
              </w:rPr>
              <w:t>-11 dB</w:t>
            </w:r>
          </w:p>
        </w:tc>
        <w:tc>
          <w:tcPr>
            <w:tcW w:w="270"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997"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w:t>
            </w:r>
          </w:p>
        </w:tc>
        <w:tc>
          <w:tcPr>
            <w:tcW w:w="997" w:type="dxa"/>
            <w:tcBorders>
              <w:left w:val="nil"/>
              <w:bottom w:val="single" w:sz="4" w:space="0" w:color="auto"/>
            </w:tcBorders>
          </w:tcPr>
          <w:p w:rsidR="006D317B" w:rsidRDefault="006D317B">
            <w:pPr>
              <w:spacing w:after="0"/>
              <w:jc w:val="center"/>
              <w:rPr>
                <w:snapToGrid w:val="0"/>
                <w:color w:val="000000"/>
              </w:rPr>
            </w:pPr>
            <w:r>
              <w:rPr>
                <w:snapToGrid w:val="0"/>
                <w:color w:val="000000"/>
              </w:rPr>
              <w:t>-</w:t>
            </w:r>
          </w:p>
        </w:tc>
        <w:tc>
          <w:tcPr>
            <w:tcW w:w="284"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1060"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w:t>
            </w:r>
          </w:p>
        </w:tc>
        <w:tc>
          <w:tcPr>
            <w:tcW w:w="853" w:type="dxa"/>
            <w:tcBorders>
              <w:left w:val="nil"/>
              <w:bottom w:val="single" w:sz="4" w:space="0" w:color="auto"/>
            </w:tcBorders>
          </w:tcPr>
          <w:p w:rsidR="006D317B" w:rsidRDefault="006D317B">
            <w:pPr>
              <w:spacing w:after="0"/>
              <w:jc w:val="center"/>
              <w:rPr>
                <w:snapToGrid w:val="0"/>
                <w:color w:val="000000"/>
              </w:rPr>
            </w:pPr>
            <w:r>
              <w:rPr>
                <w:snapToGrid w:val="0"/>
                <w:color w:val="000000"/>
              </w:rPr>
              <w:t>8 dB</w:t>
            </w:r>
          </w:p>
        </w:tc>
        <w:tc>
          <w:tcPr>
            <w:tcW w:w="269" w:type="dxa"/>
            <w:tcBorders>
              <w:bottom w:val="single" w:sz="4" w:space="0" w:color="auto"/>
            </w:tcBorders>
          </w:tcPr>
          <w:p w:rsidR="006D317B" w:rsidRDefault="006D317B">
            <w:pPr>
              <w:spacing w:after="0"/>
              <w:jc w:val="center"/>
              <w:rPr>
                <w:snapToGrid w:val="0"/>
                <w:color w:val="000000"/>
              </w:rPr>
            </w:pPr>
            <w:r>
              <w:rPr>
                <w:snapToGrid w:val="0"/>
                <w:color w:val="000000"/>
              </w:rPr>
              <w:t>/</w:t>
            </w:r>
          </w:p>
        </w:tc>
        <w:tc>
          <w:tcPr>
            <w:tcW w:w="853" w:type="dxa"/>
            <w:tcBorders>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20,9 dB</w:t>
            </w:r>
          </w:p>
        </w:tc>
      </w:tr>
    </w:tbl>
    <w:p w:rsidR="006D317B" w:rsidRDefault="006D317B"/>
    <w:p w:rsidR="006D317B" w:rsidRDefault="006D317B">
      <w:pPr>
        <w:pStyle w:val="Caption"/>
      </w:pPr>
      <w:r>
        <w:t xml:space="preserve">Table </w:t>
      </w:r>
      <w:fldSimple w:instr=" STYLEREF 1 \s ">
        <w:r>
          <w:rPr>
            <w:noProof/>
          </w:rPr>
          <w:t>6</w:t>
        </w:r>
      </w:fldSimple>
      <w:r>
        <w:noBreakHyphen/>
      </w:r>
      <w:fldSimple w:instr=" SEQ Table \* ARABIC \s 1 ">
        <w:r>
          <w:rPr>
            <w:noProof/>
          </w:rPr>
          <w:t>19</w:t>
        </w:r>
      </w:fldSimple>
      <w:r>
        <w:t xml:space="preserve"> -DCH requirements in ITU channel model C conditions - Downlink</w:t>
      </w:r>
    </w:p>
    <w:p w:rsidR="006D317B" w:rsidRDefault="006D317B">
      <w:pPr>
        <w:pStyle w:val="Heading4"/>
        <w:tabs>
          <w:tab w:val="clear" w:pos="2520"/>
        </w:tabs>
      </w:pPr>
      <w:r>
        <w:br w:type="page"/>
      </w:r>
      <w:bookmarkStart w:id="579" w:name="_Toc72569426"/>
      <w:r>
        <w:t>Demodulation in IMR environment conditions (no satellite signal reception)</w:t>
      </w:r>
      <w:bookmarkEnd w:id="579"/>
    </w:p>
    <w:p w:rsidR="006D317B" w:rsidRDefault="006D317B">
      <w:pPr>
        <w:spacing w:after="60"/>
      </w:pPr>
      <w:r>
        <w:t>Performance requirements from 3GPP TS 25.101 (ref.</w:t>
      </w:r>
      <w:r>
        <w:fldChar w:fldCharType="begin"/>
      </w:r>
      <w:r>
        <w:instrText xml:space="preserve"> REF _Ref23593594 \r \h </w:instrText>
      </w:r>
      <w:r>
        <w:fldChar w:fldCharType="separate"/>
      </w:r>
      <w:r>
        <w:t>[12]</w:t>
      </w:r>
      <w:r>
        <w:fldChar w:fldCharType="end"/>
      </w:r>
      <w:r>
        <w:t xml:space="preserve">) and 3GPP TS 34.121 (ref. </w:t>
      </w:r>
      <w:r>
        <w:fldChar w:fldCharType="begin"/>
      </w:r>
      <w:r>
        <w:instrText xml:space="preserve"> REF _Ref15895470 \r \h </w:instrText>
      </w:r>
      <w:r>
        <w:fldChar w:fldCharType="separate"/>
      </w:r>
      <w:r>
        <w:t>[28]</w:t>
      </w:r>
      <w:r>
        <w:fldChar w:fldCharType="end"/>
      </w:r>
      <w:r>
        <w:t>) apply.</w:t>
      </w:r>
    </w:p>
    <w:p w:rsidR="006D317B" w:rsidRDefault="006D317B">
      <w:pPr>
        <w:pStyle w:val="Heading4"/>
        <w:tabs>
          <w:tab w:val="clear" w:pos="2520"/>
        </w:tabs>
      </w:pPr>
      <w:bookmarkStart w:id="580" w:name="_Toc72569427"/>
      <w:r>
        <w:t>Demodulation in combined satellite and IMR environment conditions</w:t>
      </w:r>
      <w:bookmarkEnd w:id="580"/>
    </w:p>
    <w:tbl>
      <w:tblPr>
        <w:tblW w:w="0" w:type="auto"/>
        <w:jc w:val="center"/>
        <w:tblLayout w:type="fixed"/>
        <w:tblCellMar>
          <w:left w:w="30" w:type="dxa"/>
          <w:right w:w="30" w:type="dxa"/>
        </w:tblCellMar>
        <w:tblLook w:val="0000"/>
      </w:tblPr>
      <w:tblGrid>
        <w:gridCol w:w="1236"/>
        <w:gridCol w:w="1503"/>
        <w:gridCol w:w="853"/>
        <w:gridCol w:w="270"/>
        <w:gridCol w:w="853"/>
        <w:gridCol w:w="853"/>
        <w:gridCol w:w="269"/>
        <w:gridCol w:w="853"/>
      </w:tblGrid>
      <w:tr w:rsidR="006D317B">
        <w:tblPrEx>
          <w:tblCellMar>
            <w:top w:w="0" w:type="dxa"/>
            <w:bottom w:w="0" w:type="dxa"/>
          </w:tblCellMar>
        </w:tblPrEx>
        <w:trPr>
          <w:cantSplit/>
          <w:trHeight w:val="251"/>
          <w:jc w:val="center"/>
        </w:trPr>
        <w:tc>
          <w:tcPr>
            <w:tcW w:w="1266" w:type="dxa"/>
            <w:vMerge w:val="restart"/>
            <w:tcBorders>
              <w:top w:val="single" w:sz="6" w:space="0" w:color="auto"/>
              <w:left w:val="single" w:sz="6" w:space="0" w:color="auto"/>
              <w:bottom w:val="nil"/>
              <w:right w:val="single" w:sz="2" w:space="0" w:color="000000"/>
            </w:tcBorders>
          </w:tcPr>
          <w:p w:rsidR="006D317B" w:rsidRDefault="006D317B">
            <w:pPr>
              <w:spacing w:after="0"/>
              <w:jc w:val="center"/>
              <w:rPr>
                <w:snapToGrid w:val="0"/>
                <w:color w:val="000000"/>
              </w:rPr>
            </w:pPr>
            <w:r>
              <w:rPr>
                <w:snapToGrid w:val="0"/>
                <w:color w:val="000000"/>
              </w:rPr>
              <w:t>Data rate</w:t>
            </w:r>
          </w:p>
        </w:tc>
        <w:tc>
          <w:tcPr>
            <w:tcW w:w="1503" w:type="dxa"/>
            <w:vMerge w:val="restart"/>
            <w:tcBorders>
              <w:top w:val="single" w:sz="6" w:space="0" w:color="auto"/>
              <w:left w:val="single" w:sz="2" w:space="0" w:color="000000"/>
              <w:bottom w:val="nil"/>
              <w:right w:val="single" w:sz="2" w:space="0" w:color="000000"/>
            </w:tcBorders>
          </w:tcPr>
          <w:p w:rsidR="006D317B" w:rsidRDefault="006D317B">
            <w:pPr>
              <w:spacing w:after="0"/>
              <w:jc w:val="center"/>
              <w:rPr>
                <w:snapToGrid w:val="0"/>
                <w:color w:val="000000"/>
              </w:rPr>
            </w:pPr>
            <w:r>
              <w:rPr>
                <w:snapToGrid w:val="0"/>
                <w:color w:val="000000"/>
              </w:rPr>
              <w:t>Speed</w:t>
            </w:r>
          </w:p>
        </w:tc>
        <w:tc>
          <w:tcPr>
            <w:tcW w:w="1976" w:type="dxa"/>
            <w:gridSpan w:val="3"/>
            <w:tcBorders>
              <w:top w:val="single" w:sz="6" w:space="0" w:color="auto"/>
              <w:left w:val="single" w:sz="2" w:space="0" w:color="000000"/>
              <w:right w:val="single" w:sz="2" w:space="0" w:color="000000"/>
            </w:tcBorders>
          </w:tcPr>
          <w:p w:rsidR="006D317B" w:rsidRDefault="006D317B">
            <w:pPr>
              <w:spacing w:after="0"/>
              <w:jc w:val="center"/>
              <w:rPr>
                <w:snapToGrid w:val="0"/>
                <w:color w:val="000000"/>
              </w:rPr>
            </w:pPr>
            <w:r>
              <w:rPr>
                <w:color w:val="000000"/>
                <w:position w:val="-24"/>
              </w:rPr>
              <w:object w:dxaOrig="1040" w:dyaOrig="540">
                <v:shape id="_x0000_i1095" type="#_x0000_t75" style="width:35.25pt;height:18pt" o:ole="" fillcolor="window">
                  <v:imagedata r:id="rId126" o:title=""/>
                </v:shape>
                <o:OLEObject Type="Embed" ProgID="Equation.3" ShapeID="_x0000_i1095" DrawAspect="Content" ObjectID="_1468164645" r:id="rId127"/>
              </w:object>
            </w:r>
          </w:p>
        </w:tc>
        <w:tc>
          <w:tcPr>
            <w:tcW w:w="1975" w:type="dxa"/>
            <w:gridSpan w:val="3"/>
            <w:tcBorders>
              <w:top w:val="single" w:sz="6" w:space="0" w:color="auto"/>
              <w:left w:val="nil"/>
              <w:right w:val="single" w:sz="6" w:space="0" w:color="auto"/>
            </w:tcBorders>
          </w:tcPr>
          <w:p w:rsidR="006D317B" w:rsidRDefault="006D317B">
            <w:pPr>
              <w:spacing w:after="0"/>
              <w:jc w:val="center"/>
              <w:rPr>
                <w:snapToGrid w:val="0"/>
                <w:color w:val="000000"/>
              </w:rPr>
            </w:pPr>
            <w:r>
              <w:rPr>
                <w:position w:val="-24"/>
              </w:rPr>
              <w:object w:dxaOrig="340" w:dyaOrig="540">
                <v:shape id="_x0000_i1096" type="#_x0000_t75" style="width:17.25pt;height:27pt" o:ole="" fillcolor="window">
                  <v:imagedata r:id="rId110" o:title=""/>
                </v:shape>
                <o:OLEObject Type="Embed" ProgID="Equation.3" ShapeID="_x0000_i1096" DrawAspect="Content" ObjectID="_1468164646" r:id="rId128"/>
              </w:object>
            </w:r>
          </w:p>
        </w:tc>
      </w:tr>
      <w:tr w:rsidR="006D317B">
        <w:tblPrEx>
          <w:tblCellMar>
            <w:top w:w="0" w:type="dxa"/>
            <w:bottom w:w="0" w:type="dxa"/>
          </w:tblCellMar>
        </w:tblPrEx>
        <w:trPr>
          <w:cantSplit/>
          <w:trHeight w:val="251"/>
          <w:jc w:val="center"/>
        </w:trPr>
        <w:tc>
          <w:tcPr>
            <w:tcW w:w="1266" w:type="dxa"/>
            <w:vMerge/>
            <w:tcBorders>
              <w:top w:val="nil"/>
              <w:left w:val="single" w:sz="6" w:space="0" w:color="auto"/>
              <w:bottom w:val="single" w:sz="6" w:space="0" w:color="auto"/>
              <w:right w:val="single" w:sz="2" w:space="0" w:color="000000"/>
            </w:tcBorders>
          </w:tcPr>
          <w:p w:rsidR="006D317B" w:rsidRDefault="006D317B">
            <w:pPr>
              <w:spacing w:after="0"/>
              <w:jc w:val="center"/>
              <w:rPr>
                <w:snapToGrid w:val="0"/>
                <w:color w:val="000000"/>
              </w:rPr>
            </w:pPr>
          </w:p>
        </w:tc>
        <w:tc>
          <w:tcPr>
            <w:tcW w:w="1503" w:type="dxa"/>
            <w:vMerge/>
            <w:tcBorders>
              <w:top w:val="nil"/>
              <w:left w:val="single" w:sz="2" w:space="0" w:color="000000"/>
              <w:right w:val="single" w:sz="2" w:space="0" w:color="000000"/>
            </w:tcBorders>
          </w:tcPr>
          <w:p w:rsidR="006D317B" w:rsidRDefault="006D317B">
            <w:pPr>
              <w:spacing w:after="0"/>
              <w:jc w:val="center"/>
              <w:rPr>
                <w:snapToGrid w:val="0"/>
                <w:color w:val="000000"/>
              </w:rPr>
            </w:pPr>
          </w:p>
        </w:tc>
        <w:tc>
          <w:tcPr>
            <w:tcW w:w="853" w:type="dxa"/>
            <w:tcBorders>
              <w:left w:val="single" w:sz="2" w:space="0" w:color="000000"/>
            </w:tcBorders>
          </w:tcPr>
          <w:p w:rsidR="006D317B" w:rsidRDefault="006D317B">
            <w:pPr>
              <w:spacing w:after="0"/>
              <w:jc w:val="center"/>
              <w:rPr>
                <w:snapToGrid w:val="0"/>
                <w:color w:val="000000"/>
              </w:rPr>
            </w:pPr>
            <w:r>
              <w:rPr>
                <w:snapToGrid w:val="0"/>
                <w:color w:val="000000"/>
              </w:rPr>
              <w:t>Low power</w:t>
            </w:r>
          </w:p>
        </w:tc>
        <w:tc>
          <w:tcPr>
            <w:tcW w:w="270" w:type="dxa"/>
          </w:tcPr>
          <w:p w:rsidR="006D317B" w:rsidRDefault="006D317B">
            <w:pPr>
              <w:spacing w:after="0"/>
              <w:jc w:val="center"/>
              <w:rPr>
                <w:snapToGrid w:val="0"/>
                <w:color w:val="000000"/>
              </w:rPr>
            </w:pPr>
            <w:r>
              <w:rPr>
                <w:snapToGrid w:val="0"/>
                <w:color w:val="000000"/>
              </w:rPr>
              <w:t>/</w:t>
            </w:r>
          </w:p>
        </w:tc>
        <w:tc>
          <w:tcPr>
            <w:tcW w:w="853" w:type="dxa"/>
            <w:tcBorders>
              <w:right w:val="single" w:sz="2" w:space="0" w:color="000000"/>
            </w:tcBorders>
          </w:tcPr>
          <w:p w:rsidR="006D317B" w:rsidRDefault="006D317B">
            <w:pPr>
              <w:spacing w:after="0"/>
              <w:jc w:val="center"/>
              <w:rPr>
                <w:snapToGrid w:val="0"/>
                <w:color w:val="000000"/>
              </w:rPr>
            </w:pPr>
            <w:r>
              <w:rPr>
                <w:snapToGrid w:val="0"/>
                <w:color w:val="000000"/>
              </w:rPr>
              <w:t>High power</w:t>
            </w:r>
          </w:p>
        </w:tc>
        <w:tc>
          <w:tcPr>
            <w:tcW w:w="853" w:type="dxa"/>
            <w:tcBorders>
              <w:left w:val="nil"/>
            </w:tcBorders>
          </w:tcPr>
          <w:p w:rsidR="006D317B" w:rsidRDefault="006D317B">
            <w:pPr>
              <w:spacing w:after="0"/>
              <w:jc w:val="center"/>
              <w:rPr>
                <w:snapToGrid w:val="0"/>
                <w:color w:val="000000"/>
              </w:rPr>
            </w:pPr>
            <w:r>
              <w:rPr>
                <w:snapToGrid w:val="0"/>
                <w:color w:val="000000"/>
              </w:rPr>
              <w:t>Low power</w:t>
            </w:r>
          </w:p>
        </w:tc>
        <w:tc>
          <w:tcPr>
            <w:tcW w:w="269" w:type="dxa"/>
          </w:tcPr>
          <w:p w:rsidR="006D317B" w:rsidRDefault="006D317B">
            <w:pPr>
              <w:spacing w:after="0"/>
              <w:jc w:val="center"/>
              <w:rPr>
                <w:snapToGrid w:val="0"/>
                <w:color w:val="000000"/>
              </w:rPr>
            </w:pPr>
            <w:r>
              <w:rPr>
                <w:snapToGrid w:val="0"/>
                <w:color w:val="000000"/>
              </w:rPr>
              <w:t>/</w:t>
            </w:r>
          </w:p>
        </w:tc>
        <w:tc>
          <w:tcPr>
            <w:tcW w:w="853" w:type="dxa"/>
            <w:tcBorders>
              <w:right w:val="single" w:sz="2" w:space="0" w:color="000000"/>
            </w:tcBorders>
          </w:tcPr>
          <w:p w:rsidR="006D317B" w:rsidRDefault="006D317B">
            <w:pPr>
              <w:spacing w:after="0"/>
              <w:jc w:val="center"/>
              <w:rPr>
                <w:snapToGrid w:val="0"/>
                <w:color w:val="000000"/>
              </w:rPr>
            </w:pPr>
            <w:r>
              <w:rPr>
                <w:snapToGrid w:val="0"/>
                <w:color w:val="000000"/>
              </w:rPr>
              <w:t>High power</w:t>
            </w:r>
          </w:p>
        </w:tc>
      </w:tr>
      <w:tr w:rsidR="006D317B">
        <w:tblPrEx>
          <w:tblCellMar>
            <w:top w:w="0" w:type="dxa"/>
            <w:bottom w:w="0" w:type="dxa"/>
          </w:tblCellMar>
        </w:tblPrEx>
        <w:trPr>
          <w:trHeight w:val="251"/>
          <w:jc w:val="center"/>
        </w:trPr>
        <w:tc>
          <w:tcPr>
            <w:tcW w:w="1266" w:type="dxa"/>
            <w:tcBorders>
              <w:top w:val="single" w:sz="6" w:space="0" w:color="auto"/>
              <w:left w:val="single" w:sz="6" w:space="0" w:color="auto"/>
              <w:right w:val="single" w:sz="2" w:space="0" w:color="000000"/>
            </w:tcBorders>
          </w:tcPr>
          <w:p w:rsidR="006D317B" w:rsidRDefault="006D317B">
            <w:pPr>
              <w:spacing w:after="0"/>
              <w:jc w:val="center"/>
              <w:rPr>
                <w:snapToGrid w:val="0"/>
                <w:color w:val="000000"/>
              </w:rPr>
            </w:pPr>
          </w:p>
        </w:tc>
        <w:tc>
          <w:tcPr>
            <w:tcW w:w="1503" w:type="dxa"/>
            <w:tcBorders>
              <w:top w:val="single" w:sz="6" w:space="0" w:color="auto"/>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853" w:type="dxa"/>
            <w:tcBorders>
              <w:top w:val="single" w:sz="6" w:space="0" w:color="auto"/>
              <w:left w:val="nil"/>
            </w:tcBorders>
          </w:tcPr>
          <w:p w:rsidR="006D317B" w:rsidRDefault="006D317B">
            <w:pPr>
              <w:spacing w:after="0"/>
              <w:jc w:val="center"/>
              <w:rPr>
                <w:snapToGrid w:val="0"/>
                <w:color w:val="000000"/>
                <w:lang w:val="de-DE"/>
              </w:rPr>
            </w:pPr>
            <w:r>
              <w:rPr>
                <w:snapToGrid w:val="0"/>
                <w:color w:val="000000"/>
                <w:lang w:val="de-DE"/>
              </w:rPr>
              <w:t>-18,5 dB</w:t>
            </w:r>
          </w:p>
        </w:tc>
        <w:tc>
          <w:tcPr>
            <w:tcW w:w="270"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-17,9 dB</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12,1 dB</w:t>
            </w:r>
          </w:p>
        </w:tc>
        <w:tc>
          <w:tcPr>
            <w:tcW w:w="269"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12,8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r>
              <w:rPr>
                <w:snapToGrid w:val="0"/>
                <w:color w:val="000000"/>
                <w:lang w:val="de-DE"/>
              </w:rPr>
              <w:t>1.2 kbps</w:t>
            </w: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-19,5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-19,1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11,1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11,6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-18,7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-18,4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11,9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12,3 dB</w:t>
            </w:r>
          </w:p>
        </w:tc>
      </w:tr>
      <w:tr w:rsidR="006D317B">
        <w:tblPrEx>
          <w:tblCellMar>
            <w:top w:w="0" w:type="dxa"/>
            <w:bottom w:w="0" w:type="dxa"/>
          </w:tblCellMar>
        </w:tblPrEx>
        <w:trPr>
          <w:trHeight w:val="251"/>
          <w:jc w:val="center"/>
        </w:trPr>
        <w:tc>
          <w:tcPr>
            <w:tcW w:w="1266" w:type="dxa"/>
            <w:tcBorders>
              <w:left w:val="single" w:sz="6" w:space="0" w:color="auto"/>
              <w:bottom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-17,6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-17,6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13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13,1 dB</w:t>
            </w:r>
          </w:p>
        </w:tc>
      </w:tr>
      <w:tr w:rsidR="006D317B">
        <w:tblPrEx>
          <w:tblCellMar>
            <w:top w:w="0" w:type="dxa"/>
            <w:bottom w:w="0" w:type="dxa"/>
          </w:tblCellMar>
        </w:tblPrEx>
        <w:trPr>
          <w:trHeight w:val="251"/>
          <w:jc w:val="center"/>
        </w:trPr>
        <w:tc>
          <w:tcPr>
            <w:tcW w:w="1266" w:type="dxa"/>
            <w:tcBorders>
              <w:top w:val="single" w:sz="6" w:space="0" w:color="auto"/>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top w:val="single" w:sz="6" w:space="0" w:color="auto"/>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853" w:type="dxa"/>
            <w:tcBorders>
              <w:top w:val="single" w:sz="6" w:space="0" w:color="auto"/>
              <w:left w:val="nil"/>
            </w:tcBorders>
          </w:tcPr>
          <w:p w:rsidR="006D317B" w:rsidRDefault="006D317B">
            <w:pPr>
              <w:spacing w:after="0"/>
              <w:jc w:val="center"/>
              <w:rPr>
                <w:snapToGrid w:val="0"/>
                <w:color w:val="000000"/>
                <w:lang w:val="de-DE"/>
              </w:rPr>
            </w:pPr>
            <w:r>
              <w:rPr>
                <w:snapToGrid w:val="0"/>
                <w:color w:val="000000"/>
                <w:lang w:val="de-DE"/>
              </w:rPr>
              <w:t>-11,9 dB</w:t>
            </w:r>
          </w:p>
        </w:tc>
        <w:tc>
          <w:tcPr>
            <w:tcW w:w="270"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-11,4 dB</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12,8 dB</w:t>
            </w:r>
          </w:p>
        </w:tc>
        <w:tc>
          <w:tcPr>
            <w:tcW w:w="269"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13,2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r>
              <w:rPr>
                <w:snapToGrid w:val="0"/>
                <w:color w:val="000000"/>
                <w:lang w:val="de-DE"/>
              </w:rPr>
              <w:t>4.75 kbps</w:t>
            </w: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-13,6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-13,1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11,1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11,6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-12,8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-12,5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11,8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12,2 dB</w:t>
            </w:r>
          </w:p>
        </w:tc>
      </w:tr>
      <w:tr w:rsidR="006D317B">
        <w:tblPrEx>
          <w:tblCellMar>
            <w:top w:w="0" w:type="dxa"/>
            <w:bottom w:w="0" w:type="dxa"/>
          </w:tblCellMar>
        </w:tblPrEx>
        <w:trPr>
          <w:trHeight w:val="251"/>
          <w:jc w:val="center"/>
        </w:trPr>
        <w:tc>
          <w:tcPr>
            <w:tcW w:w="1266" w:type="dxa"/>
            <w:tcBorders>
              <w:left w:val="single" w:sz="6" w:space="0" w:color="auto"/>
              <w:bottom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-11,1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13,2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13,6 dB</w:t>
            </w:r>
          </w:p>
        </w:tc>
      </w:tr>
      <w:tr w:rsidR="006D317B">
        <w:tblPrEx>
          <w:tblCellMar>
            <w:top w:w="0" w:type="dxa"/>
            <w:bottom w:w="0" w:type="dxa"/>
          </w:tblCellMar>
        </w:tblPrEx>
        <w:trPr>
          <w:trHeight w:val="251"/>
          <w:jc w:val="center"/>
        </w:trPr>
        <w:tc>
          <w:tcPr>
            <w:tcW w:w="1266" w:type="dxa"/>
            <w:tcBorders>
              <w:top w:val="single" w:sz="6" w:space="0" w:color="auto"/>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top w:val="single" w:sz="6" w:space="0" w:color="auto"/>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853" w:type="dxa"/>
            <w:tcBorders>
              <w:top w:val="single" w:sz="6" w:space="0" w:color="auto"/>
              <w:left w:val="nil"/>
            </w:tcBorders>
          </w:tcPr>
          <w:p w:rsidR="006D317B" w:rsidRDefault="006D317B">
            <w:pPr>
              <w:spacing w:after="0"/>
              <w:jc w:val="center"/>
              <w:rPr>
                <w:snapToGrid w:val="0"/>
                <w:color w:val="000000"/>
                <w:lang w:val="de-DE"/>
              </w:rPr>
            </w:pPr>
            <w:r>
              <w:rPr>
                <w:snapToGrid w:val="0"/>
                <w:color w:val="000000"/>
                <w:lang w:val="de-DE"/>
              </w:rPr>
              <w:t>-9,3 dB</w:t>
            </w:r>
          </w:p>
        </w:tc>
        <w:tc>
          <w:tcPr>
            <w:tcW w:w="270"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-8,7 dB</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11,2 dB</w:t>
            </w:r>
          </w:p>
        </w:tc>
        <w:tc>
          <w:tcPr>
            <w:tcW w:w="269"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11,9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r>
              <w:rPr>
                <w:snapToGrid w:val="0"/>
                <w:color w:val="000000"/>
                <w:lang w:val="de-DE"/>
              </w:rPr>
              <w:t>12.2 kbps</w:t>
            </w: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-11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-10,6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9,6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9,9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-10,3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-10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10,2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10,6 dB</w:t>
            </w:r>
          </w:p>
        </w:tc>
      </w:tr>
      <w:tr w:rsidR="006D317B">
        <w:tblPrEx>
          <w:tblCellMar>
            <w:top w:w="0" w:type="dxa"/>
            <w:bottom w:w="0" w:type="dxa"/>
          </w:tblCellMar>
        </w:tblPrEx>
        <w:trPr>
          <w:trHeight w:val="251"/>
          <w:jc w:val="center"/>
        </w:trPr>
        <w:tc>
          <w:tcPr>
            <w:tcW w:w="1266" w:type="dxa"/>
            <w:tcBorders>
              <w:left w:val="single" w:sz="6" w:space="0" w:color="auto"/>
              <w:bottom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853" w:type="dxa"/>
            <w:tcBorders>
              <w:left w:val="nil"/>
            </w:tcBorders>
          </w:tcPr>
          <w:p w:rsidR="006D317B" w:rsidRDefault="006D317B">
            <w:pPr>
              <w:spacing w:after="0"/>
              <w:jc w:val="center"/>
              <w:rPr>
                <w:snapToGrid w:val="0"/>
                <w:color w:val="000000"/>
                <w:lang w:val="de-DE"/>
              </w:rPr>
            </w:pPr>
            <w:r>
              <w:rPr>
                <w:snapToGrid w:val="0"/>
                <w:color w:val="000000"/>
                <w:lang w:val="de-DE"/>
              </w:rPr>
              <w:t>-8,9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-8,6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11,7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11,9 dB</w:t>
            </w:r>
          </w:p>
        </w:tc>
      </w:tr>
      <w:tr w:rsidR="006D317B">
        <w:tblPrEx>
          <w:tblCellMar>
            <w:top w:w="0" w:type="dxa"/>
            <w:bottom w:w="0" w:type="dxa"/>
          </w:tblCellMar>
        </w:tblPrEx>
        <w:trPr>
          <w:trHeight w:val="251"/>
          <w:jc w:val="center"/>
        </w:trPr>
        <w:tc>
          <w:tcPr>
            <w:tcW w:w="1266" w:type="dxa"/>
            <w:tcBorders>
              <w:top w:val="single" w:sz="6" w:space="0" w:color="auto"/>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3 km/h</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-4,3 dB</w:t>
            </w:r>
          </w:p>
        </w:tc>
        <w:tc>
          <w:tcPr>
            <w:tcW w:w="270"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-3,8 dB</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9 dB</w:t>
            </w:r>
          </w:p>
        </w:tc>
        <w:tc>
          <w:tcPr>
            <w:tcW w:w="269"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9,6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r>
              <w:rPr>
                <w:snapToGrid w:val="0"/>
                <w:color w:val="000000"/>
                <w:lang w:val="de-DE"/>
              </w:rPr>
              <w:t>64 kbps</w:t>
            </w: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50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-6,2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7,2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120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-5,8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7,3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7,6 dB</w:t>
            </w:r>
          </w:p>
        </w:tc>
      </w:tr>
      <w:tr w:rsidR="006D317B">
        <w:tblPrEx>
          <w:tblCellMar>
            <w:top w:w="0" w:type="dxa"/>
            <w:bottom w:w="0" w:type="dxa"/>
          </w:tblCellMar>
        </w:tblPrEx>
        <w:trPr>
          <w:trHeight w:val="251"/>
          <w:jc w:val="center"/>
        </w:trPr>
        <w:tc>
          <w:tcPr>
            <w:tcW w:w="1266" w:type="dxa"/>
            <w:tcBorders>
              <w:left w:val="single" w:sz="6" w:space="0" w:color="auto"/>
              <w:bottom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250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-4,7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-4,2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8,7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9,2 dB</w:t>
            </w:r>
          </w:p>
        </w:tc>
      </w:tr>
      <w:tr w:rsidR="006D317B">
        <w:tblPrEx>
          <w:tblCellMar>
            <w:top w:w="0" w:type="dxa"/>
            <w:bottom w:w="0" w:type="dxa"/>
          </w:tblCellMar>
        </w:tblPrEx>
        <w:trPr>
          <w:trHeight w:val="251"/>
          <w:jc w:val="center"/>
        </w:trPr>
        <w:tc>
          <w:tcPr>
            <w:tcW w:w="1266" w:type="dxa"/>
            <w:tcBorders>
              <w:top w:val="single" w:sz="6" w:space="0" w:color="auto"/>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3 km/h</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-4,4 dB</w:t>
            </w:r>
          </w:p>
        </w:tc>
        <w:tc>
          <w:tcPr>
            <w:tcW w:w="270"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-3,9 dB</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8,7 dB</w:t>
            </w:r>
          </w:p>
        </w:tc>
        <w:tc>
          <w:tcPr>
            <w:tcW w:w="269"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9,4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r>
              <w:rPr>
                <w:snapToGrid w:val="0"/>
                <w:color w:val="000000"/>
                <w:lang w:val="de-DE"/>
              </w:rPr>
              <w:t>144 kbps</w:t>
            </w: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50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-6,6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-6,3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6,5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7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120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-6,3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-5,9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6,9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7,4 dB</w:t>
            </w:r>
          </w:p>
        </w:tc>
      </w:tr>
      <w:tr w:rsidR="006D317B">
        <w:tblPrEx>
          <w:tblCellMar>
            <w:top w:w="0" w:type="dxa"/>
            <w:bottom w:w="0" w:type="dxa"/>
          </w:tblCellMar>
        </w:tblPrEx>
        <w:trPr>
          <w:trHeight w:val="251"/>
          <w:jc w:val="center"/>
        </w:trPr>
        <w:tc>
          <w:tcPr>
            <w:tcW w:w="1266" w:type="dxa"/>
            <w:tcBorders>
              <w:left w:val="single" w:sz="6" w:space="0" w:color="auto"/>
              <w:bottom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250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-4,9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-4,6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8,2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8,7 dB</w:t>
            </w:r>
          </w:p>
        </w:tc>
      </w:tr>
      <w:tr w:rsidR="006D317B">
        <w:tblPrEx>
          <w:tblCellMar>
            <w:top w:w="0" w:type="dxa"/>
            <w:bottom w:w="0" w:type="dxa"/>
          </w:tblCellMar>
        </w:tblPrEx>
        <w:trPr>
          <w:trHeight w:val="251"/>
          <w:jc w:val="center"/>
        </w:trPr>
        <w:tc>
          <w:tcPr>
            <w:tcW w:w="1266" w:type="dxa"/>
            <w:tcBorders>
              <w:top w:val="single" w:sz="6" w:space="0" w:color="auto"/>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3 km/h</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-0,6 dB</w:t>
            </w:r>
          </w:p>
        </w:tc>
        <w:tc>
          <w:tcPr>
            <w:tcW w:w="270"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0 dB</w:t>
            </w:r>
          </w:p>
        </w:tc>
        <w:tc>
          <w:tcPr>
            <w:tcW w:w="853" w:type="dxa"/>
            <w:tcBorders>
              <w:top w:val="single" w:sz="6" w:space="0" w:color="auto"/>
              <w:left w:val="single" w:sz="2" w:space="0" w:color="000000"/>
            </w:tcBorders>
          </w:tcPr>
          <w:p w:rsidR="006D317B" w:rsidRDefault="006D317B">
            <w:pPr>
              <w:spacing w:after="0"/>
              <w:jc w:val="center"/>
              <w:rPr>
                <w:snapToGrid w:val="0"/>
                <w:color w:val="000000"/>
                <w:lang w:val="de-DE"/>
              </w:rPr>
            </w:pPr>
            <w:r>
              <w:rPr>
                <w:snapToGrid w:val="0"/>
                <w:color w:val="000000"/>
                <w:lang w:val="de-DE"/>
              </w:rPr>
              <w:t>9,3 dB</w:t>
            </w:r>
          </w:p>
        </w:tc>
        <w:tc>
          <w:tcPr>
            <w:tcW w:w="269"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3" w:type="dxa"/>
            <w:tcBorders>
              <w:top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10,2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r>
              <w:rPr>
                <w:snapToGrid w:val="0"/>
                <w:color w:val="000000"/>
                <w:lang w:val="de-DE"/>
              </w:rPr>
              <w:t>384 kbps</w:t>
            </w: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50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-2,4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-1,9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7,5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8,1 dB</w:t>
            </w:r>
          </w:p>
        </w:tc>
      </w:tr>
      <w:tr w:rsidR="006D317B">
        <w:tblPrEx>
          <w:tblCellMar>
            <w:top w:w="0" w:type="dxa"/>
            <w:bottom w:w="0" w:type="dxa"/>
          </w:tblCellMar>
        </w:tblPrEx>
        <w:trPr>
          <w:trHeight w:val="251"/>
          <w:jc w:val="center"/>
        </w:trPr>
        <w:tc>
          <w:tcPr>
            <w:tcW w:w="1266" w:type="dxa"/>
            <w:tcBorders>
              <w:left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120 km/h</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-2,2 dB</w:t>
            </w:r>
          </w:p>
        </w:tc>
        <w:tc>
          <w:tcPr>
            <w:tcW w:w="270" w:type="dxa"/>
          </w:tcPr>
          <w:p w:rsidR="006D317B" w:rsidRDefault="006D317B">
            <w:pPr>
              <w:spacing w:after="0"/>
              <w:jc w:val="center"/>
              <w:rPr>
                <w:snapToGrid w:val="0"/>
                <w:color w:val="000000"/>
                <w:lang w:val="de-DE"/>
              </w:rPr>
            </w:pPr>
            <w:r>
              <w:rPr>
                <w:snapToGrid w:val="0"/>
                <w:color w:val="000000"/>
                <w:lang w:val="de-DE"/>
              </w:rPr>
              <w:t>/</w:t>
            </w:r>
          </w:p>
        </w:tc>
        <w:tc>
          <w:tcPr>
            <w:tcW w:w="853" w:type="dxa"/>
          </w:tcPr>
          <w:p w:rsidR="006D317B" w:rsidRDefault="006D317B">
            <w:pPr>
              <w:spacing w:after="0"/>
              <w:jc w:val="center"/>
              <w:rPr>
                <w:snapToGrid w:val="0"/>
                <w:color w:val="000000"/>
                <w:lang w:val="de-DE"/>
              </w:rPr>
            </w:pPr>
            <w:r>
              <w:rPr>
                <w:snapToGrid w:val="0"/>
                <w:color w:val="000000"/>
                <w:lang w:val="de-DE"/>
              </w:rPr>
              <w:t>-1,7 dB</w:t>
            </w:r>
          </w:p>
        </w:tc>
        <w:tc>
          <w:tcPr>
            <w:tcW w:w="853" w:type="dxa"/>
            <w:tcBorders>
              <w:left w:val="single" w:sz="2" w:space="0" w:color="000000"/>
            </w:tcBorders>
          </w:tcPr>
          <w:p w:rsidR="006D317B" w:rsidRDefault="006D317B">
            <w:pPr>
              <w:spacing w:after="0"/>
              <w:jc w:val="center"/>
              <w:rPr>
                <w:snapToGrid w:val="0"/>
                <w:color w:val="000000"/>
                <w:lang w:val="de-DE"/>
              </w:rPr>
            </w:pPr>
            <w:r>
              <w:rPr>
                <w:snapToGrid w:val="0"/>
                <w:color w:val="000000"/>
                <w:lang w:val="de-DE"/>
              </w:rPr>
              <w:t>7,7 dB</w:t>
            </w:r>
          </w:p>
        </w:tc>
        <w:tc>
          <w:tcPr>
            <w:tcW w:w="269" w:type="dxa"/>
          </w:tcPr>
          <w:p w:rsidR="006D317B" w:rsidRDefault="006D317B">
            <w:pPr>
              <w:spacing w:after="0"/>
              <w:jc w:val="center"/>
              <w:rPr>
                <w:snapToGrid w:val="0"/>
                <w:color w:val="000000"/>
                <w:lang w:val="de-DE"/>
              </w:rPr>
            </w:pPr>
            <w:r>
              <w:rPr>
                <w:snapToGrid w:val="0"/>
                <w:color w:val="000000"/>
                <w:lang w:val="de-DE"/>
              </w:rPr>
              <w:t>/</w:t>
            </w:r>
          </w:p>
        </w:tc>
        <w:tc>
          <w:tcPr>
            <w:tcW w:w="853" w:type="dxa"/>
            <w:tcBorders>
              <w:right w:val="single" w:sz="6" w:space="0" w:color="auto"/>
            </w:tcBorders>
          </w:tcPr>
          <w:p w:rsidR="006D317B" w:rsidRDefault="006D317B">
            <w:pPr>
              <w:spacing w:after="0"/>
              <w:jc w:val="center"/>
              <w:rPr>
                <w:snapToGrid w:val="0"/>
                <w:color w:val="000000"/>
                <w:lang w:val="de-DE"/>
              </w:rPr>
            </w:pPr>
            <w:r>
              <w:rPr>
                <w:snapToGrid w:val="0"/>
                <w:color w:val="000000"/>
                <w:lang w:val="de-DE"/>
              </w:rPr>
              <w:t>8,3 dB</w:t>
            </w:r>
          </w:p>
        </w:tc>
      </w:tr>
      <w:tr w:rsidR="006D317B">
        <w:tblPrEx>
          <w:tblCellMar>
            <w:top w:w="0" w:type="dxa"/>
            <w:bottom w:w="0" w:type="dxa"/>
          </w:tblCellMar>
        </w:tblPrEx>
        <w:trPr>
          <w:trHeight w:val="251"/>
          <w:jc w:val="center"/>
        </w:trPr>
        <w:tc>
          <w:tcPr>
            <w:tcW w:w="1266" w:type="dxa"/>
            <w:tcBorders>
              <w:left w:val="single" w:sz="6" w:space="0" w:color="auto"/>
              <w:bottom w:val="single" w:sz="6" w:space="0" w:color="auto"/>
              <w:right w:val="single" w:sz="2" w:space="0" w:color="000000"/>
            </w:tcBorders>
          </w:tcPr>
          <w:p w:rsidR="006D317B" w:rsidRDefault="006D317B">
            <w:pPr>
              <w:spacing w:after="0"/>
              <w:jc w:val="center"/>
              <w:rPr>
                <w:snapToGrid w:val="0"/>
                <w:color w:val="000000"/>
                <w:lang w:val="de-DE"/>
              </w:rPr>
            </w:pPr>
          </w:p>
        </w:tc>
        <w:tc>
          <w:tcPr>
            <w:tcW w:w="1503" w:type="dxa"/>
            <w:tcBorders>
              <w:left w:val="single" w:sz="2" w:space="0" w:color="000000"/>
              <w:bottom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853" w:type="dxa"/>
            <w:tcBorders>
              <w:left w:val="single" w:sz="2" w:space="0" w:color="000000"/>
              <w:bottom w:val="single" w:sz="6" w:space="0" w:color="auto"/>
            </w:tcBorders>
          </w:tcPr>
          <w:p w:rsidR="006D317B" w:rsidRDefault="006D317B">
            <w:pPr>
              <w:spacing w:after="0"/>
              <w:jc w:val="center"/>
              <w:rPr>
                <w:snapToGrid w:val="0"/>
                <w:color w:val="000000"/>
              </w:rPr>
            </w:pPr>
            <w:r>
              <w:rPr>
                <w:snapToGrid w:val="0"/>
                <w:color w:val="000000"/>
              </w:rPr>
              <w:t>-0,6 dB</w:t>
            </w:r>
          </w:p>
        </w:tc>
        <w:tc>
          <w:tcPr>
            <w:tcW w:w="270" w:type="dxa"/>
            <w:tcBorders>
              <w:bottom w:val="single" w:sz="6" w:space="0" w:color="auto"/>
            </w:tcBorders>
          </w:tcPr>
          <w:p w:rsidR="006D317B" w:rsidRDefault="006D317B">
            <w:pPr>
              <w:spacing w:after="0"/>
              <w:jc w:val="center"/>
              <w:rPr>
                <w:snapToGrid w:val="0"/>
                <w:color w:val="000000"/>
              </w:rPr>
            </w:pPr>
            <w:r>
              <w:rPr>
                <w:snapToGrid w:val="0"/>
                <w:color w:val="000000"/>
              </w:rPr>
              <w:t>/</w:t>
            </w:r>
          </w:p>
        </w:tc>
        <w:tc>
          <w:tcPr>
            <w:tcW w:w="853" w:type="dxa"/>
            <w:tcBorders>
              <w:bottom w:val="single" w:sz="6" w:space="0" w:color="auto"/>
            </w:tcBorders>
          </w:tcPr>
          <w:p w:rsidR="006D317B" w:rsidRDefault="006D317B">
            <w:pPr>
              <w:spacing w:after="0"/>
              <w:jc w:val="center"/>
              <w:rPr>
                <w:snapToGrid w:val="0"/>
                <w:color w:val="000000"/>
              </w:rPr>
            </w:pPr>
            <w:r>
              <w:rPr>
                <w:snapToGrid w:val="0"/>
                <w:color w:val="000000"/>
              </w:rPr>
              <w:t>-0,3 dB</w:t>
            </w:r>
          </w:p>
        </w:tc>
        <w:tc>
          <w:tcPr>
            <w:tcW w:w="853" w:type="dxa"/>
            <w:tcBorders>
              <w:left w:val="single" w:sz="2" w:space="0" w:color="000000"/>
              <w:bottom w:val="single" w:sz="6" w:space="0" w:color="auto"/>
            </w:tcBorders>
          </w:tcPr>
          <w:p w:rsidR="006D317B" w:rsidRDefault="006D317B">
            <w:pPr>
              <w:spacing w:after="0"/>
              <w:jc w:val="center"/>
              <w:rPr>
                <w:snapToGrid w:val="0"/>
                <w:color w:val="000000"/>
              </w:rPr>
            </w:pPr>
            <w:r>
              <w:rPr>
                <w:snapToGrid w:val="0"/>
                <w:color w:val="000000"/>
              </w:rPr>
              <w:t>9,2 dB</w:t>
            </w:r>
          </w:p>
        </w:tc>
        <w:tc>
          <w:tcPr>
            <w:tcW w:w="269" w:type="dxa"/>
            <w:tcBorders>
              <w:bottom w:val="single" w:sz="6" w:space="0" w:color="auto"/>
            </w:tcBorders>
          </w:tcPr>
          <w:p w:rsidR="006D317B" w:rsidRDefault="006D317B">
            <w:pPr>
              <w:spacing w:after="0"/>
              <w:jc w:val="center"/>
              <w:rPr>
                <w:snapToGrid w:val="0"/>
                <w:color w:val="000000"/>
              </w:rPr>
            </w:pPr>
            <w:r>
              <w:rPr>
                <w:snapToGrid w:val="0"/>
                <w:color w:val="000000"/>
              </w:rPr>
              <w:t>/</w:t>
            </w:r>
          </w:p>
        </w:tc>
        <w:tc>
          <w:tcPr>
            <w:tcW w:w="853" w:type="dxa"/>
            <w:tcBorders>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9,7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20</w:t>
        </w:r>
      </w:fldSimple>
      <w:r>
        <w:t xml:space="preserve"> -DCH requirements in combined satellite and IMR conditions - Downlink</w:t>
      </w:r>
    </w:p>
    <w:tbl>
      <w:tblPr>
        <w:tblW w:w="0" w:type="auto"/>
        <w:jc w:val="center"/>
        <w:tblLayout w:type="fixed"/>
        <w:tblCellMar>
          <w:left w:w="30" w:type="dxa"/>
          <w:right w:w="30" w:type="dxa"/>
        </w:tblCellMar>
        <w:tblLook w:val="0000"/>
      </w:tblPr>
      <w:tblGrid>
        <w:gridCol w:w="1104"/>
        <w:gridCol w:w="1134"/>
        <w:gridCol w:w="1134"/>
        <w:gridCol w:w="1134"/>
        <w:gridCol w:w="1134"/>
        <w:gridCol w:w="1134"/>
        <w:gridCol w:w="1134"/>
      </w:tblGrid>
      <w:tr w:rsidR="006D317B">
        <w:tblPrEx>
          <w:tblCellMar>
            <w:top w:w="0" w:type="dxa"/>
            <w:bottom w:w="0" w:type="dxa"/>
          </w:tblCellMar>
        </w:tblPrEx>
        <w:trPr>
          <w:trHeight w:val="251"/>
          <w:jc w:val="center"/>
        </w:trPr>
        <w:tc>
          <w:tcPr>
            <w:tcW w:w="1134" w:type="dxa"/>
            <w:tcBorders>
              <w:top w:val="single" w:sz="4" w:space="0" w:color="auto"/>
              <w:left w:val="single" w:sz="4" w:space="0" w:color="auto"/>
              <w:right w:val="single" w:sz="4" w:space="0" w:color="auto"/>
            </w:tcBorders>
          </w:tcPr>
          <w:p w:rsidR="006D317B" w:rsidRDefault="006D317B">
            <w:pPr>
              <w:spacing w:after="0"/>
              <w:jc w:val="center"/>
              <w:rPr>
                <w:b/>
                <w:snapToGrid w:val="0"/>
                <w:color w:val="000000"/>
              </w:rPr>
            </w:pPr>
          </w:p>
        </w:tc>
        <w:tc>
          <w:tcPr>
            <w:tcW w:w="1134" w:type="dxa"/>
            <w:tcBorders>
              <w:top w:val="single" w:sz="4" w:space="0" w:color="auto"/>
              <w:left w:val="nil"/>
            </w:tcBorders>
          </w:tcPr>
          <w:p w:rsidR="006D317B" w:rsidRDefault="006D317B">
            <w:pPr>
              <w:spacing w:after="0"/>
              <w:jc w:val="center"/>
              <w:rPr>
                <w:b/>
                <w:snapToGrid w:val="0"/>
                <w:color w:val="000000"/>
              </w:rPr>
            </w:pPr>
            <w:r>
              <w:rPr>
                <w:b/>
                <w:snapToGrid w:val="0"/>
                <w:color w:val="000000"/>
              </w:rPr>
              <w:t>S-Case 1</w:t>
            </w:r>
          </w:p>
        </w:tc>
        <w:tc>
          <w:tcPr>
            <w:tcW w:w="1134" w:type="dxa"/>
            <w:tcBorders>
              <w:top w:val="single" w:sz="4" w:space="0" w:color="auto"/>
              <w:right w:val="single" w:sz="6" w:space="0" w:color="auto"/>
            </w:tcBorders>
          </w:tcPr>
          <w:p w:rsidR="006D317B" w:rsidRDefault="006D317B">
            <w:pPr>
              <w:spacing w:after="0"/>
              <w:jc w:val="center"/>
              <w:rPr>
                <w:snapToGrid w:val="0"/>
                <w:color w:val="000000"/>
              </w:rPr>
            </w:pPr>
          </w:p>
        </w:tc>
        <w:tc>
          <w:tcPr>
            <w:tcW w:w="1134" w:type="dxa"/>
            <w:tcBorders>
              <w:top w:val="single" w:sz="4" w:space="0" w:color="auto"/>
            </w:tcBorders>
          </w:tcPr>
          <w:p w:rsidR="006D317B" w:rsidRDefault="006D317B">
            <w:pPr>
              <w:spacing w:after="0"/>
              <w:jc w:val="center"/>
              <w:rPr>
                <w:b/>
                <w:snapToGrid w:val="0"/>
                <w:color w:val="000000"/>
              </w:rPr>
            </w:pPr>
            <w:r>
              <w:rPr>
                <w:b/>
                <w:snapToGrid w:val="0"/>
                <w:color w:val="000000"/>
              </w:rPr>
              <w:t>S-Case 2</w:t>
            </w:r>
          </w:p>
        </w:tc>
        <w:tc>
          <w:tcPr>
            <w:tcW w:w="1134" w:type="dxa"/>
            <w:tcBorders>
              <w:top w:val="single" w:sz="4" w:space="0" w:color="auto"/>
              <w:right w:val="single" w:sz="6" w:space="0" w:color="auto"/>
            </w:tcBorders>
          </w:tcPr>
          <w:p w:rsidR="006D317B" w:rsidRDefault="006D317B">
            <w:pPr>
              <w:spacing w:after="0"/>
              <w:jc w:val="center"/>
              <w:rPr>
                <w:snapToGrid w:val="0"/>
                <w:color w:val="000000"/>
              </w:rPr>
            </w:pPr>
          </w:p>
        </w:tc>
        <w:tc>
          <w:tcPr>
            <w:tcW w:w="1134" w:type="dxa"/>
            <w:tcBorders>
              <w:top w:val="single" w:sz="4" w:space="0" w:color="auto"/>
            </w:tcBorders>
          </w:tcPr>
          <w:p w:rsidR="006D317B" w:rsidRDefault="006D317B">
            <w:pPr>
              <w:spacing w:after="0"/>
              <w:jc w:val="center"/>
              <w:rPr>
                <w:b/>
                <w:snapToGrid w:val="0"/>
                <w:color w:val="000000"/>
              </w:rPr>
            </w:pPr>
            <w:r>
              <w:rPr>
                <w:b/>
                <w:snapToGrid w:val="0"/>
                <w:color w:val="000000"/>
              </w:rPr>
              <w:t>S-Case 3</w:t>
            </w:r>
          </w:p>
        </w:tc>
        <w:tc>
          <w:tcPr>
            <w:tcW w:w="1134" w:type="dxa"/>
            <w:tcBorders>
              <w:top w:val="single" w:sz="4" w:space="0" w:color="auto"/>
              <w:right w:val="single" w:sz="4"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620"/>
          <w:jc w:val="center"/>
        </w:trPr>
        <w:tc>
          <w:tcPr>
            <w:tcW w:w="1134"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Data rate</w:t>
            </w:r>
          </w:p>
        </w:tc>
        <w:tc>
          <w:tcPr>
            <w:tcW w:w="1134" w:type="dxa"/>
            <w:tcBorders>
              <w:left w:val="nil"/>
              <w:bottom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097" type="#_x0000_t75" style="width:35.25pt;height:18pt" o:ole="" fillcolor="window">
                  <v:imagedata r:id="rId126" o:title=""/>
                </v:shape>
                <o:OLEObject Type="Embed" ProgID="Equation.3" ShapeID="_x0000_i1097" DrawAspect="Content" ObjectID="_1468164647" r:id="rId129"/>
              </w:object>
            </w:r>
          </w:p>
        </w:tc>
        <w:tc>
          <w:tcPr>
            <w:tcW w:w="1134" w:type="dxa"/>
            <w:tcBorders>
              <w:bottom w:val="single" w:sz="4" w:space="0" w:color="auto"/>
              <w:right w:val="single" w:sz="6" w:space="0" w:color="auto"/>
            </w:tcBorders>
          </w:tcPr>
          <w:p w:rsidR="006D317B" w:rsidRDefault="006D317B">
            <w:pPr>
              <w:spacing w:after="0"/>
              <w:jc w:val="center"/>
              <w:rPr>
                <w:snapToGrid w:val="0"/>
                <w:color w:val="000000"/>
              </w:rPr>
            </w:pPr>
            <w:r>
              <w:rPr>
                <w:position w:val="-24"/>
              </w:rPr>
              <w:object w:dxaOrig="340" w:dyaOrig="540">
                <v:shape id="_x0000_i1098" type="#_x0000_t75" style="width:17.25pt;height:27pt" o:ole="" fillcolor="window">
                  <v:imagedata r:id="rId104" o:title=""/>
                </v:shape>
                <o:OLEObject Type="Embed" ProgID="Equation.3" ShapeID="_x0000_i1098" DrawAspect="Content" ObjectID="_1468164648" r:id="rId130"/>
              </w:object>
            </w:r>
          </w:p>
        </w:tc>
        <w:tc>
          <w:tcPr>
            <w:tcW w:w="1134" w:type="dxa"/>
            <w:tcBorders>
              <w:bottom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099" type="#_x0000_t75" style="width:35.25pt;height:18pt" o:ole="" fillcolor="window">
                  <v:imagedata r:id="rId126" o:title=""/>
                </v:shape>
                <o:OLEObject Type="Embed" ProgID="Equation.3" ShapeID="_x0000_i1099" DrawAspect="Content" ObjectID="_1468164649" r:id="rId131"/>
              </w:object>
            </w:r>
          </w:p>
        </w:tc>
        <w:tc>
          <w:tcPr>
            <w:tcW w:w="1134" w:type="dxa"/>
            <w:tcBorders>
              <w:bottom w:val="single" w:sz="4" w:space="0" w:color="auto"/>
              <w:right w:val="single" w:sz="6" w:space="0" w:color="auto"/>
            </w:tcBorders>
          </w:tcPr>
          <w:p w:rsidR="006D317B" w:rsidRDefault="006D317B">
            <w:pPr>
              <w:spacing w:after="0"/>
              <w:jc w:val="center"/>
              <w:rPr>
                <w:snapToGrid w:val="0"/>
                <w:color w:val="000000"/>
              </w:rPr>
            </w:pPr>
            <w:r>
              <w:rPr>
                <w:position w:val="-24"/>
              </w:rPr>
              <w:object w:dxaOrig="340" w:dyaOrig="540">
                <v:shape id="_x0000_i1100" type="#_x0000_t75" style="width:17.25pt;height:27pt" o:ole="" fillcolor="window">
                  <v:imagedata r:id="rId104" o:title=""/>
                </v:shape>
                <o:OLEObject Type="Embed" ProgID="Equation.3" ShapeID="_x0000_i1100" DrawAspect="Content" ObjectID="_1468164650" r:id="rId132"/>
              </w:object>
            </w:r>
          </w:p>
        </w:tc>
        <w:tc>
          <w:tcPr>
            <w:tcW w:w="1134" w:type="dxa"/>
            <w:tcBorders>
              <w:bottom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101" type="#_x0000_t75" style="width:35.25pt;height:18pt" o:ole="" fillcolor="window">
                  <v:imagedata r:id="rId126" o:title=""/>
                </v:shape>
                <o:OLEObject Type="Embed" ProgID="Equation.3" ShapeID="_x0000_i1101" DrawAspect="Content" ObjectID="_1468164651" r:id="rId133"/>
              </w:object>
            </w:r>
          </w:p>
        </w:tc>
        <w:tc>
          <w:tcPr>
            <w:tcW w:w="1134" w:type="dxa"/>
            <w:tcBorders>
              <w:bottom w:val="single" w:sz="4" w:space="0" w:color="auto"/>
              <w:right w:val="single" w:sz="4" w:space="0" w:color="auto"/>
            </w:tcBorders>
          </w:tcPr>
          <w:p w:rsidR="006D317B" w:rsidRDefault="006D317B">
            <w:pPr>
              <w:spacing w:after="0"/>
              <w:jc w:val="center"/>
              <w:rPr>
                <w:snapToGrid w:val="0"/>
                <w:color w:val="000000"/>
              </w:rPr>
            </w:pPr>
            <w:r>
              <w:rPr>
                <w:position w:val="-24"/>
              </w:rPr>
              <w:object w:dxaOrig="340" w:dyaOrig="540">
                <v:shape id="_x0000_i1102" type="#_x0000_t75" style="width:17.25pt;height:27pt" o:ole="" fillcolor="window">
                  <v:imagedata r:id="rId104" o:title=""/>
                </v:shape>
                <o:OLEObject Type="Embed" ProgID="Equation.3" ShapeID="_x0000_i1102" DrawAspect="Content" ObjectID="_1468164652" r:id="rId134"/>
              </w:objec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 kbps</w:t>
            </w:r>
          </w:p>
        </w:tc>
        <w:tc>
          <w:tcPr>
            <w:tcW w:w="1134" w:type="dxa"/>
            <w:tcBorders>
              <w:left w:val="nil"/>
            </w:tcBorders>
          </w:tcPr>
          <w:p w:rsidR="006D317B" w:rsidRDefault="006D317B">
            <w:pPr>
              <w:spacing w:after="0"/>
              <w:jc w:val="center"/>
              <w:rPr>
                <w:snapToGrid w:val="0"/>
                <w:color w:val="000000"/>
              </w:rPr>
            </w:pPr>
            <w:r>
              <w:rPr>
                <w:snapToGrid w:val="0"/>
                <w:color w:val="000000"/>
              </w:rPr>
              <w:t>-27,4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16,3 dB</w:t>
            </w:r>
          </w:p>
        </w:tc>
        <w:tc>
          <w:tcPr>
            <w:tcW w:w="1134" w:type="dxa"/>
          </w:tcPr>
          <w:p w:rsidR="006D317B" w:rsidRDefault="006D317B">
            <w:pPr>
              <w:spacing w:after="0"/>
              <w:jc w:val="center"/>
              <w:rPr>
                <w:snapToGrid w:val="0"/>
                <w:color w:val="000000"/>
              </w:rPr>
            </w:pPr>
            <w:r>
              <w:rPr>
                <w:snapToGrid w:val="0"/>
                <w:color w:val="000000"/>
              </w:rPr>
              <w:t>-17,4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13,4 dB</w:t>
            </w:r>
          </w:p>
        </w:tc>
        <w:tc>
          <w:tcPr>
            <w:tcW w:w="1134" w:type="dxa"/>
          </w:tcPr>
          <w:p w:rsidR="006D317B" w:rsidRDefault="006D317B">
            <w:pPr>
              <w:spacing w:after="0"/>
              <w:jc w:val="center"/>
              <w:rPr>
                <w:snapToGrid w:val="0"/>
                <w:color w:val="000000"/>
              </w:rPr>
            </w:pPr>
            <w:r>
              <w:rPr>
                <w:snapToGrid w:val="0"/>
                <w:color w:val="000000"/>
              </w:rPr>
              <w:t>-20,3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11,5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4.75 kbps</w:t>
            </w:r>
          </w:p>
        </w:tc>
        <w:tc>
          <w:tcPr>
            <w:tcW w:w="1134" w:type="dxa"/>
            <w:tcBorders>
              <w:left w:val="nil"/>
            </w:tcBorders>
          </w:tcPr>
          <w:p w:rsidR="006D317B" w:rsidRDefault="006D317B">
            <w:pPr>
              <w:spacing w:after="0"/>
              <w:jc w:val="center"/>
              <w:rPr>
                <w:snapToGrid w:val="0"/>
                <w:color w:val="000000"/>
              </w:rPr>
            </w:pPr>
            <w:r>
              <w:rPr>
                <w:snapToGrid w:val="0"/>
                <w:color w:val="000000"/>
              </w:rPr>
              <w:t>-18,1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19,6 dB</w:t>
            </w:r>
          </w:p>
        </w:tc>
        <w:tc>
          <w:tcPr>
            <w:tcW w:w="1134" w:type="dxa"/>
          </w:tcPr>
          <w:p w:rsidR="006D317B" w:rsidRDefault="006D317B">
            <w:pPr>
              <w:spacing w:after="0"/>
              <w:jc w:val="center"/>
              <w:rPr>
                <w:snapToGrid w:val="0"/>
                <w:color w:val="000000"/>
              </w:rPr>
            </w:pPr>
            <w:r>
              <w:rPr>
                <w:snapToGrid w:val="0"/>
                <w:color w:val="000000"/>
              </w:rPr>
              <w:t>-9,3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15,5 dB</w:t>
            </w:r>
          </w:p>
        </w:tc>
        <w:tc>
          <w:tcPr>
            <w:tcW w:w="1134" w:type="dxa"/>
          </w:tcPr>
          <w:p w:rsidR="006D317B" w:rsidRDefault="006D317B">
            <w:pPr>
              <w:spacing w:after="0"/>
              <w:jc w:val="center"/>
              <w:rPr>
                <w:snapToGrid w:val="0"/>
                <w:color w:val="000000"/>
              </w:rPr>
            </w:pPr>
            <w:r>
              <w:rPr>
                <w:snapToGrid w:val="0"/>
                <w:color w:val="000000"/>
              </w:rPr>
              <w:t>-13,5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11,9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12.2 kbps</w:t>
            </w:r>
          </w:p>
        </w:tc>
        <w:tc>
          <w:tcPr>
            <w:tcW w:w="1134" w:type="dxa"/>
            <w:tcBorders>
              <w:left w:val="nil"/>
            </w:tcBorders>
          </w:tcPr>
          <w:p w:rsidR="006D317B" w:rsidRDefault="006D317B">
            <w:pPr>
              <w:spacing w:after="0"/>
              <w:jc w:val="center"/>
              <w:rPr>
                <w:snapToGrid w:val="0"/>
                <w:color w:val="000000"/>
              </w:rPr>
            </w:pPr>
            <w:r>
              <w:rPr>
                <w:snapToGrid w:val="0"/>
                <w:color w:val="000000"/>
              </w:rPr>
              <w:t>-15,3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18,3 dB</w:t>
            </w:r>
          </w:p>
        </w:tc>
        <w:tc>
          <w:tcPr>
            <w:tcW w:w="1134" w:type="dxa"/>
          </w:tcPr>
          <w:p w:rsidR="006D317B" w:rsidRDefault="006D317B">
            <w:pPr>
              <w:spacing w:after="0"/>
              <w:jc w:val="center"/>
              <w:rPr>
                <w:snapToGrid w:val="0"/>
                <w:color w:val="000000"/>
              </w:rPr>
            </w:pPr>
            <w:r>
              <w:rPr>
                <w:snapToGrid w:val="0"/>
                <w:color w:val="000000"/>
              </w:rPr>
              <w:t>-6,6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14,2 dB</w:t>
            </w:r>
          </w:p>
        </w:tc>
        <w:tc>
          <w:tcPr>
            <w:tcW w:w="1134" w:type="dxa"/>
          </w:tcPr>
          <w:p w:rsidR="006D317B" w:rsidRDefault="006D317B">
            <w:pPr>
              <w:spacing w:after="0"/>
              <w:jc w:val="center"/>
              <w:rPr>
                <w:snapToGrid w:val="0"/>
                <w:color w:val="000000"/>
              </w:rPr>
            </w:pPr>
            <w:r>
              <w:rPr>
                <w:snapToGrid w:val="0"/>
                <w:color w:val="000000"/>
              </w:rPr>
              <w:t>-11,1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10,1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64 kbps</w:t>
            </w:r>
          </w:p>
        </w:tc>
        <w:tc>
          <w:tcPr>
            <w:tcW w:w="1134" w:type="dxa"/>
            <w:tcBorders>
              <w:left w:val="nil"/>
            </w:tcBorders>
          </w:tcPr>
          <w:p w:rsidR="006D317B" w:rsidRDefault="006D317B">
            <w:pPr>
              <w:spacing w:after="0"/>
              <w:jc w:val="center"/>
              <w:rPr>
                <w:snapToGrid w:val="0"/>
                <w:color w:val="000000"/>
              </w:rPr>
            </w:pPr>
            <w:r>
              <w:rPr>
                <w:snapToGrid w:val="0"/>
                <w:color w:val="000000"/>
              </w:rPr>
              <w:t>-10,1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16,3 dB</w:t>
            </w:r>
          </w:p>
        </w:tc>
        <w:tc>
          <w:tcPr>
            <w:tcW w:w="1134" w:type="dxa"/>
          </w:tcPr>
          <w:p w:rsidR="006D317B" w:rsidRDefault="006D317B">
            <w:pPr>
              <w:spacing w:after="0"/>
              <w:jc w:val="center"/>
              <w:rPr>
                <w:snapToGrid w:val="0"/>
                <w:color w:val="000000"/>
              </w:rPr>
            </w:pPr>
            <w:r>
              <w:rPr>
                <w:snapToGrid w:val="0"/>
                <w:color w:val="000000"/>
              </w:rPr>
              <w:t>-1,7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11,8 dB</w:t>
            </w:r>
          </w:p>
        </w:tc>
        <w:tc>
          <w:tcPr>
            <w:tcW w:w="1134" w:type="dxa"/>
          </w:tcPr>
          <w:p w:rsidR="006D317B" w:rsidRDefault="006D317B">
            <w:pPr>
              <w:spacing w:after="0"/>
              <w:jc w:val="center"/>
              <w:rPr>
                <w:snapToGrid w:val="0"/>
                <w:color w:val="000000"/>
              </w:rPr>
            </w:pPr>
            <w:r>
              <w:rPr>
                <w:snapToGrid w:val="0"/>
                <w:color w:val="000000"/>
              </w:rPr>
              <w:t>-6,8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7,2 dB</w:t>
            </w:r>
          </w:p>
        </w:tc>
      </w:tr>
      <w:tr w:rsidR="006D317B">
        <w:tblPrEx>
          <w:tblCellMar>
            <w:top w:w="0" w:type="dxa"/>
            <w:bottom w:w="0" w:type="dxa"/>
          </w:tblCellMar>
        </w:tblPrEx>
        <w:trPr>
          <w:trHeight w:val="28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144 kbps</w:t>
            </w:r>
          </w:p>
        </w:tc>
        <w:tc>
          <w:tcPr>
            <w:tcW w:w="1134" w:type="dxa"/>
            <w:tcBorders>
              <w:left w:val="nil"/>
            </w:tcBorders>
          </w:tcPr>
          <w:p w:rsidR="006D317B" w:rsidRDefault="006D317B">
            <w:pPr>
              <w:spacing w:after="0"/>
              <w:jc w:val="center"/>
              <w:rPr>
                <w:snapToGrid w:val="0"/>
                <w:color w:val="000000"/>
              </w:rPr>
            </w:pPr>
            <w:r>
              <w:rPr>
                <w:snapToGrid w:val="0"/>
                <w:color w:val="000000"/>
              </w:rPr>
              <w:t>-6,9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16 dB</w:t>
            </w:r>
          </w:p>
        </w:tc>
        <w:tc>
          <w:tcPr>
            <w:tcW w:w="1134" w:type="dxa"/>
          </w:tcPr>
          <w:p w:rsidR="006D317B" w:rsidRDefault="006D317B">
            <w:pPr>
              <w:spacing w:after="0"/>
              <w:jc w:val="center"/>
              <w:rPr>
                <w:snapToGrid w:val="0"/>
                <w:color w:val="000000"/>
              </w:rPr>
            </w:pPr>
            <w:r>
              <w:rPr>
                <w:snapToGrid w:val="0"/>
                <w:color w:val="000000"/>
              </w:rPr>
              <w:t>-2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11,6 dB</w:t>
            </w:r>
          </w:p>
        </w:tc>
        <w:tc>
          <w:tcPr>
            <w:tcW w:w="1134" w:type="dxa"/>
          </w:tcPr>
          <w:p w:rsidR="006D317B" w:rsidRDefault="006D317B">
            <w:pPr>
              <w:spacing w:after="0"/>
              <w:jc w:val="center"/>
              <w:rPr>
                <w:snapToGrid w:val="0"/>
                <w:color w:val="000000"/>
              </w:rPr>
            </w:pPr>
            <w:r>
              <w:rPr>
                <w:snapToGrid w:val="0"/>
                <w:color w:val="000000"/>
              </w:rPr>
              <w:t>-7,7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7,3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384 kbps</w:t>
            </w:r>
          </w:p>
        </w:tc>
        <w:tc>
          <w:tcPr>
            <w:tcW w:w="1134" w:type="dxa"/>
            <w:tcBorders>
              <w:left w:val="nil"/>
            </w:tcBorders>
          </w:tcPr>
          <w:p w:rsidR="006D317B" w:rsidRDefault="006D317B">
            <w:pPr>
              <w:spacing w:after="0"/>
              <w:jc w:val="center"/>
              <w:rPr>
                <w:snapToGrid w:val="0"/>
                <w:color w:val="000000"/>
              </w:rPr>
            </w:pPr>
            <w:r>
              <w:rPr>
                <w:snapToGrid w:val="0"/>
                <w:color w:val="000000"/>
              </w:rPr>
              <w:t>-1,9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16,7 dB</w:t>
            </w:r>
          </w:p>
        </w:tc>
        <w:tc>
          <w:tcPr>
            <w:tcW w:w="1134" w:type="dxa"/>
          </w:tcPr>
          <w:p w:rsidR="006D317B" w:rsidRDefault="006D317B">
            <w:pPr>
              <w:spacing w:after="0"/>
              <w:jc w:val="center"/>
              <w:rPr>
                <w:snapToGrid w:val="0"/>
                <w:color w:val="000000"/>
              </w:rPr>
            </w:pPr>
            <w:r>
              <w:rPr>
                <w:snapToGrid w:val="0"/>
                <w:color w:val="000000"/>
              </w:rPr>
              <w:t>-</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w:t>
            </w:r>
          </w:p>
        </w:tc>
        <w:tc>
          <w:tcPr>
            <w:tcW w:w="1134" w:type="dxa"/>
          </w:tcPr>
          <w:p w:rsidR="006D317B" w:rsidRDefault="006D317B">
            <w:pPr>
              <w:spacing w:after="0"/>
              <w:jc w:val="center"/>
              <w:rPr>
                <w:snapToGrid w:val="0"/>
                <w:color w:val="000000"/>
              </w:rPr>
            </w:pPr>
            <w:r>
              <w:rPr>
                <w:snapToGrid w:val="0"/>
                <w:color w:val="000000"/>
              </w:rPr>
              <w:t>-3,7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8,7 dB</w:t>
            </w:r>
          </w:p>
        </w:tc>
      </w:tr>
      <w:tr w:rsidR="006D317B">
        <w:tblPrEx>
          <w:tblCellMar>
            <w:top w:w="0" w:type="dxa"/>
            <w:bottom w:w="0" w:type="dxa"/>
          </w:tblCellMar>
        </w:tblPrEx>
        <w:trPr>
          <w:trHeight w:val="251"/>
          <w:jc w:val="center"/>
        </w:trPr>
        <w:tc>
          <w:tcPr>
            <w:tcW w:w="1134" w:type="dxa"/>
            <w:tcBorders>
              <w:top w:val="single" w:sz="4" w:space="0" w:color="auto"/>
              <w:left w:val="single" w:sz="4" w:space="0" w:color="auto"/>
              <w:right w:val="single" w:sz="4" w:space="0" w:color="auto"/>
            </w:tcBorders>
          </w:tcPr>
          <w:p w:rsidR="006D317B" w:rsidRDefault="006D317B">
            <w:pPr>
              <w:spacing w:after="0"/>
              <w:jc w:val="center"/>
              <w:rPr>
                <w:b/>
                <w:snapToGrid w:val="0"/>
                <w:color w:val="000000"/>
              </w:rPr>
            </w:pPr>
          </w:p>
        </w:tc>
        <w:tc>
          <w:tcPr>
            <w:tcW w:w="1134" w:type="dxa"/>
            <w:tcBorders>
              <w:top w:val="single" w:sz="4" w:space="0" w:color="auto"/>
              <w:left w:val="nil"/>
            </w:tcBorders>
          </w:tcPr>
          <w:p w:rsidR="006D317B" w:rsidRDefault="006D317B">
            <w:pPr>
              <w:spacing w:after="0"/>
              <w:jc w:val="center"/>
              <w:rPr>
                <w:b/>
                <w:snapToGrid w:val="0"/>
                <w:color w:val="000000"/>
              </w:rPr>
            </w:pPr>
            <w:r>
              <w:rPr>
                <w:b/>
                <w:snapToGrid w:val="0"/>
                <w:color w:val="000000"/>
              </w:rPr>
              <w:t>S-Case 4</w:t>
            </w:r>
          </w:p>
        </w:tc>
        <w:tc>
          <w:tcPr>
            <w:tcW w:w="1134" w:type="dxa"/>
            <w:tcBorders>
              <w:top w:val="single" w:sz="4" w:space="0" w:color="auto"/>
              <w:right w:val="single" w:sz="6" w:space="0" w:color="auto"/>
            </w:tcBorders>
          </w:tcPr>
          <w:p w:rsidR="006D317B" w:rsidRDefault="006D317B">
            <w:pPr>
              <w:spacing w:after="0"/>
              <w:jc w:val="center"/>
              <w:rPr>
                <w:snapToGrid w:val="0"/>
                <w:color w:val="000000"/>
              </w:rPr>
            </w:pPr>
          </w:p>
        </w:tc>
        <w:tc>
          <w:tcPr>
            <w:tcW w:w="1134" w:type="dxa"/>
            <w:tcBorders>
              <w:top w:val="single" w:sz="4" w:space="0" w:color="auto"/>
            </w:tcBorders>
          </w:tcPr>
          <w:p w:rsidR="006D317B" w:rsidRDefault="006D317B">
            <w:pPr>
              <w:spacing w:after="0"/>
              <w:jc w:val="center"/>
              <w:rPr>
                <w:b/>
                <w:snapToGrid w:val="0"/>
                <w:color w:val="000000"/>
              </w:rPr>
            </w:pPr>
            <w:r>
              <w:rPr>
                <w:b/>
                <w:snapToGrid w:val="0"/>
                <w:color w:val="000000"/>
              </w:rPr>
              <w:t>S-Case 5</w:t>
            </w:r>
          </w:p>
        </w:tc>
        <w:tc>
          <w:tcPr>
            <w:tcW w:w="1134" w:type="dxa"/>
            <w:tcBorders>
              <w:top w:val="single" w:sz="4" w:space="0" w:color="auto"/>
              <w:right w:val="single" w:sz="6" w:space="0" w:color="auto"/>
            </w:tcBorders>
          </w:tcPr>
          <w:p w:rsidR="006D317B" w:rsidRDefault="006D317B">
            <w:pPr>
              <w:spacing w:after="0"/>
              <w:jc w:val="center"/>
              <w:rPr>
                <w:snapToGrid w:val="0"/>
                <w:color w:val="000000"/>
              </w:rPr>
            </w:pPr>
          </w:p>
        </w:tc>
        <w:tc>
          <w:tcPr>
            <w:tcW w:w="1134" w:type="dxa"/>
            <w:tcBorders>
              <w:top w:val="single" w:sz="4" w:space="0" w:color="auto"/>
            </w:tcBorders>
          </w:tcPr>
          <w:p w:rsidR="006D317B" w:rsidRDefault="006D317B">
            <w:pPr>
              <w:spacing w:after="0"/>
              <w:jc w:val="center"/>
              <w:rPr>
                <w:b/>
                <w:snapToGrid w:val="0"/>
                <w:color w:val="000000"/>
              </w:rPr>
            </w:pPr>
            <w:r>
              <w:rPr>
                <w:b/>
                <w:snapToGrid w:val="0"/>
                <w:color w:val="000000"/>
              </w:rPr>
              <w:t>S-Case 6</w:t>
            </w:r>
          </w:p>
        </w:tc>
        <w:tc>
          <w:tcPr>
            <w:tcW w:w="1134" w:type="dxa"/>
            <w:tcBorders>
              <w:top w:val="single" w:sz="4" w:space="0" w:color="auto"/>
              <w:right w:val="single" w:sz="4"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606"/>
          <w:jc w:val="center"/>
        </w:trPr>
        <w:tc>
          <w:tcPr>
            <w:tcW w:w="1134"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Data rate</w:t>
            </w:r>
          </w:p>
        </w:tc>
        <w:tc>
          <w:tcPr>
            <w:tcW w:w="1134" w:type="dxa"/>
            <w:tcBorders>
              <w:left w:val="nil"/>
              <w:bottom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103" type="#_x0000_t75" style="width:35.25pt;height:18pt" o:ole="" fillcolor="window">
                  <v:imagedata r:id="rId126" o:title=""/>
                </v:shape>
                <o:OLEObject Type="Embed" ProgID="Equation.3" ShapeID="_x0000_i1103" DrawAspect="Content" ObjectID="_1468164653" r:id="rId135"/>
              </w:object>
            </w:r>
          </w:p>
        </w:tc>
        <w:tc>
          <w:tcPr>
            <w:tcW w:w="1134" w:type="dxa"/>
            <w:tcBorders>
              <w:bottom w:val="single" w:sz="4" w:space="0" w:color="auto"/>
              <w:right w:val="single" w:sz="6" w:space="0" w:color="auto"/>
            </w:tcBorders>
          </w:tcPr>
          <w:p w:rsidR="006D317B" w:rsidRDefault="006D317B">
            <w:pPr>
              <w:spacing w:after="0"/>
              <w:jc w:val="center"/>
              <w:rPr>
                <w:snapToGrid w:val="0"/>
                <w:color w:val="000000"/>
              </w:rPr>
            </w:pPr>
            <w:r>
              <w:rPr>
                <w:position w:val="-24"/>
              </w:rPr>
              <w:object w:dxaOrig="340" w:dyaOrig="540">
                <v:shape id="_x0000_i1104" type="#_x0000_t75" style="width:17.25pt;height:27pt" o:ole="" fillcolor="window">
                  <v:imagedata r:id="rId104" o:title=""/>
                </v:shape>
                <o:OLEObject Type="Embed" ProgID="Equation.3" ShapeID="_x0000_i1104" DrawAspect="Content" ObjectID="_1468164654" r:id="rId136"/>
              </w:object>
            </w:r>
          </w:p>
        </w:tc>
        <w:tc>
          <w:tcPr>
            <w:tcW w:w="1134" w:type="dxa"/>
            <w:tcBorders>
              <w:bottom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105" type="#_x0000_t75" style="width:35.25pt;height:18pt" o:ole="" fillcolor="window">
                  <v:imagedata r:id="rId126" o:title=""/>
                </v:shape>
                <o:OLEObject Type="Embed" ProgID="Equation.3" ShapeID="_x0000_i1105" DrawAspect="Content" ObjectID="_1468164655" r:id="rId137"/>
              </w:object>
            </w:r>
          </w:p>
        </w:tc>
        <w:tc>
          <w:tcPr>
            <w:tcW w:w="1134" w:type="dxa"/>
            <w:tcBorders>
              <w:bottom w:val="single" w:sz="4" w:space="0" w:color="auto"/>
              <w:right w:val="single" w:sz="6" w:space="0" w:color="auto"/>
            </w:tcBorders>
          </w:tcPr>
          <w:p w:rsidR="006D317B" w:rsidRDefault="006D317B">
            <w:pPr>
              <w:spacing w:after="0"/>
              <w:jc w:val="center"/>
              <w:rPr>
                <w:snapToGrid w:val="0"/>
                <w:color w:val="000000"/>
              </w:rPr>
            </w:pPr>
            <w:r>
              <w:rPr>
                <w:position w:val="-24"/>
              </w:rPr>
              <w:object w:dxaOrig="340" w:dyaOrig="540">
                <v:shape id="_x0000_i1106" type="#_x0000_t75" style="width:17.25pt;height:27pt" o:ole="" fillcolor="window">
                  <v:imagedata r:id="rId104" o:title=""/>
                </v:shape>
                <o:OLEObject Type="Embed" ProgID="Equation.3" ShapeID="_x0000_i1106" DrawAspect="Content" ObjectID="_1468164656" r:id="rId138"/>
              </w:object>
            </w:r>
          </w:p>
        </w:tc>
        <w:tc>
          <w:tcPr>
            <w:tcW w:w="1134" w:type="dxa"/>
            <w:tcBorders>
              <w:bottom w:val="single" w:sz="4" w:space="0" w:color="auto"/>
            </w:tcBorders>
          </w:tcPr>
          <w:p w:rsidR="006D317B" w:rsidRDefault="006D317B">
            <w:pPr>
              <w:spacing w:after="0"/>
              <w:jc w:val="center"/>
              <w:rPr>
                <w:snapToGrid w:val="0"/>
                <w:color w:val="000000"/>
              </w:rPr>
            </w:pPr>
            <w:r>
              <w:rPr>
                <w:color w:val="000000"/>
                <w:position w:val="-24"/>
              </w:rPr>
              <w:object w:dxaOrig="1040" w:dyaOrig="540">
                <v:shape id="_x0000_i1107" type="#_x0000_t75" style="width:35.25pt;height:18pt" o:ole="" fillcolor="window">
                  <v:imagedata r:id="rId126" o:title=""/>
                </v:shape>
                <o:OLEObject Type="Embed" ProgID="Equation.3" ShapeID="_x0000_i1107" DrawAspect="Content" ObjectID="_1468164657" r:id="rId139"/>
              </w:object>
            </w:r>
          </w:p>
        </w:tc>
        <w:tc>
          <w:tcPr>
            <w:tcW w:w="1134" w:type="dxa"/>
            <w:tcBorders>
              <w:bottom w:val="single" w:sz="4" w:space="0" w:color="auto"/>
              <w:right w:val="single" w:sz="4" w:space="0" w:color="auto"/>
            </w:tcBorders>
          </w:tcPr>
          <w:p w:rsidR="006D317B" w:rsidRDefault="006D317B">
            <w:pPr>
              <w:spacing w:after="0"/>
              <w:jc w:val="center"/>
              <w:rPr>
                <w:snapToGrid w:val="0"/>
                <w:color w:val="000000"/>
              </w:rPr>
            </w:pPr>
            <w:r>
              <w:rPr>
                <w:position w:val="-24"/>
              </w:rPr>
              <w:object w:dxaOrig="340" w:dyaOrig="540">
                <v:shape id="_x0000_i1108" type="#_x0000_t75" style="width:17.25pt;height:27pt" o:ole="" fillcolor="window">
                  <v:imagedata r:id="rId104" o:title=""/>
                </v:shape>
                <o:OLEObject Type="Embed" ProgID="Equation.3" ShapeID="_x0000_i1108" DrawAspect="Content" ObjectID="_1468164658" r:id="rId140"/>
              </w:objec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 kbps</w:t>
            </w:r>
          </w:p>
        </w:tc>
        <w:tc>
          <w:tcPr>
            <w:tcW w:w="1134" w:type="dxa"/>
            <w:tcBorders>
              <w:left w:val="nil"/>
            </w:tcBorders>
          </w:tcPr>
          <w:p w:rsidR="006D317B" w:rsidRDefault="006D317B">
            <w:pPr>
              <w:spacing w:after="0"/>
              <w:jc w:val="center"/>
              <w:rPr>
                <w:snapToGrid w:val="0"/>
                <w:color w:val="000000"/>
              </w:rPr>
            </w:pPr>
            <w:r>
              <w:rPr>
                <w:snapToGrid w:val="0"/>
                <w:color w:val="000000"/>
              </w:rPr>
              <w:t>-18,8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12,5 dB</w:t>
            </w:r>
          </w:p>
        </w:tc>
        <w:tc>
          <w:tcPr>
            <w:tcW w:w="1134" w:type="dxa"/>
          </w:tcPr>
          <w:p w:rsidR="006D317B" w:rsidRDefault="006D317B">
            <w:pPr>
              <w:spacing w:after="0"/>
              <w:jc w:val="center"/>
              <w:rPr>
                <w:snapToGrid w:val="0"/>
                <w:color w:val="000000"/>
              </w:rPr>
            </w:pPr>
            <w:r>
              <w:rPr>
                <w:snapToGrid w:val="0"/>
                <w:color w:val="000000"/>
              </w:rPr>
              <w:t>-20,3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11,7 dB</w:t>
            </w:r>
          </w:p>
        </w:tc>
        <w:tc>
          <w:tcPr>
            <w:tcW w:w="1134" w:type="dxa"/>
          </w:tcPr>
          <w:p w:rsidR="006D317B" w:rsidRDefault="006D317B">
            <w:pPr>
              <w:spacing w:after="0"/>
              <w:jc w:val="center"/>
              <w:rPr>
                <w:snapToGrid w:val="0"/>
                <w:color w:val="000000"/>
              </w:rPr>
            </w:pPr>
            <w:r>
              <w:rPr>
                <w:snapToGrid w:val="0"/>
                <w:color w:val="000000"/>
              </w:rPr>
              <w:t>-17,7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13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4.75 kbps</w:t>
            </w:r>
          </w:p>
        </w:tc>
        <w:tc>
          <w:tcPr>
            <w:tcW w:w="1134" w:type="dxa"/>
            <w:tcBorders>
              <w:left w:val="nil"/>
            </w:tcBorders>
          </w:tcPr>
          <w:p w:rsidR="006D317B" w:rsidRDefault="006D317B">
            <w:pPr>
              <w:spacing w:after="0"/>
              <w:jc w:val="center"/>
              <w:rPr>
                <w:snapToGrid w:val="0"/>
                <w:color w:val="000000"/>
              </w:rPr>
            </w:pPr>
            <w:r>
              <w:rPr>
                <w:snapToGrid w:val="0"/>
                <w:color w:val="000000"/>
              </w:rPr>
              <w:t>-11,2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14,1 dB</w:t>
            </w:r>
          </w:p>
        </w:tc>
        <w:tc>
          <w:tcPr>
            <w:tcW w:w="1134" w:type="dxa"/>
          </w:tcPr>
          <w:p w:rsidR="006D317B" w:rsidRDefault="006D317B">
            <w:pPr>
              <w:spacing w:after="0"/>
              <w:jc w:val="center"/>
              <w:rPr>
                <w:snapToGrid w:val="0"/>
                <w:color w:val="000000"/>
              </w:rPr>
            </w:pPr>
            <w:r>
              <w:rPr>
                <w:snapToGrid w:val="0"/>
                <w:color w:val="000000"/>
              </w:rPr>
              <w:t>-13,4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11,3 dB</w:t>
            </w:r>
          </w:p>
        </w:tc>
        <w:tc>
          <w:tcPr>
            <w:tcW w:w="1134" w:type="dxa"/>
          </w:tcPr>
          <w:p w:rsidR="006D317B" w:rsidRDefault="006D317B">
            <w:pPr>
              <w:spacing w:after="0"/>
              <w:jc w:val="center"/>
              <w:rPr>
                <w:snapToGrid w:val="0"/>
                <w:color w:val="000000"/>
              </w:rPr>
            </w:pPr>
            <w:r>
              <w:rPr>
                <w:snapToGrid w:val="0"/>
                <w:color w:val="000000"/>
              </w:rPr>
              <w:t>-10,3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14,4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12.2 kbps</w:t>
            </w:r>
          </w:p>
        </w:tc>
        <w:tc>
          <w:tcPr>
            <w:tcW w:w="1134" w:type="dxa"/>
            <w:tcBorders>
              <w:left w:val="nil"/>
            </w:tcBorders>
          </w:tcPr>
          <w:p w:rsidR="006D317B" w:rsidRDefault="006D317B">
            <w:pPr>
              <w:spacing w:after="0"/>
              <w:jc w:val="center"/>
              <w:rPr>
                <w:snapToGrid w:val="0"/>
                <w:color w:val="000000"/>
              </w:rPr>
            </w:pPr>
            <w:r>
              <w:rPr>
                <w:snapToGrid w:val="0"/>
                <w:color w:val="000000"/>
              </w:rPr>
              <w:t>-8,6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12,6 dB</w:t>
            </w:r>
          </w:p>
        </w:tc>
        <w:tc>
          <w:tcPr>
            <w:tcW w:w="1134" w:type="dxa"/>
          </w:tcPr>
          <w:p w:rsidR="006D317B" w:rsidRDefault="006D317B">
            <w:pPr>
              <w:spacing w:after="0"/>
              <w:jc w:val="center"/>
              <w:rPr>
                <w:snapToGrid w:val="0"/>
                <w:color w:val="000000"/>
              </w:rPr>
            </w:pPr>
            <w:r>
              <w:rPr>
                <w:snapToGrid w:val="0"/>
                <w:color w:val="000000"/>
              </w:rPr>
              <w:t>-10,9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9,7 dB</w:t>
            </w:r>
          </w:p>
        </w:tc>
        <w:tc>
          <w:tcPr>
            <w:tcW w:w="1134" w:type="dxa"/>
          </w:tcPr>
          <w:p w:rsidR="006D317B" w:rsidRDefault="006D317B">
            <w:pPr>
              <w:spacing w:after="0"/>
              <w:jc w:val="center"/>
              <w:rPr>
                <w:snapToGrid w:val="0"/>
                <w:color w:val="000000"/>
              </w:rPr>
            </w:pPr>
            <w:r>
              <w:rPr>
                <w:snapToGrid w:val="0"/>
                <w:color w:val="000000"/>
              </w:rPr>
              <w:t>-7,6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12,9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64 kbps</w:t>
            </w:r>
          </w:p>
        </w:tc>
        <w:tc>
          <w:tcPr>
            <w:tcW w:w="1134" w:type="dxa"/>
            <w:tcBorders>
              <w:left w:val="nil"/>
            </w:tcBorders>
          </w:tcPr>
          <w:p w:rsidR="006D317B" w:rsidRDefault="006D317B">
            <w:pPr>
              <w:spacing w:after="0"/>
              <w:jc w:val="center"/>
              <w:rPr>
                <w:snapToGrid w:val="0"/>
                <w:color w:val="000000"/>
              </w:rPr>
            </w:pPr>
            <w:r>
              <w:rPr>
                <w:snapToGrid w:val="0"/>
                <w:color w:val="000000"/>
              </w:rPr>
              <w:t>-5,1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8,9 dB</w:t>
            </w:r>
          </w:p>
        </w:tc>
        <w:tc>
          <w:tcPr>
            <w:tcW w:w="1134" w:type="dxa"/>
          </w:tcPr>
          <w:p w:rsidR="006D317B" w:rsidRDefault="006D317B">
            <w:pPr>
              <w:spacing w:after="0"/>
              <w:jc w:val="center"/>
              <w:rPr>
                <w:snapToGrid w:val="0"/>
                <w:color w:val="000000"/>
              </w:rPr>
            </w:pPr>
            <w:r>
              <w:rPr>
                <w:snapToGrid w:val="0"/>
                <w:color w:val="000000"/>
              </w:rPr>
              <w:t>-6,9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6,4 dB</w:t>
            </w:r>
          </w:p>
        </w:tc>
        <w:tc>
          <w:tcPr>
            <w:tcW w:w="1134" w:type="dxa"/>
          </w:tcPr>
          <w:p w:rsidR="006D317B" w:rsidRDefault="006D317B">
            <w:pPr>
              <w:spacing w:after="0"/>
              <w:jc w:val="center"/>
              <w:rPr>
                <w:snapToGrid w:val="0"/>
                <w:color w:val="000000"/>
              </w:rPr>
            </w:pPr>
            <w:r>
              <w:rPr>
                <w:snapToGrid w:val="0"/>
                <w:color w:val="000000"/>
              </w:rPr>
              <w:t>-4,6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8,8 dB</w:t>
            </w:r>
          </w:p>
        </w:tc>
      </w:tr>
      <w:tr w:rsidR="006D317B">
        <w:tblPrEx>
          <w:tblCellMar>
            <w:top w:w="0" w:type="dxa"/>
            <w:bottom w:w="0" w:type="dxa"/>
          </w:tblCellMar>
        </w:tblPrEx>
        <w:trPr>
          <w:trHeight w:val="251"/>
          <w:jc w:val="center"/>
        </w:trPr>
        <w:tc>
          <w:tcPr>
            <w:tcW w:w="1134"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144 kbps</w:t>
            </w:r>
          </w:p>
        </w:tc>
        <w:tc>
          <w:tcPr>
            <w:tcW w:w="1134" w:type="dxa"/>
            <w:tcBorders>
              <w:left w:val="nil"/>
            </w:tcBorders>
          </w:tcPr>
          <w:p w:rsidR="006D317B" w:rsidRDefault="006D317B">
            <w:pPr>
              <w:spacing w:after="0"/>
              <w:jc w:val="center"/>
              <w:rPr>
                <w:snapToGrid w:val="0"/>
                <w:color w:val="000000"/>
              </w:rPr>
            </w:pPr>
            <w:r>
              <w:rPr>
                <w:snapToGrid w:val="0"/>
                <w:color w:val="000000"/>
              </w:rPr>
              <w:t>-6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9 dB</w:t>
            </w:r>
          </w:p>
        </w:tc>
        <w:tc>
          <w:tcPr>
            <w:tcW w:w="1134" w:type="dxa"/>
          </w:tcPr>
          <w:p w:rsidR="006D317B" w:rsidRDefault="006D317B">
            <w:pPr>
              <w:spacing w:after="0"/>
              <w:jc w:val="center"/>
              <w:rPr>
                <w:snapToGrid w:val="0"/>
                <w:color w:val="000000"/>
              </w:rPr>
            </w:pPr>
            <w:r>
              <w:rPr>
                <w:snapToGrid w:val="0"/>
                <w:color w:val="000000"/>
              </w:rPr>
              <w:t>-6,3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6,9 dB</w:t>
            </w:r>
          </w:p>
        </w:tc>
        <w:tc>
          <w:tcPr>
            <w:tcW w:w="1134" w:type="dxa"/>
          </w:tcPr>
          <w:p w:rsidR="006D317B" w:rsidRDefault="006D317B">
            <w:pPr>
              <w:spacing w:after="0"/>
              <w:jc w:val="center"/>
              <w:rPr>
                <w:snapToGrid w:val="0"/>
                <w:color w:val="000000"/>
              </w:rPr>
            </w:pPr>
            <w:r>
              <w:rPr>
                <w:snapToGrid w:val="0"/>
                <w:color w:val="000000"/>
              </w:rPr>
              <w:t>-3,9 dB</w:t>
            </w:r>
          </w:p>
        </w:tc>
        <w:tc>
          <w:tcPr>
            <w:tcW w:w="1134" w:type="dxa"/>
            <w:tcBorders>
              <w:right w:val="single" w:sz="6" w:space="0" w:color="auto"/>
            </w:tcBorders>
          </w:tcPr>
          <w:p w:rsidR="006D317B" w:rsidRDefault="006D317B">
            <w:pPr>
              <w:spacing w:after="0"/>
              <w:jc w:val="center"/>
              <w:rPr>
                <w:snapToGrid w:val="0"/>
                <w:color w:val="000000"/>
              </w:rPr>
            </w:pPr>
            <w:r>
              <w:rPr>
                <w:snapToGrid w:val="0"/>
                <w:color w:val="000000"/>
              </w:rPr>
              <w:t>9,3 dB</w:t>
            </w:r>
          </w:p>
        </w:tc>
      </w:tr>
      <w:tr w:rsidR="006D317B">
        <w:tblPrEx>
          <w:tblCellMar>
            <w:top w:w="0" w:type="dxa"/>
            <w:bottom w:w="0" w:type="dxa"/>
          </w:tblCellMar>
        </w:tblPrEx>
        <w:trPr>
          <w:trHeight w:val="251"/>
          <w:jc w:val="center"/>
        </w:trPr>
        <w:tc>
          <w:tcPr>
            <w:tcW w:w="1134"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384 kbps</w:t>
            </w:r>
          </w:p>
        </w:tc>
        <w:tc>
          <w:tcPr>
            <w:tcW w:w="1134" w:type="dxa"/>
            <w:tcBorders>
              <w:left w:val="nil"/>
              <w:bottom w:val="single" w:sz="6" w:space="0" w:color="auto"/>
            </w:tcBorders>
          </w:tcPr>
          <w:p w:rsidR="006D317B" w:rsidRDefault="006D317B">
            <w:pPr>
              <w:spacing w:after="0"/>
              <w:jc w:val="center"/>
              <w:rPr>
                <w:snapToGrid w:val="0"/>
                <w:color w:val="000000"/>
              </w:rPr>
            </w:pPr>
            <w:r>
              <w:rPr>
                <w:snapToGrid w:val="0"/>
                <w:color w:val="000000"/>
              </w:rPr>
              <w:t>-1,9 dB</w:t>
            </w:r>
          </w:p>
        </w:tc>
        <w:tc>
          <w:tcPr>
            <w:tcW w:w="1134" w:type="dxa"/>
            <w:tcBorders>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10,5 dB</w:t>
            </w:r>
          </w:p>
        </w:tc>
        <w:tc>
          <w:tcPr>
            <w:tcW w:w="1134" w:type="dxa"/>
            <w:tcBorders>
              <w:bottom w:val="single" w:sz="6" w:space="0" w:color="auto"/>
            </w:tcBorders>
          </w:tcPr>
          <w:p w:rsidR="006D317B" w:rsidRDefault="006D317B">
            <w:pPr>
              <w:spacing w:after="0"/>
              <w:jc w:val="center"/>
              <w:rPr>
                <w:snapToGrid w:val="0"/>
                <w:color w:val="000000"/>
              </w:rPr>
            </w:pPr>
            <w:r>
              <w:rPr>
                <w:snapToGrid w:val="0"/>
                <w:color w:val="000000"/>
              </w:rPr>
              <w:t>-1,6 dB</w:t>
            </w:r>
          </w:p>
        </w:tc>
        <w:tc>
          <w:tcPr>
            <w:tcW w:w="1134" w:type="dxa"/>
            <w:tcBorders>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8,3 dB</w:t>
            </w:r>
          </w:p>
        </w:tc>
        <w:tc>
          <w:tcPr>
            <w:tcW w:w="1134" w:type="dxa"/>
            <w:tcBorders>
              <w:bottom w:val="single" w:sz="6" w:space="0" w:color="auto"/>
            </w:tcBorders>
          </w:tcPr>
          <w:p w:rsidR="006D317B" w:rsidRDefault="006D317B">
            <w:pPr>
              <w:spacing w:after="0"/>
              <w:jc w:val="center"/>
              <w:rPr>
                <w:snapToGrid w:val="0"/>
                <w:color w:val="000000"/>
              </w:rPr>
            </w:pPr>
            <w:r>
              <w:rPr>
                <w:snapToGrid w:val="0"/>
                <w:color w:val="000000"/>
              </w:rPr>
              <w:t>-</w:t>
            </w:r>
          </w:p>
        </w:tc>
        <w:tc>
          <w:tcPr>
            <w:tcW w:w="1134" w:type="dxa"/>
            <w:tcBorders>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21</w:t>
        </w:r>
      </w:fldSimple>
      <w:r>
        <w:t xml:space="preserve"> -DCH requirements in combined satellite and low power IMR conditions - Satin test cases - Downlink</w:t>
      </w:r>
    </w:p>
    <w:p w:rsidR="006D317B" w:rsidRDefault="006D317B">
      <w:pPr>
        <w:pStyle w:val="Heading4"/>
        <w:tabs>
          <w:tab w:val="clear" w:pos="2520"/>
        </w:tabs>
      </w:pPr>
      <w:bookmarkStart w:id="581" w:name="_Toc72569428"/>
      <w:r>
        <w:t>Demodulation in aeronautical environment</w:t>
      </w:r>
      <w:bookmarkEnd w:id="581"/>
    </w:p>
    <w:p w:rsidR="006D317B" w:rsidRDefault="006D317B">
      <w:r>
        <w:t>The requirements hereafter are applicable to a velocity of 800 km/h.</w:t>
      </w:r>
    </w:p>
    <w:p w:rsidR="006D317B" w:rsidRDefault="006D317B">
      <w:r>
        <w:t xml:space="preserve">The average </w:t>
      </w:r>
      <w:r>
        <w:rPr>
          <w:color w:val="000000"/>
          <w:position w:val="-24"/>
        </w:rPr>
        <w:object w:dxaOrig="1040" w:dyaOrig="540">
          <v:shape id="_x0000_i1109" type="#_x0000_t75" style="width:35.25pt;height:18pt" o:ole="" fillcolor="window">
            <v:imagedata r:id="rId102" o:title=""/>
          </v:shape>
          <o:OLEObject Type="Embed" ProgID="Equation.3" ShapeID="_x0000_i1109" DrawAspect="Content" ObjectID="_1468164659" r:id="rId141"/>
        </w:object>
      </w:r>
      <w:r>
        <w:rPr>
          <w:color w:val="000000"/>
        </w:rPr>
        <w:t xml:space="preserve"> </w:t>
      </w:r>
      <w:r>
        <w:t>power ratio is specified for 2 UE locations : 20% around spot centre and spot borders.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52"/>
        <w:gridCol w:w="1373"/>
        <w:gridCol w:w="318"/>
        <w:gridCol w:w="109"/>
        <w:gridCol w:w="1271"/>
        <w:gridCol w:w="420"/>
        <w:gridCol w:w="7"/>
        <w:gridCol w:w="1373"/>
        <w:gridCol w:w="420"/>
        <w:gridCol w:w="1380"/>
        <w:gridCol w:w="427"/>
      </w:tblGrid>
      <w:tr w:rsidR="006D317B">
        <w:tblPrEx>
          <w:tblCellMar>
            <w:top w:w="0" w:type="dxa"/>
            <w:bottom w:w="0" w:type="dxa"/>
          </w:tblCellMar>
        </w:tblPrEx>
        <w:trPr>
          <w:gridAfter w:val="2"/>
          <w:wAfter w:w="1807" w:type="dxa"/>
          <w:cantSplit/>
          <w:jc w:val="center"/>
        </w:trPr>
        <w:tc>
          <w:tcPr>
            <w:tcW w:w="2160" w:type="dxa"/>
          </w:tcPr>
          <w:p w:rsidR="006D317B" w:rsidRDefault="006D317B">
            <w:pPr>
              <w:pStyle w:val="TAH"/>
              <w:rPr>
                <w:rFonts w:eastAsia="?? ??"/>
                <w:color w:val="000000"/>
              </w:rPr>
            </w:pPr>
            <w:r>
              <w:rPr>
                <w:rFonts w:eastAsia="?? ??"/>
                <w:color w:val="000000"/>
              </w:rPr>
              <w:t>Parameter</w:t>
            </w:r>
          </w:p>
        </w:tc>
        <w:tc>
          <w:tcPr>
            <w:tcW w:w="1691" w:type="dxa"/>
            <w:gridSpan w:val="2"/>
          </w:tcPr>
          <w:p w:rsidR="006D317B" w:rsidRDefault="006D317B">
            <w:pPr>
              <w:pStyle w:val="TAH"/>
              <w:rPr>
                <w:rFonts w:eastAsia="?? ??"/>
                <w:color w:val="000000"/>
              </w:rPr>
            </w:pPr>
            <w:r>
              <w:rPr>
                <w:rFonts w:eastAsia="?? ??"/>
                <w:color w:val="000000"/>
              </w:rPr>
              <w:t>Unit</w:t>
            </w:r>
          </w:p>
        </w:tc>
        <w:tc>
          <w:tcPr>
            <w:tcW w:w="1800" w:type="dxa"/>
            <w:gridSpan w:val="3"/>
          </w:tcPr>
          <w:p w:rsidR="006D317B" w:rsidRDefault="006D317B">
            <w:pPr>
              <w:pStyle w:val="TAH"/>
              <w:rPr>
                <w:rFonts w:eastAsia="?? ??"/>
                <w:color w:val="000000"/>
              </w:rPr>
            </w:pPr>
            <w:r>
              <w:rPr>
                <w:rFonts w:eastAsia="?? ??"/>
                <w:color w:val="000000"/>
              </w:rPr>
              <w:t>Test 1</w:t>
            </w:r>
          </w:p>
        </w:tc>
        <w:tc>
          <w:tcPr>
            <w:tcW w:w="1800" w:type="dxa"/>
            <w:gridSpan w:val="3"/>
          </w:tcPr>
          <w:p w:rsidR="006D317B" w:rsidRDefault="006D317B">
            <w:pPr>
              <w:pStyle w:val="TAH"/>
              <w:rPr>
                <w:rFonts w:eastAsia="?? ??"/>
                <w:color w:val="000000"/>
              </w:rPr>
            </w:pPr>
            <w:r>
              <w:rPr>
                <w:rFonts w:eastAsia="?? ??"/>
                <w:color w:val="000000"/>
              </w:rPr>
              <w:t>Test 2</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rPr>
              <w:t>Phase reference</w:t>
            </w:r>
          </w:p>
        </w:tc>
        <w:tc>
          <w:tcPr>
            <w:tcW w:w="1698" w:type="dxa"/>
            <w:gridSpan w:val="3"/>
            <w:tcBorders>
              <w:right w:val="nil"/>
            </w:tcBorders>
            <w:vAlign w:val="center"/>
          </w:tcPr>
          <w:p w:rsidR="006D317B" w:rsidRDefault="006D317B">
            <w:pPr>
              <w:pStyle w:val="TAC"/>
              <w:rPr>
                <w:color w:val="000000"/>
              </w:rPr>
            </w:pPr>
          </w:p>
        </w:tc>
        <w:tc>
          <w:tcPr>
            <w:tcW w:w="3600" w:type="dxa"/>
            <w:gridSpan w:val="5"/>
            <w:vAlign w:val="center"/>
          </w:tcPr>
          <w:p w:rsidR="006D317B" w:rsidRDefault="006D317B">
            <w:pPr>
              <w:pStyle w:val="TAC"/>
              <w:rPr>
                <w:color w:val="000000"/>
              </w:rPr>
            </w:pPr>
            <w:r>
              <w:rPr>
                <w:color w:val="000000"/>
              </w:rPr>
              <w:t>P-CPICH</w:t>
            </w:r>
          </w:p>
        </w:tc>
      </w:tr>
      <w:tr w:rsidR="006D317B">
        <w:tblPrEx>
          <w:tblCellMar>
            <w:top w:w="0" w:type="dxa"/>
            <w:bottom w:w="0" w:type="dxa"/>
          </w:tblCellMar>
        </w:tblPrEx>
        <w:trPr>
          <w:gridAfter w:val="1"/>
          <w:wAfter w:w="427" w:type="dxa"/>
          <w:cantSplit/>
          <w:jc w:val="center"/>
        </w:trPr>
        <w:tc>
          <w:tcPr>
            <w:tcW w:w="2160" w:type="dxa"/>
            <w:gridSpan w:val="2"/>
            <w:vAlign w:val="center"/>
          </w:tcPr>
          <w:p w:rsidR="006D317B" w:rsidRDefault="006D317B">
            <w:pPr>
              <w:pStyle w:val="TAC"/>
              <w:rPr>
                <w:color w:val="000000"/>
              </w:rPr>
            </w:pPr>
            <w:r>
              <w:rPr>
                <w:color w:val="000000"/>
                <w:position w:val="-10"/>
              </w:rPr>
              <w:pict>
                <v:shape id="_x0000_i1110" type="#_x0000_t75" style="width:33.75pt;height:17.25pt" fillcolor="window">
                  <v:imagedata r:id="rId107"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w:t>
            </w:r>
          </w:p>
        </w:tc>
        <w:tc>
          <w:tcPr>
            <w:tcW w:w="1800" w:type="dxa"/>
            <w:gridSpan w:val="3"/>
            <w:vAlign w:val="center"/>
          </w:tcPr>
          <w:p w:rsidR="006D317B" w:rsidRDefault="006D317B">
            <w:pPr>
              <w:pStyle w:val="TAC"/>
              <w:rPr>
                <w:rFonts w:eastAsia="?? ??"/>
                <w:color w:val="000000"/>
              </w:rPr>
            </w:pPr>
            <w:r>
              <w:rPr>
                <w:rFonts w:eastAsia="?? ??"/>
                <w:color w:val="000000"/>
              </w:rPr>
              <w:t>9</w:t>
            </w:r>
          </w:p>
        </w:tc>
        <w:tc>
          <w:tcPr>
            <w:tcW w:w="1800" w:type="dxa"/>
            <w:gridSpan w:val="2"/>
            <w:vAlign w:val="center"/>
          </w:tcPr>
          <w:p w:rsidR="006D317B" w:rsidRDefault="006D317B">
            <w:pPr>
              <w:pStyle w:val="TAC"/>
              <w:rPr>
                <w:rFonts w:eastAsia="?? ??"/>
                <w:color w:val="000000"/>
              </w:rPr>
            </w:pPr>
            <w:r>
              <w:rPr>
                <w:rFonts w:eastAsia="?? ??"/>
                <w:color w:val="000000"/>
              </w:rPr>
              <w:t>-3</w:t>
            </w:r>
          </w:p>
        </w:tc>
      </w:tr>
      <w:tr w:rsidR="006D317B">
        <w:tblPrEx>
          <w:tblCellMar>
            <w:top w:w="0" w:type="dxa"/>
            <w:bottom w:w="0" w:type="dxa"/>
          </w:tblCellMar>
        </w:tblPrEx>
        <w:trPr>
          <w:cantSplit/>
          <w:trHeight w:val="352"/>
          <w:jc w:val="center"/>
        </w:trPr>
        <w:tc>
          <w:tcPr>
            <w:tcW w:w="2160" w:type="dxa"/>
            <w:gridSpan w:val="4"/>
            <w:vAlign w:val="center"/>
          </w:tcPr>
          <w:p w:rsidR="006D317B" w:rsidRDefault="006D317B">
            <w:pPr>
              <w:pStyle w:val="TAC"/>
              <w:rPr>
                <w:color w:val="000000"/>
              </w:rPr>
            </w:pPr>
            <w:r>
              <w:rPr>
                <w:color w:val="000000"/>
                <w:position w:val="-10"/>
              </w:rPr>
              <w:pict>
                <v:shape id="_x0000_i1111" type="#_x0000_t75" style="width:15.75pt;height:15pt" fillcolor="window">
                  <v:imagedata r:id="rId108" o:title=""/>
                </v:shape>
              </w:pict>
            </w:r>
          </w:p>
        </w:tc>
        <w:tc>
          <w:tcPr>
            <w:tcW w:w="1698" w:type="dxa"/>
            <w:gridSpan w:val="3"/>
            <w:tcBorders>
              <w:right w:val="nil"/>
            </w:tcBorders>
            <w:vAlign w:val="center"/>
          </w:tcPr>
          <w:p w:rsidR="006D317B" w:rsidRDefault="006D317B">
            <w:pPr>
              <w:pStyle w:val="TAC"/>
              <w:rPr>
                <w:rFonts w:eastAsia="?? ??"/>
                <w:color w:val="000000"/>
              </w:rPr>
            </w:pPr>
            <w:r>
              <w:rPr>
                <w:rFonts w:eastAsia="?? ??"/>
                <w:color w:val="000000"/>
              </w:rPr>
              <w:t>dBm/3.84 MHz</w:t>
            </w:r>
          </w:p>
        </w:tc>
        <w:tc>
          <w:tcPr>
            <w:tcW w:w="3600" w:type="dxa"/>
            <w:gridSpan w:val="4"/>
            <w:vAlign w:val="center"/>
          </w:tcPr>
          <w:p w:rsidR="006D317B" w:rsidRDefault="006D317B">
            <w:pPr>
              <w:pStyle w:val="TAC"/>
              <w:rPr>
                <w:rFonts w:eastAsia="?? ??"/>
                <w:color w:val="000000"/>
              </w:rPr>
            </w:pPr>
            <w:r>
              <w:rPr>
                <w:rFonts w:eastAsia="?? ??"/>
                <w:color w:val="000000"/>
              </w:rPr>
              <w:t>-60</w:t>
            </w:r>
          </w:p>
        </w:tc>
      </w:tr>
      <w:tr w:rsidR="006D317B">
        <w:tblPrEx>
          <w:tblCellMar>
            <w:top w:w="0" w:type="dxa"/>
            <w:bottom w:w="0" w:type="dxa"/>
          </w:tblCellMar>
        </w:tblPrEx>
        <w:trPr>
          <w:gridAfter w:val="2"/>
          <w:wAfter w:w="1807" w:type="dxa"/>
          <w:cantSplit/>
          <w:jc w:val="center"/>
        </w:trPr>
        <w:tc>
          <w:tcPr>
            <w:tcW w:w="2160" w:type="dxa"/>
            <w:vAlign w:val="center"/>
          </w:tcPr>
          <w:p w:rsidR="006D317B" w:rsidRDefault="006D317B">
            <w:pPr>
              <w:pStyle w:val="TAC"/>
              <w:rPr>
                <w:rFonts w:eastAsia="?? ??"/>
              </w:rPr>
            </w:pPr>
            <w:r>
              <w:rPr>
                <w:rFonts w:eastAsia="?? ??"/>
              </w:rPr>
              <w:t>Information Data Rate</w:t>
            </w:r>
          </w:p>
        </w:tc>
        <w:tc>
          <w:tcPr>
            <w:tcW w:w="1691" w:type="dxa"/>
            <w:gridSpan w:val="2"/>
            <w:vAlign w:val="center"/>
          </w:tcPr>
          <w:p w:rsidR="006D317B" w:rsidRDefault="006D317B">
            <w:pPr>
              <w:pStyle w:val="TAC"/>
              <w:rPr>
                <w:rFonts w:eastAsia="?? ??"/>
              </w:rPr>
            </w:pPr>
            <w:r>
              <w:rPr>
                <w:rFonts w:eastAsia="?? ??"/>
              </w:rPr>
              <w:t>kbps</w:t>
            </w:r>
          </w:p>
        </w:tc>
        <w:tc>
          <w:tcPr>
            <w:tcW w:w="1800" w:type="dxa"/>
            <w:gridSpan w:val="3"/>
            <w:tcBorders>
              <w:top w:val="nil"/>
            </w:tcBorders>
            <w:vAlign w:val="center"/>
          </w:tcPr>
          <w:p w:rsidR="006D317B" w:rsidRDefault="006D317B">
            <w:pPr>
              <w:pStyle w:val="TAC"/>
              <w:rPr>
                <w:rFonts w:eastAsia="?? ??"/>
              </w:rPr>
            </w:pPr>
            <w:r>
              <w:rPr>
                <w:rFonts w:eastAsia="?? ??"/>
              </w:rPr>
              <w:t>20% spot centre</w:t>
            </w:r>
          </w:p>
        </w:tc>
        <w:tc>
          <w:tcPr>
            <w:tcW w:w="1800" w:type="dxa"/>
            <w:gridSpan w:val="3"/>
            <w:tcBorders>
              <w:top w:val="nil"/>
            </w:tcBorders>
            <w:vAlign w:val="center"/>
          </w:tcPr>
          <w:p w:rsidR="006D317B" w:rsidRDefault="006D317B">
            <w:pPr>
              <w:pStyle w:val="TAC"/>
              <w:rPr>
                <w:rFonts w:eastAsia="?? ??"/>
              </w:rPr>
            </w:pPr>
            <w:r>
              <w:rPr>
                <w:rFonts w:eastAsia="?? ??"/>
              </w:rPr>
              <w:t>Spot border</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22</w:t>
        </w:r>
      </w:fldSimple>
      <w:r>
        <w:t xml:space="preserve"> - DCH parameters in ITU channel model C conditions</w:t>
      </w:r>
    </w:p>
    <w:tbl>
      <w:tblPr>
        <w:tblW w:w="0" w:type="auto"/>
        <w:jc w:val="center"/>
        <w:tblLayout w:type="fixed"/>
        <w:tblCellMar>
          <w:left w:w="30" w:type="dxa"/>
          <w:right w:w="30" w:type="dxa"/>
        </w:tblCellMar>
        <w:tblLook w:val="0000"/>
      </w:tblPr>
      <w:tblGrid>
        <w:gridCol w:w="1236"/>
        <w:gridCol w:w="926"/>
        <w:gridCol w:w="992"/>
        <w:gridCol w:w="992"/>
      </w:tblGrid>
      <w:tr w:rsidR="006D317B">
        <w:tblPrEx>
          <w:tblCellMar>
            <w:top w:w="0" w:type="dxa"/>
            <w:bottom w:w="0" w:type="dxa"/>
          </w:tblCellMar>
        </w:tblPrEx>
        <w:trPr>
          <w:trHeight w:val="251"/>
          <w:jc w:val="center"/>
        </w:trPr>
        <w:tc>
          <w:tcPr>
            <w:tcW w:w="1266" w:type="dxa"/>
            <w:tcBorders>
              <w:top w:val="single" w:sz="4" w:space="0" w:color="auto"/>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Data rate</w:t>
            </w:r>
          </w:p>
        </w:tc>
        <w:tc>
          <w:tcPr>
            <w:tcW w:w="1918" w:type="dxa"/>
            <w:gridSpan w:val="2"/>
            <w:tcBorders>
              <w:top w:val="single" w:sz="6" w:space="0" w:color="auto"/>
              <w:left w:val="nil"/>
            </w:tcBorders>
          </w:tcPr>
          <w:p w:rsidR="006D317B" w:rsidRDefault="006D317B">
            <w:pPr>
              <w:spacing w:after="0"/>
              <w:jc w:val="center"/>
              <w:rPr>
                <w:snapToGrid w:val="0"/>
                <w:color w:val="000000"/>
              </w:rPr>
            </w:pPr>
            <w:r>
              <w:rPr>
                <w:color w:val="000000"/>
                <w:position w:val="-24"/>
              </w:rPr>
              <w:object w:dxaOrig="1040" w:dyaOrig="540">
                <v:shape id="_x0000_i1112" type="#_x0000_t75" style="width:35.25pt;height:18pt" o:ole="" fillcolor="window">
                  <v:imagedata r:id="rId102" o:title=""/>
                </v:shape>
                <o:OLEObject Type="Embed" ProgID="Equation.3" ShapeID="_x0000_i1112" DrawAspect="Content" ObjectID="_1468164660" r:id="rId142"/>
              </w:object>
            </w:r>
          </w:p>
        </w:tc>
        <w:tc>
          <w:tcPr>
            <w:tcW w:w="992" w:type="dxa"/>
            <w:tcBorders>
              <w:top w:val="single" w:sz="4" w:space="0" w:color="auto"/>
              <w:left w:val="single" w:sz="4" w:space="0" w:color="auto"/>
              <w:right w:val="single" w:sz="4" w:space="0" w:color="auto"/>
            </w:tcBorders>
          </w:tcPr>
          <w:p w:rsidR="006D317B" w:rsidRDefault="006D317B">
            <w:pPr>
              <w:spacing w:after="0"/>
              <w:jc w:val="center"/>
              <w:rPr>
                <w:snapToGrid w:val="0"/>
                <w:color w:val="000000"/>
              </w:rPr>
            </w:pPr>
            <w:r>
              <w:rPr>
                <w:position w:val="-24"/>
              </w:rPr>
              <w:object w:dxaOrig="340" w:dyaOrig="540">
                <v:shape id="_x0000_i1113" type="#_x0000_t75" style="width:17.25pt;height:27pt" o:ole="" fillcolor="window">
                  <v:imagedata r:id="rId104" o:title=""/>
                </v:shape>
                <o:OLEObject Type="Embed" ProgID="Equation.3" ShapeID="_x0000_i1113" DrawAspect="Content" ObjectID="_1468164661" r:id="rId143"/>
              </w:object>
            </w:r>
          </w:p>
        </w:tc>
      </w:tr>
      <w:tr w:rsidR="006D317B">
        <w:tblPrEx>
          <w:tblCellMar>
            <w:top w:w="0" w:type="dxa"/>
            <w:bottom w:w="0" w:type="dxa"/>
          </w:tblCellMar>
        </w:tblPrEx>
        <w:trPr>
          <w:cantSplit/>
          <w:jc w:val="center"/>
        </w:trPr>
        <w:tc>
          <w:tcPr>
            <w:tcW w:w="1266" w:type="dxa"/>
            <w:tcBorders>
              <w:top w:val="single" w:sz="6" w:space="0" w:color="auto"/>
              <w:left w:val="single" w:sz="4" w:space="0" w:color="auto"/>
              <w:right w:val="single" w:sz="4" w:space="0" w:color="auto"/>
            </w:tcBorders>
          </w:tcPr>
          <w:p w:rsidR="006D317B" w:rsidRDefault="006D317B">
            <w:pPr>
              <w:spacing w:after="0"/>
              <w:jc w:val="center"/>
              <w:rPr>
                <w:snapToGrid w:val="0"/>
                <w:color w:val="000000"/>
              </w:rPr>
            </w:pPr>
          </w:p>
        </w:tc>
        <w:tc>
          <w:tcPr>
            <w:tcW w:w="926" w:type="dxa"/>
            <w:tcBorders>
              <w:top w:val="single" w:sz="4" w:space="0" w:color="auto"/>
              <w:left w:val="nil"/>
            </w:tcBorders>
          </w:tcPr>
          <w:p w:rsidR="006D317B" w:rsidRDefault="006D317B">
            <w:pPr>
              <w:spacing w:after="0"/>
              <w:jc w:val="center"/>
              <w:rPr>
                <w:color w:val="000000"/>
              </w:rPr>
            </w:pPr>
            <w:r>
              <w:rPr>
                <w:color w:val="000000"/>
                <w:position w:val="-24"/>
              </w:rPr>
              <w:object w:dxaOrig="900" w:dyaOrig="560">
                <v:shape id="_x0000_i1114" type="#_x0000_t75" style="width:30.75pt;height:18.75pt" o:ole="" fillcolor="window">
                  <v:imagedata r:id="rId112" o:title=""/>
                </v:shape>
                <o:OLEObject Type="Embed" ProgID="Equation.3" ShapeID="_x0000_i1114" DrawAspect="Content" ObjectID="_1468164662" r:id="rId144"/>
              </w:object>
            </w:r>
          </w:p>
        </w:tc>
        <w:tc>
          <w:tcPr>
            <w:tcW w:w="992" w:type="dxa"/>
            <w:tcBorders>
              <w:top w:val="single" w:sz="4" w:space="0" w:color="auto"/>
            </w:tcBorders>
          </w:tcPr>
          <w:p w:rsidR="006D317B" w:rsidRDefault="006D317B">
            <w:pPr>
              <w:spacing w:after="0"/>
              <w:jc w:val="center"/>
              <w:rPr>
                <w:color w:val="000000"/>
              </w:rPr>
            </w:pPr>
            <w:r>
              <w:rPr>
                <w:color w:val="000000"/>
                <w:position w:val="-24"/>
              </w:rPr>
              <w:object w:dxaOrig="1040" w:dyaOrig="580">
                <v:shape id="_x0000_i1115" type="#_x0000_t75" style="width:35.25pt;height:19.5pt" o:ole="" fillcolor="window">
                  <v:imagedata r:id="rId114" o:title=""/>
                </v:shape>
                <o:OLEObject Type="Embed" ProgID="Equation.3" ShapeID="_x0000_i1115" DrawAspect="Content" ObjectID="_1468164663" r:id="rId145"/>
              </w:object>
            </w:r>
          </w:p>
        </w:tc>
        <w:tc>
          <w:tcPr>
            <w:tcW w:w="992" w:type="dxa"/>
            <w:tcBorders>
              <w:top w:val="single" w:sz="4" w:space="0" w:color="auto"/>
              <w:left w:val="single" w:sz="4" w:space="0" w:color="auto"/>
              <w:right w:val="single" w:sz="4" w:space="0" w:color="auto"/>
            </w:tcBorders>
          </w:tcPr>
          <w:p w:rsidR="006D317B" w:rsidRDefault="006D317B">
            <w:pPr>
              <w:spacing w:after="0"/>
              <w:jc w:val="center"/>
            </w:pP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 xml:space="preserve"> 1.2 kbps</w:t>
            </w:r>
          </w:p>
        </w:tc>
        <w:tc>
          <w:tcPr>
            <w:tcW w:w="926" w:type="dxa"/>
            <w:tcBorders>
              <w:left w:val="nil"/>
            </w:tcBorders>
          </w:tcPr>
          <w:p w:rsidR="006D317B" w:rsidRDefault="006D317B">
            <w:pPr>
              <w:spacing w:after="0"/>
              <w:jc w:val="center"/>
              <w:rPr>
                <w:snapToGrid w:val="0"/>
                <w:color w:val="000000"/>
              </w:rPr>
            </w:pPr>
            <w:r>
              <w:rPr>
                <w:snapToGrid w:val="0"/>
                <w:color w:val="000000"/>
              </w:rPr>
              <w:t>-31,7 dB</w:t>
            </w:r>
          </w:p>
        </w:tc>
        <w:tc>
          <w:tcPr>
            <w:tcW w:w="992" w:type="dxa"/>
          </w:tcPr>
          <w:p w:rsidR="006D317B" w:rsidRDefault="006D317B">
            <w:pPr>
              <w:spacing w:after="0"/>
              <w:jc w:val="center"/>
              <w:rPr>
                <w:snapToGrid w:val="0"/>
                <w:color w:val="000000"/>
              </w:rPr>
            </w:pPr>
            <w:r>
              <w:rPr>
                <w:snapToGrid w:val="0"/>
                <w:color w:val="000000"/>
              </w:rPr>
              <w:t>-19,7 dB</w:t>
            </w:r>
          </w:p>
        </w:tc>
        <w:tc>
          <w:tcPr>
            <w:tcW w:w="992"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12,3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rPr>
            </w:pPr>
            <w:r>
              <w:rPr>
                <w:snapToGrid w:val="0"/>
                <w:color w:val="000000"/>
              </w:rPr>
              <w:t xml:space="preserve"> 4.75 kbps</w:t>
            </w:r>
          </w:p>
        </w:tc>
        <w:tc>
          <w:tcPr>
            <w:tcW w:w="926" w:type="dxa"/>
            <w:tcBorders>
              <w:left w:val="nil"/>
            </w:tcBorders>
          </w:tcPr>
          <w:p w:rsidR="006D317B" w:rsidRDefault="006D317B">
            <w:pPr>
              <w:spacing w:after="0"/>
              <w:jc w:val="center"/>
              <w:rPr>
                <w:snapToGrid w:val="0"/>
                <w:color w:val="000000"/>
              </w:rPr>
            </w:pPr>
            <w:r>
              <w:rPr>
                <w:snapToGrid w:val="0"/>
                <w:color w:val="000000"/>
              </w:rPr>
              <w:t>-26,4 dB</w:t>
            </w:r>
          </w:p>
        </w:tc>
        <w:tc>
          <w:tcPr>
            <w:tcW w:w="992" w:type="dxa"/>
          </w:tcPr>
          <w:p w:rsidR="006D317B" w:rsidRDefault="006D317B">
            <w:pPr>
              <w:spacing w:after="0"/>
              <w:jc w:val="center"/>
              <w:rPr>
                <w:snapToGrid w:val="0"/>
                <w:color w:val="000000"/>
                <w:lang w:val="de-DE"/>
              </w:rPr>
            </w:pPr>
            <w:r>
              <w:rPr>
                <w:snapToGrid w:val="0"/>
                <w:color w:val="000000"/>
                <w:lang w:val="de-DE"/>
              </w:rPr>
              <w:t>-14,4 dB</w:t>
            </w:r>
          </w:p>
        </w:tc>
        <w:tc>
          <w:tcPr>
            <w:tcW w:w="992"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11,6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 xml:space="preserve"> 12.2 kbps</w:t>
            </w:r>
          </w:p>
        </w:tc>
        <w:tc>
          <w:tcPr>
            <w:tcW w:w="926" w:type="dxa"/>
            <w:tcBorders>
              <w:left w:val="nil"/>
            </w:tcBorders>
          </w:tcPr>
          <w:p w:rsidR="006D317B" w:rsidRDefault="006D317B">
            <w:pPr>
              <w:spacing w:after="0"/>
              <w:jc w:val="center"/>
              <w:rPr>
                <w:snapToGrid w:val="0"/>
                <w:color w:val="000000"/>
                <w:lang w:val="de-DE"/>
              </w:rPr>
            </w:pPr>
            <w:r>
              <w:rPr>
                <w:snapToGrid w:val="0"/>
                <w:color w:val="000000"/>
                <w:lang w:val="de-DE"/>
              </w:rPr>
              <w:t>-23,8 dB</w:t>
            </w:r>
          </w:p>
        </w:tc>
        <w:tc>
          <w:tcPr>
            <w:tcW w:w="992" w:type="dxa"/>
          </w:tcPr>
          <w:p w:rsidR="006D317B" w:rsidRDefault="006D317B">
            <w:pPr>
              <w:spacing w:after="0"/>
              <w:jc w:val="center"/>
              <w:rPr>
                <w:snapToGrid w:val="0"/>
                <w:color w:val="000000"/>
                <w:lang w:val="de-DE"/>
              </w:rPr>
            </w:pPr>
            <w:r>
              <w:rPr>
                <w:snapToGrid w:val="0"/>
                <w:color w:val="000000"/>
                <w:lang w:val="de-DE"/>
              </w:rPr>
              <w:t>-11,8 dB</w:t>
            </w:r>
          </w:p>
        </w:tc>
        <w:tc>
          <w:tcPr>
            <w:tcW w:w="992"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10,1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64 kbps</w:t>
            </w:r>
          </w:p>
        </w:tc>
        <w:tc>
          <w:tcPr>
            <w:tcW w:w="926" w:type="dxa"/>
            <w:tcBorders>
              <w:left w:val="nil"/>
            </w:tcBorders>
          </w:tcPr>
          <w:p w:rsidR="006D317B" w:rsidRDefault="006D317B">
            <w:pPr>
              <w:spacing w:after="0"/>
              <w:jc w:val="center"/>
              <w:rPr>
                <w:snapToGrid w:val="0"/>
                <w:color w:val="000000"/>
                <w:lang w:val="de-DE"/>
              </w:rPr>
            </w:pPr>
            <w:r>
              <w:rPr>
                <w:snapToGrid w:val="0"/>
                <w:color w:val="000000"/>
                <w:lang w:val="de-DE"/>
              </w:rPr>
              <w:t>-19,9 dB</w:t>
            </w:r>
          </w:p>
        </w:tc>
        <w:tc>
          <w:tcPr>
            <w:tcW w:w="992" w:type="dxa"/>
          </w:tcPr>
          <w:p w:rsidR="006D317B" w:rsidRDefault="006D317B">
            <w:pPr>
              <w:spacing w:after="0"/>
              <w:jc w:val="center"/>
              <w:rPr>
                <w:snapToGrid w:val="0"/>
                <w:color w:val="000000"/>
                <w:lang w:val="de-DE"/>
              </w:rPr>
            </w:pPr>
            <w:r>
              <w:rPr>
                <w:snapToGrid w:val="0"/>
                <w:color w:val="000000"/>
                <w:lang w:val="de-DE"/>
              </w:rPr>
              <w:t>-7,9 dB</w:t>
            </w:r>
          </w:p>
        </w:tc>
        <w:tc>
          <w:tcPr>
            <w:tcW w:w="992"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6,9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144 kbps</w:t>
            </w:r>
          </w:p>
        </w:tc>
        <w:tc>
          <w:tcPr>
            <w:tcW w:w="926" w:type="dxa"/>
            <w:tcBorders>
              <w:left w:val="nil"/>
            </w:tcBorders>
          </w:tcPr>
          <w:p w:rsidR="006D317B" w:rsidRDefault="006D317B">
            <w:pPr>
              <w:spacing w:after="0"/>
              <w:jc w:val="center"/>
              <w:rPr>
                <w:snapToGrid w:val="0"/>
                <w:color w:val="000000"/>
                <w:lang w:val="de-DE"/>
              </w:rPr>
            </w:pPr>
            <w:r>
              <w:rPr>
                <w:snapToGrid w:val="0"/>
                <w:color w:val="000000"/>
                <w:lang w:val="de-DE"/>
              </w:rPr>
              <w:t>-17 dB</w:t>
            </w:r>
          </w:p>
        </w:tc>
        <w:tc>
          <w:tcPr>
            <w:tcW w:w="992" w:type="dxa"/>
          </w:tcPr>
          <w:p w:rsidR="006D317B" w:rsidRDefault="006D317B">
            <w:pPr>
              <w:spacing w:after="0"/>
              <w:jc w:val="center"/>
              <w:rPr>
                <w:snapToGrid w:val="0"/>
                <w:color w:val="000000"/>
                <w:lang w:val="de-DE"/>
              </w:rPr>
            </w:pPr>
            <w:r>
              <w:rPr>
                <w:snapToGrid w:val="0"/>
                <w:color w:val="000000"/>
                <w:lang w:val="de-DE"/>
              </w:rPr>
              <w:t>-5 dB</w:t>
            </w:r>
          </w:p>
        </w:tc>
        <w:tc>
          <w:tcPr>
            <w:tcW w:w="992" w:type="dxa"/>
            <w:tcBorders>
              <w:left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6,3 dB</w:t>
            </w:r>
          </w:p>
        </w:tc>
      </w:tr>
      <w:tr w:rsidR="006D317B">
        <w:tblPrEx>
          <w:tblCellMar>
            <w:top w:w="0" w:type="dxa"/>
            <w:bottom w:w="0" w:type="dxa"/>
          </w:tblCellMar>
        </w:tblPrEx>
        <w:trPr>
          <w:trHeight w:val="251"/>
          <w:jc w:val="center"/>
        </w:trPr>
        <w:tc>
          <w:tcPr>
            <w:tcW w:w="1266"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de-DE"/>
              </w:rPr>
            </w:pPr>
            <w:r>
              <w:rPr>
                <w:snapToGrid w:val="0"/>
                <w:color w:val="000000"/>
                <w:lang w:val="de-DE"/>
              </w:rPr>
              <w:t>384 kbps</w:t>
            </w:r>
          </w:p>
        </w:tc>
        <w:tc>
          <w:tcPr>
            <w:tcW w:w="926" w:type="dxa"/>
            <w:tcBorders>
              <w:left w:val="nil"/>
              <w:bottom w:val="single" w:sz="4" w:space="0" w:color="auto"/>
            </w:tcBorders>
          </w:tcPr>
          <w:p w:rsidR="006D317B" w:rsidRDefault="006D317B">
            <w:pPr>
              <w:spacing w:after="0"/>
              <w:jc w:val="center"/>
              <w:rPr>
                <w:snapToGrid w:val="0"/>
                <w:color w:val="000000"/>
              </w:rPr>
            </w:pPr>
            <w:r>
              <w:rPr>
                <w:snapToGrid w:val="0"/>
                <w:color w:val="000000"/>
              </w:rPr>
              <w:t>-12,8 dB</w:t>
            </w:r>
          </w:p>
        </w:tc>
        <w:tc>
          <w:tcPr>
            <w:tcW w:w="992" w:type="dxa"/>
            <w:tcBorders>
              <w:bottom w:val="single" w:sz="4" w:space="0" w:color="auto"/>
            </w:tcBorders>
          </w:tcPr>
          <w:p w:rsidR="006D317B" w:rsidRDefault="006D317B">
            <w:pPr>
              <w:spacing w:after="0"/>
              <w:jc w:val="center"/>
              <w:rPr>
                <w:snapToGrid w:val="0"/>
                <w:color w:val="000000"/>
              </w:rPr>
            </w:pPr>
            <w:r>
              <w:rPr>
                <w:snapToGrid w:val="0"/>
                <w:color w:val="000000"/>
              </w:rPr>
              <w:t>-0,8 dB</w:t>
            </w:r>
          </w:p>
        </w:tc>
        <w:tc>
          <w:tcPr>
            <w:tcW w:w="992"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rPr>
            </w:pPr>
            <w:r>
              <w:rPr>
                <w:snapToGrid w:val="0"/>
                <w:color w:val="000000"/>
              </w:rPr>
              <w:t>6,2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23</w:t>
        </w:r>
      </w:fldSimple>
      <w:r>
        <w:t xml:space="preserve"> -DCH requirements in aeronautical conditions - Downlink</w:t>
      </w:r>
    </w:p>
    <w:p w:rsidR="006D317B" w:rsidRDefault="006D317B">
      <w:pPr>
        <w:pStyle w:val="Heading3"/>
        <w:tabs>
          <w:tab w:val="clear" w:pos="2160"/>
        </w:tabs>
      </w:pPr>
      <w:r>
        <w:br w:type="page"/>
      </w:r>
      <w:bookmarkStart w:id="582" w:name="_Toc72569429"/>
      <w:r>
        <w:t>Uplink DCH demodulation requirements</w:t>
      </w:r>
      <w:bookmarkEnd w:id="582"/>
    </w:p>
    <w:p w:rsidR="006D317B" w:rsidRDefault="006D317B">
      <w:pPr>
        <w:pStyle w:val="Heading4"/>
        <w:tabs>
          <w:tab w:val="clear" w:pos="2520"/>
        </w:tabs>
      </w:pPr>
      <w:bookmarkStart w:id="583" w:name="_Toc72569430"/>
      <w:r>
        <w:t>Summary of test measurement services</w:t>
      </w:r>
      <w:bookmarkEnd w:id="583"/>
    </w:p>
    <w:p w:rsidR="006D317B" w:rsidRDefault="006D317B">
      <w:r>
        <w:t xml:space="preserve">The reference measurement channel for the 4 test services is given hereafter (ref. </w:t>
      </w:r>
      <w:r>
        <w:fldChar w:fldCharType="begin"/>
      </w:r>
      <w:r>
        <w:instrText xml:space="preserve"> REF _Ref15897673 \r \h </w:instrText>
      </w:r>
      <w:r>
        <w:fldChar w:fldCharType="separate"/>
      </w:r>
      <w:r>
        <w:t>[27]</w:t>
      </w:r>
      <w:r>
        <w:fldChar w:fldCharType="end"/>
      </w:r>
      <w:r>
        <w:t>) :</w:t>
      </w:r>
    </w:p>
    <w:tbl>
      <w:tblPr>
        <w:tblW w:w="0" w:type="auto"/>
        <w:tblInd w:w="-28" w:type="dxa"/>
        <w:tblLayout w:type="fixed"/>
        <w:tblCellMar>
          <w:left w:w="30" w:type="dxa"/>
          <w:right w:w="30" w:type="dxa"/>
        </w:tblCellMar>
        <w:tblLook w:val="0000"/>
      </w:tblPr>
      <w:tblGrid>
        <w:gridCol w:w="1375"/>
        <w:gridCol w:w="1886"/>
        <w:gridCol w:w="856"/>
        <w:gridCol w:w="856"/>
        <w:gridCol w:w="856"/>
        <w:gridCol w:w="857"/>
        <w:gridCol w:w="858"/>
        <w:gridCol w:w="961"/>
        <w:gridCol w:w="851"/>
      </w:tblGrid>
      <w:tr w:rsidR="006D317B">
        <w:tblPrEx>
          <w:tblCellMar>
            <w:top w:w="0" w:type="dxa"/>
            <w:bottom w:w="0" w:type="dxa"/>
          </w:tblCellMar>
        </w:tblPrEx>
        <w:trPr>
          <w:cantSplit/>
        </w:trPr>
        <w:tc>
          <w:tcPr>
            <w:tcW w:w="3291" w:type="dxa"/>
            <w:gridSpan w:val="2"/>
            <w:tcBorders>
              <w:top w:val="single" w:sz="6" w:space="0" w:color="auto"/>
              <w:left w:val="single" w:sz="6" w:space="0" w:color="auto"/>
              <w:bottom w:val="single" w:sz="6" w:space="0" w:color="auto"/>
            </w:tcBorders>
          </w:tcPr>
          <w:p w:rsidR="006D317B" w:rsidRDefault="006D317B">
            <w:pPr>
              <w:pStyle w:val="Tableau"/>
              <w:spacing w:before="0" w:after="0"/>
              <w:jc w:val="center"/>
              <w:rPr>
                <w:rFonts w:eastAsia="MS PGothic"/>
                <w:b/>
                <w:lang w:eastAsia="ja-JP"/>
              </w:rPr>
            </w:pPr>
            <w:bookmarkStart w:id="584" w:name="_Hlt50886923"/>
            <w:r>
              <w:rPr>
                <w:rFonts w:eastAsia="MS PGothic"/>
                <w:b/>
                <w:lang w:eastAsia="ja-JP"/>
              </w:rPr>
              <w:t>Parameter</w:t>
            </w:r>
          </w:p>
        </w:tc>
        <w:tc>
          <w:tcPr>
            <w:tcW w:w="5244" w:type="dxa"/>
            <w:gridSpan w:val="6"/>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b/>
                <w:lang w:eastAsia="ja-JP"/>
              </w:rPr>
            </w:pPr>
            <w:r>
              <w:rPr>
                <w:rFonts w:eastAsia="MS PGothic"/>
                <w:b/>
                <w:lang w:eastAsia="ja-JP"/>
              </w:rPr>
              <w:t>DCH for DTCH/DCCH</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b/>
                <w:lang w:eastAsia="ja-JP"/>
              </w:rPr>
            </w:pPr>
            <w:r>
              <w:rPr>
                <w:rFonts w:eastAsia="MS PGothic"/>
                <w:b/>
                <w:lang w:eastAsia="ja-JP"/>
              </w:rPr>
              <w:t>Unit</w:t>
            </w:r>
          </w:p>
        </w:tc>
      </w:tr>
      <w:bookmarkEnd w:id="584"/>
      <w:tr w:rsidR="006D317B">
        <w:tblPrEx>
          <w:tblCellMar>
            <w:top w:w="0" w:type="dxa"/>
            <w:bottom w:w="0" w:type="dxa"/>
          </w:tblCellMar>
        </w:tblPrEx>
        <w:trPr>
          <w:cantSplit/>
        </w:trPr>
        <w:tc>
          <w:tcPr>
            <w:tcW w:w="1405" w:type="dxa"/>
            <w:vMerge w:val="restart"/>
            <w:tcBorders>
              <w:top w:val="single" w:sz="6" w:space="0" w:color="auto"/>
              <w:left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DPDCH</w:t>
            </w: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Information bit rate</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1.2/0</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4.75/0.75</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12.2/2.4</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64/2.4</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144/2.4</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384/2.4</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rPr>
            </w:pPr>
            <w:r>
              <w:rPr>
                <w:rFonts w:eastAsia="MS PGothic"/>
              </w:rPr>
              <w:t>Kbps</w:t>
            </w:r>
          </w:p>
        </w:tc>
      </w:tr>
      <w:tr w:rsidR="006D317B">
        <w:tblPrEx>
          <w:tblCellMar>
            <w:top w:w="0" w:type="dxa"/>
            <w:bottom w:w="0" w:type="dxa"/>
          </w:tblCellMar>
        </w:tblPrEx>
        <w:trPr>
          <w:cantSplit/>
        </w:trPr>
        <w:tc>
          <w:tcPr>
            <w:tcW w:w="1405" w:type="dxa"/>
            <w:vMerge/>
            <w:tcBorders>
              <w:left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Physical channel</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15/-</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30/15</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60/15</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240/15</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480/15</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960/15</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Kbps</w:t>
            </w:r>
          </w:p>
        </w:tc>
      </w:tr>
      <w:tr w:rsidR="006D317B">
        <w:tblPrEx>
          <w:tblCellMar>
            <w:top w:w="0" w:type="dxa"/>
            <w:bottom w:w="0" w:type="dxa"/>
          </w:tblCellMar>
        </w:tblPrEx>
        <w:trPr>
          <w:cantSplit/>
        </w:trPr>
        <w:tc>
          <w:tcPr>
            <w:tcW w:w="1405" w:type="dxa"/>
            <w:vMerge/>
            <w:tcBorders>
              <w:left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Spreading factor</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256</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128</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64</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16</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8</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w:t>
            </w:r>
          </w:p>
        </w:tc>
      </w:tr>
      <w:tr w:rsidR="006D317B">
        <w:tblPrEx>
          <w:tblCellMar>
            <w:top w:w="0" w:type="dxa"/>
            <w:bottom w:w="0" w:type="dxa"/>
          </w:tblCellMar>
        </w:tblPrEx>
        <w:trPr>
          <w:cantSplit/>
        </w:trPr>
        <w:tc>
          <w:tcPr>
            <w:tcW w:w="1405" w:type="dxa"/>
            <w:vMerge/>
            <w:tcBorders>
              <w:left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Repetition rate</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233/-</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45/50</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22/22</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19/19</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8/8</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-18/-17</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w:t>
            </w:r>
          </w:p>
        </w:tc>
      </w:tr>
      <w:tr w:rsidR="006D317B">
        <w:tblPrEx>
          <w:tblCellMar>
            <w:top w:w="0" w:type="dxa"/>
            <w:bottom w:w="0" w:type="dxa"/>
          </w:tblCellMar>
        </w:tblPrEx>
        <w:trPr>
          <w:cantSplit/>
        </w:trPr>
        <w:tc>
          <w:tcPr>
            <w:tcW w:w="1405" w:type="dxa"/>
            <w:vMerge/>
            <w:tcBorders>
              <w:left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Interleaving</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20/40</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20/40</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40/40</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40/40</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40/40</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ms</w:t>
            </w:r>
          </w:p>
        </w:tc>
      </w:tr>
      <w:tr w:rsidR="006D317B">
        <w:tblPrEx>
          <w:tblCellMar>
            <w:top w:w="0" w:type="dxa"/>
            <w:bottom w:w="0" w:type="dxa"/>
          </w:tblCellMar>
        </w:tblPrEx>
        <w:trPr>
          <w:cantSplit/>
        </w:trPr>
        <w:tc>
          <w:tcPr>
            <w:tcW w:w="1405" w:type="dxa"/>
            <w:vMerge/>
            <w:tcBorders>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Number of DPDCHs</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1</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w:t>
            </w:r>
          </w:p>
        </w:tc>
      </w:tr>
      <w:tr w:rsidR="006D317B">
        <w:tblPrEx>
          <w:tblCellMar>
            <w:top w:w="0" w:type="dxa"/>
            <w:bottom w:w="0" w:type="dxa"/>
          </w:tblCellMar>
        </w:tblPrEx>
        <w:trPr>
          <w:cantSplit/>
        </w:trPr>
        <w:tc>
          <w:tcPr>
            <w:tcW w:w="1405" w:type="dxa"/>
            <w:vMerge w:val="restart"/>
            <w:tcBorders>
              <w:top w:val="single" w:sz="6" w:space="0" w:color="auto"/>
              <w:left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DPCCH</w:t>
            </w: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Dedicated pilot</w:t>
            </w:r>
          </w:p>
        </w:tc>
        <w:tc>
          <w:tcPr>
            <w:tcW w:w="5244" w:type="dxa"/>
            <w:gridSpan w:val="6"/>
            <w:tcBorders>
              <w:top w:val="single" w:sz="6" w:space="0" w:color="auto"/>
              <w:left w:val="single" w:sz="6" w:space="0" w:color="auto"/>
              <w:bottom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6</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Bit/slot</w:t>
            </w:r>
          </w:p>
        </w:tc>
      </w:tr>
      <w:tr w:rsidR="006D317B">
        <w:tblPrEx>
          <w:tblCellMar>
            <w:top w:w="0" w:type="dxa"/>
            <w:bottom w:w="0" w:type="dxa"/>
          </w:tblCellMar>
        </w:tblPrEx>
        <w:trPr>
          <w:cantSplit/>
        </w:trPr>
        <w:tc>
          <w:tcPr>
            <w:tcW w:w="1405" w:type="dxa"/>
            <w:vMerge/>
            <w:tcBorders>
              <w:left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Power control</w:t>
            </w:r>
          </w:p>
        </w:tc>
        <w:tc>
          <w:tcPr>
            <w:tcW w:w="5244" w:type="dxa"/>
            <w:gridSpan w:val="6"/>
            <w:tcBorders>
              <w:top w:val="single" w:sz="6" w:space="0" w:color="auto"/>
              <w:left w:val="single" w:sz="6" w:space="0" w:color="auto"/>
              <w:bottom w:val="single" w:sz="6" w:space="0" w:color="auto"/>
            </w:tcBorders>
          </w:tcPr>
          <w:p w:rsidR="006D317B" w:rsidRDefault="006D317B">
            <w:pPr>
              <w:pStyle w:val="Tableau"/>
              <w:spacing w:before="0" w:after="0"/>
              <w:jc w:val="center"/>
              <w:rPr>
                <w:rFonts w:eastAsia="MS PGothic"/>
                <w:lang w:val="nl-NL" w:eastAsia="ja-JP"/>
              </w:rPr>
            </w:pPr>
            <w:r>
              <w:rPr>
                <w:rFonts w:eastAsia="MS PGothic"/>
                <w:lang w:val="nl-NL" w:eastAsia="ja-JP"/>
              </w:rPr>
              <w:t>2</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val="nl-NL" w:eastAsia="ja-JP"/>
              </w:rPr>
            </w:pPr>
            <w:r>
              <w:rPr>
                <w:rFonts w:eastAsia="MS PGothic"/>
                <w:lang w:val="nl-NL" w:eastAsia="ja-JP"/>
              </w:rPr>
              <w:t>Bit/slot</w:t>
            </w:r>
          </w:p>
        </w:tc>
      </w:tr>
      <w:tr w:rsidR="006D317B">
        <w:tblPrEx>
          <w:tblCellMar>
            <w:top w:w="0" w:type="dxa"/>
            <w:bottom w:w="0" w:type="dxa"/>
          </w:tblCellMar>
        </w:tblPrEx>
        <w:trPr>
          <w:cantSplit/>
        </w:trPr>
        <w:tc>
          <w:tcPr>
            <w:tcW w:w="1405" w:type="dxa"/>
            <w:vMerge/>
            <w:tcBorders>
              <w:left w:val="single" w:sz="6" w:space="0" w:color="auto"/>
              <w:right w:val="single" w:sz="6" w:space="0" w:color="auto"/>
            </w:tcBorders>
          </w:tcPr>
          <w:p w:rsidR="006D317B" w:rsidRDefault="006D317B">
            <w:pPr>
              <w:pStyle w:val="Tableau"/>
              <w:spacing w:before="0" w:after="0"/>
              <w:rPr>
                <w:rFonts w:eastAsia="MS PGothic"/>
                <w:lang w:val="nl-NL"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val="nl-NL" w:eastAsia="ja-JP"/>
              </w:rPr>
            </w:pPr>
            <w:r>
              <w:rPr>
                <w:rFonts w:eastAsia="MS PGothic"/>
                <w:lang w:val="nl-NL" w:eastAsia="ja-JP"/>
              </w:rPr>
              <w:t>TFCI</w:t>
            </w:r>
          </w:p>
        </w:tc>
        <w:tc>
          <w:tcPr>
            <w:tcW w:w="5244" w:type="dxa"/>
            <w:gridSpan w:val="6"/>
            <w:tcBorders>
              <w:top w:val="single" w:sz="6" w:space="0" w:color="auto"/>
              <w:left w:val="single" w:sz="6" w:space="0" w:color="auto"/>
              <w:bottom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Bit/slot</w:t>
            </w:r>
          </w:p>
        </w:tc>
      </w:tr>
      <w:tr w:rsidR="006D317B">
        <w:tblPrEx>
          <w:tblCellMar>
            <w:top w:w="0" w:type="dxa"/>
            <w:bottom w:w="0" w:type="dxa"/>
          </w:tblCellMar>
        </w:tblPrEx>
        <w:trPr>
          <w:cantSplit/>
        </w:trPr>
        <w:tc>
          <w:tcPr>
            <w:tcW w:w="1405" w:type="dxa"/>
            <w:vMerge/>
            <w:tcBorders>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p>
        </w:tc>
        <w:tc>
          <w:tcPr>
            <w:tcW w:w="188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Spreading factor</w:t>
            </w:r>
          </w:p>
        </w:tc>
        <w:tc>
          <w:tcPr>
            <w:tcW w:w="5244" w:type="dxa"/>
            <w:gridSpan w:val="6"/>
            <w:tcBorders>
              <w:top w:val="single" w:sz="6" w:space="0" w:color="auto"/>
              <w:left w:val="single" w:sz="6" w:space="0" w:color="auto"/>
              <w:bottom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256</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p>
        </w:tc>
      </w:tr>
      <w:tr w:rsidR="006D317B">
        <w:tblPrEx>
          <w:tblCellMar>
            <w:top w:w="0" w:type="dxa"/>
            <w:bottom w:w="0" w:type="dxa"/>
          </w:tblCellMar>
        </w:tblPrEx>
        <w:tc>
          <w:tcPr>
            <w:tcW w:w="3291" w:type="dxa"/>
            <w:gridSpan w:val="2"/>
            <w:tcBorders>
              <w:top w:val="single" w:sz="6" w:space="0" w:color="auto"/>
              <w:left w:val="single" w:sz="6" w:space="0" w:color="auto"/>
              <w:bottom w:val="single" w:sz="6" w:space="0" w:color="auto"/>
            </w:tcBorders>
          </w:tcPr>
          <w:p w:rsidR="006D317B" w:rsidRDefault="006D317B">
            <w:pPr>
              <w:pStyle w:val="Tableau"/>
              <w:spacing w:before="0" w:after="0"/>
              <w:rPr>
                <w:rFonts w:eastAsia="MS PGothic"/>
                <w:lang w:eastAsia="ja-JP"/>
              </w:rPr>
            </w:pPr>
            <w:r>
              <w:rPr>
                <w:rFonts w:eastAsia="MS PGothic"/>
                <w:lang w:eastAsia="ja-JP"/>
              </w:rPr>
              <w:t>Power ratio of DPCCH/DPDCH</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-2.69</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-2.69</w:t>
            </w:r>
          </w:p>
        </w:tc>
        <w:tc>
          <w:tcPr>
            <w:tcW w:w="856"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-2.69</w:t>
            </w:r>
          </w:p>
        </w:tc>
        <w:tc>
          <w:tcPr>
            <w:tcW w:w="857"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-5.46</w:t>
            </w:r>
          </w:p>
        </w:tc>
        <w:tc>
          <w:tcPr>
            <w:tcW w:w="858"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-9.54</w:t>
            </w:r>
          </w:p>
        </w:tc>
        <w:tc>
          <w:tcPr>
            <w:tcW w:w="96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-9.54</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r>
              <w:rPr>
                <w:rFonts w:eastAsia="MS PGothic"/>
                <w:lang w:eastAsia="ja-JP"/>
              </w:rPr>
              <w:t>dB</w:t>
            </w:r>
          </w:p>
        </w:tc>
      </w:tr>
      <w:tr w:rsidR="006D317B">
        <w:tblPrEx>
          <w:tblCellMar>
            <w:top w:w="0" w:type="dxa"/>
            <w:bottom w:w="0" w:type="dxa"/>
          </w:tblCellMar>
        </w:tblPrEx>
        <w:trPr>
          <w:cantSplit/>
        </w:trPr>
        <w:tc>
          <w:tcPr>
            <w:tcW w:w="3291" w:type="dxa"/>
            <w:gridSpan w:val="2"/>
            <w:tcBorders>
              <w:top w:val="single" w:sz="6" w:space="0" w:color="auto"/>
              <w:left w:val="single" w:sz="6" w:space="0" w:color="auto"/>
              <w:bottom w:val="single" w:sz="6" w:space="0" w:color="auto"/>
            </w:tcBorders>
          </w:tcPr>
          <w:p w:rsidR="006D317B" w:rsidRDefault="006D317B">
            <w:pPr>
              <w:pStyle w:val="Tableau"/>
              <w:spacing w:before="0" w:after="0"/>
              <w:rPr>
                <w:rFonts w:eastAsia="MS PGothic"/>
                <w:lang w:eastAsia="ja-JP"/>
              </w:rPr>
            </w:pPr>
            <w:r>
              <w:rPr>
                <w:rFonts w:eastAsia="MS PGothic"/>
                <w:lang w:eastAsia="ja-JP"/>
              </w:rPr>
              <w:t xml:space="preserve">Closed loop power control </w:t>
            </w:r>
          </w:p>
        </w:tc>
        <w:tc>
          <w:tcPr>
            <w:tcW w:w="5244" w:type="dxa"/>
            <w:gridSpan w:val="6"/>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jc w:val="center"/>
              <w:rPr>
                <w:rFonts w:eastAsia="MS PGothic"/>
                <w:lang w:eastAsia="ja-JP"/>
              </w:rPr>
            </w:pPr>
            <w:r>
              <w:rPr>
                <w:rFonts w:eastAsia="MS PGothic"/>
                <w:lang w:eastAsia="ja-JP"/>
              </w:rPr>
              <w:t>Off</w:t>
            </w:r>
          </w:p>
        </w:tc>
        <w:tc>
          <w:tcPr>
            <w:tcW w:w="851" w:type="dxa"/>
            <w:tcBorders>
              <w:top w:val="single" w:sz="6" w:space="0" w:color="auto"/>
              <w:left w:val="single" w:sz="6" w:space="0" w:color="auto"/>
              <w:bottom w:val="single" w:sz="6" w:space="0" w:color="auto"/>
              <w:right w:val="single" w:sz="6" w:space="0" w:color="auto"/>
            </w:tcBorders>
          </w:tcPr>
          <w:p w:rsidR="006D317B" w:rsidRDefault="006D317B">
            <w:pPr>
              <w:pStyle w:val="Tableau"/>
              <w:spacing w:before="0" w:after="0"/>
              <w:rPr>
                <w:rFonts w:eastAsia="MS PGothic"/>
                <w:lang w:eastAsia="ja-JP"/>
              </w:rPr>
            </w:pP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24</w:t>
        </w:r>
      </w:fldSimple>
      <w:r>
        <w:t xml:space="preserve"> - Reference measurement channels – Uplink</w:t>
      </w:r>
    </w:p>
    <w:p w:rsidR="006D317B" w:rsidRDefault="006D317B">
      <w:pPr>
        <w:pStyle w:val="Heading4"/>
        <w:tabs>
          <w:tab w:val="clear" w:pos="2520"/>
        </w:tabs>
      </w:pPr>
      <w:bookmarkStart w:id="585" w:name="_Ref51067490"/>
      <w:bookmarkStart w:id="586" w:name="_Toc72569431"/>
      <w:r>
        <w:t>Margins</w:t>
      </w:r>
      <w:bookmarkEnd w:id="585"/>
      <w:bookmarkEnd w:id="586"/>
      <w:r>
        <w:t xml:space="preserve"> </w:t>
      </w:r>
    </w:p>
    <w:p w:rsidR="006D317B" w:rsidRDefault="006D317B">
      <w:r>
        <w:t>Performance requirement include margin in order to take into account effects that are not modelled in simulations (imperfect channel estimation and path search, over sampling, number of floating points and all gateway hardware margins).</w:t>
      </w:r>
    </w:p>
    <w:p w:rsidR="006D317B" w:rsidRDefault="006D317B">
      <w:r>
        <w:t>Margins are much lower than for terrestrial Node B equipment due to the fact that satellite gateway modems are less cost constrained.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97"/>
        <w:gridCol w:w="1170"/>
      </w:tblGrid>
      <w:tr w:rsidR="006D317B">
        <w:tblPrEx>
          <w:tblCellMar>
            <w:top w:w="0" w:type="dxa"/>
            <w:bottom w:w="0" w:type="dxa"/>
          </w:tblCellMar>
        </w:tblPrEx>
        <w:trPr>
          <w:jc w:val="center"/>
        </w:trPr>
        <w:tc>
          <w:tcPr>
            <w:tcW w:w="2267" w:type="dxa"/>
          </w:tcPr>
          <w:p w:rsidR="006D317B" w:rsidRDefault="006D317B">
            <w:pPr>
              <w:spacing w:before="20" w:after="20"/>
              <w:rPr>
                <w:b/>
              </w:rPr>
            </w:pPr>
            <w:r>
              <w:rPr>
                <w:b/>
              </w:rPr>
              <w:t>Channel</w:t>
            </w:r>
          </w:p>
        </w:tc>
        <w:tc>
          <w:tcPr>
            <w:tcW w:w="1170" w:type="dxa"/>
          </w:tcPr>
          <w:p w:rsidR="006D317B" w:rsidRDefault="006D317B">
            <w:pPr>
              <w:spacing w:before="20" w:after="20"/>
              <w:rPr>
                <w:b/>
              </w:rPr>
            </w:pPr>
            <w:r>
              <w:rPr>
                <w:b/>
              </w:rPr>
              <w:t>Margin</w:t>
            </w:r>
          </w:p>
        </w:tc>
      </w:tr>
      <w:tr w:rsidR="006D317B">
        <w:tblPrEx>
          <w:tblCellMar>
            <w:top w:w="0" w:type="dxa"/>
            <w:bottom w:w="0" w:type="dxa"/>
          </w:tblCellMar>
        </w:tblPrEx>
        <w:trPr>
          <w:jc w:val="center"/>
        </w:trPr>
        <w:tc>
          <w:tcPr>
            <w:tcW w:w="2267" w:type="dxa"/>
          </w:tcPr>
          <w:p w:rsidR="006D317B" w:rsidRDefault="006D317B">
            <w:pPr>
              <w:spacing w:before="20" w:after="20"/>
            </w:pPr>
            <w:r>
              <w:t>AWGN</w:t>
            </w:r>
          </w:p>
        </w:tc>
        <w:tc>
          <w:tcPr>
            <w:tcW w:w="1170" w:type="dxa"/>
          </w:tcPr>
          <w:p w:rsidR="006D317B" w:rsidRDefault="006D317B">
            <w:pPr>
              <w:spacing w:before="20" w:after="20"/>
            </w:pPr>
            <w:r>
              <w:t>1 dB</w:t>
            </w:r>
          </w:p>
        </w:tc>
      </w:tr>
      <w:tr w:rsidR="006D317B">
        <w:tblPrEx>
          <w:tblCellMar>
            <w:top w:w="0" w:type="dxa"/>
            <w:bottom w:w="0" w:type="dxa"/>
          </w:tblCellMar>
        </w:tblPrEx>
        <w:trPr>
          <w:jc w:val="center"/>
        </w:trPr>
        <w:tc>
          <w:tcPr>
            <w:tcW w:w="2267" w:type="dxa"/>
          </w:tcPr>
          <w:p w:rsidR="006D317B" w:rsidRDefault="006D317B">
            <w:pPr>
              <w:spacing w:before="20" w:after="20"/>
            </w:pPr>
            <w:r>
              <w:t xml:space="preserve">All other channels </w:t>
            </w:r>
          </w:p>
        </w:tc>
        <w:tc>
          <w:tcPr>
            <w:tcW w:w="1170" w:type="dxa"/>
          </w:tcPr>
          <w:p w:rsidR="006D317B" w:rsidRDefault="006D317B">
            <w:pPr>
              <w:spacing w:before="20" w:after="20"/>
            </w:pPr>
            <w:r>
              <w:t>1.5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25</w:t>
        </w:r>
      </w:fldSimple>
      <w:r>
        <w:t xml:space="preserve"> - Margin applied to uplink DCH performance</w:t>
      </w:r>
    </w:p>
    <w:p w:rsidR="006D317B" w:rsidRDefault="006D317B">
      <w:pPr>
        <w:pStyle w:val="Heading4"/>
        <w:tabs>
          <w:tab w:val="clear" w:pos="2520"/>
        </w:tabs>
      </w:pPr>
      <w:bookmarkStart w:id="587" w:name="_Toc72569432"/>
      <w:r>
        <w:t>Demodulation in static conditions</w:t>
      </w:r>
      <w:bookmarkEnd w:id="587"/>
    </w:p>
    <w:p w:rsidR="006D317B" w:rsidRDefault="006D317B">
      <w:r>
        <w:t>Unlike terrestrial test conditions for UL 3GPP performance requirements, Rx antenna diversity is not considered for satellite complexity reasons. This together with a different gateway implementation margin is the reason why performance requirement differs from 3GPP for static environment.</w:t>
      </w:r>
    </w:p>
    <w:tbl>
      <w:tblPr>
        <w:tblW w:w="0" w:type="auto"/>
        <w:jc w:val="center"/>
        <w:tblLayout w:type="fixed"/>
        <w:tblCellMar>
          <w:left w:w="30" w:type="dxa"/>
          <w:right w:w="30" w:type="dxa"/>
        </w:tblCellMar>
        <w:tblLook w:val="0000"/>
      </w:tblPr>
      <w:tblGrid>
        <w:gridCol w:w="1236"/>
        <w:gridCol w:w="1329"/>
      </w:tblGrid>
      <w:tr w:rsidR="006D317B">
        <w:tblPrEx>
          <w:tblCellMar>
            <w:top w:w="0" w:type="dxa"/>
            <w:bottom w:w="0" w:type="dxa"/>
          </w:tblCellMar>
        </w:tblPrEx>
        <w:trPr>
          <w:trHeight w:val="251"/>
          <w:jc w:val="center"/>
        </w:trPr>
        <w:tc>
          <w:tcPr>
            <w:tcW w:w="1266" w:type="dxa"/>
            <w:tcBorders>
              <w:top w:val="single" w:sz="4" w:space="0" w:color="auto"/>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Data rate</w:t>
            </w:r>
          </w:p>
        </w:tc>
        <w:tc>
          <w:tcPr>
            <w:tcW w:w="1329" w:type="dxa"/>
            <w:tcBorders>
              <w:top w:val="single" w:sz="6" w:space="0" w:color="auto"/>
              <w:left w:val="nil"/>
              <w:right w:val="single" w:sz="6" w:space="0" w:color="auto"/>
            </w:tcBorders>
          </w:tcPr>
          <w:p w:rsidR="006D317B" w:rsidRDefault="006D317B">
            <w:pPr>
              <w:spacing w:before="20" w:after="20"/>
              <w:jc w:val="center"/>
              <w:rPr>
                <w:snapToGrid w:val="0"/>
                <w:color w:val="000000"/>
              </w:rPr>
            </w:pPr>
            <w:r>
              <w:rPr>
                <w:position w:val="-24"/>
              </w:rPr>
              <w:object w:dxaOrig="340" w:dyaOrig="540">
                <v:shape id="_x0000_i1116" type="#_x0000_t75" style="width:17.25pt;height:27pt" o:ole="" fillcolor="window">
                  <v:imagedata r:id="rId146" o:title=""/>
                </v:shape>
                <o:OLEObject Type="Embed" ProgID="Equation.3" ShapeID="_x0000_i1116" DrawAspect="Content" ObjectID="_1468164664" r:id="rId147"/>
              </w:object>
            </w:r>
          </w:p>
        </w:tc>
      </w:tr>
      <w:tr w:rsidR="006D317B">
        <w:tblPrEx>
          <w:tblCellMar>
            <w:top w:w="0" w:type="dxa"/>
            <w:bottom w:w="0" w:type="dxa"/>
          </w:tblCellMar>
        </w:tblPrEx>
        <w:trPr>
          <w:trHeight w:val="251"/>
          <w:jc w:val="center"/>
        </w:trPr>
        <w:tc>
          <w:tcPr>
            <w:tcW w:w="1266" w:type="dxa"/>
            <w:tcBorders>
              <w:top w:val="single" w:sz="4" w:space="0" w:color="auto"/>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1.2 kbps</w:t>
            </w:r>
          </w:p>
        </w:tc>
        <w:tc>
          <w:tcPr>
            <w:tcW w:w="1329" w:type="dxa"/>
            <w:tcBorders>
              <w:top w:val="single" w:sz="4" w:space="0" w:color="auto"/>
              <w:left w:val="nil"/>
              <w:right w:val="single" w:sz="4" w:space="0" w:color="auto"/>
            </w:tcBorders>
          </w:tcPr>
          <w:p w:rsidR="006D317B" w:rsidRDefault="006D317B">
            <w:pPr>
              <w:spacing w:before="20" w:after="20"/>
              <w:jc w:val="center"/>
              <w:rPr>
                <w:snapToGrid w:val="0"/>
                <w:color w:val="000000"/>
              </w:rPr>
            </w:pPr>
            <w:r>
              <w:rPr>
                <w:snapToGrid w:val="0"/>
                <w:color w:val="000000"/>
              </w:rPr>
              <w:t>7,4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4.75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7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12.2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6,8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64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3,5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144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2,9 dB</w:t>
            </w:r>
          </w:p>
        </w:tc>
      </w:tr>
      <w:tr w:rsidR="006D317B">
        <w:tblPrEx>
          <w:tblCellMar>
            <w:top w:w="0" w:type="dxa"/>
            <w:bottom w:w="0" w:type="dxa"/>
          </w:tblCellMar>
        </w:tblPrEx>
        <w:trPr>
          <w:trHeight w:val="251"/>
          <w:jc w:val="center"/>
        </w:trPr>
        <w:tc>
          <w:tcPr>
            <w:tcW w:w="1266" w:type="dxa"/>
            <w:tcBorders>
              <w:left w:val="single" w:sz="4" w:space="0" w:color="auto"/>
              <w:bottom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384 kbps</w:t>
            </w:r>
          </w:p>
        </w:tc>
        <w:tc>
          <w:tcPr>
            <w:tcW w:w="1329" w:type="dxa"/>
            <w:tcBorders>
              <w:left w:val="nil"/>
              <w:bottom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3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26</w:t>
        </w:r>
      </w:fldSimple>
      <w:r>
        <w:t xml:space="preserve"> -DCH requirements in static propagation conditions - Uplink</w:t>
      </w:r>
    </w:p>
    <w:p w:rsidR="006D317B" w:rsidRDefault="006D317B">
      <w:pPr>
        <w:pStyle w:val="Heading4"/>
        <w:tabs>
          <w:tab w:val="clear" w:pos="2520"/>
        </w:tabs>
      </w:pPr>
      <w:r>
        <w:br w:type="page"/>
      </w:r>
      <w:bookmarkStart w:id="588" w:name="_Toc72569433"/>
      <w:r>
        <w:t>Demodulation in ITU channel model A conditions</w:t>
      </w:r>
      <w:bookmarkEnd w:id="588"/>
    </w:p>
    <w:tbl>
      <w:tblPr>
        <w:tblW w:w="0" w:type="auto"/>
        <w:jc w:val="center"/>
        <w:tblLayout w:type="fixed"/>
        <w:tblCellMar>
          <w:left w:w="30" w:type="dxa"/>
          <w:right w:w="30" w:type="dxa"/>
        </w:tblCellMar>
        <w:tblLook w:val="0000"/>
      </w:tblPr>
      <w:tblGrid>
        <w:gridCol w:w="993"/>
        <w:gridCol w:w="1134"/>
        <w:gridCol w:w="992"/>
        <w:gridCol w:w="142"/>
        <w:gridCol w:w="850"/>
        <w:gridCol w:w="1134"/>
        <w:gridCol w:w="1276"/>
        <w:gridCol w:w="992"/>
        <w:gridCol w:w="142"/>
        <w:gridCol w:w="1134"/>
      </w:tblGrid>
      <w:tr w:rsidR="006D317B">
        <w:tblPrEx>
          <w:tblCellMar>
            <w:top w:w="0" w:type="dxa"/>
            <w:bottom w:w="0" w:type="dxa"/>
          </w:tblCellMar>
        </w:tblPrEx>
        <w:trPr>
          <w:cantSplit/>
          <w:trHeight w:val="251"/>
          <w:jc w:val="center"/>
        </w:trPr>
        <w:tc>
          <w:tcPr>
            <w:tcW w:w="1023" w:type="dxa"/>
            <w:vMerge w:val="restart"/>
            <w:tcBorders>
              <w:top w:val="double" w:sz="4" w:space="0" w:color="auto"/>
              <w:left w:val="double" w:sz="4" w:space="0" w:color="auto"/>
            </w:tcBorders>
          </w:tcPr>
          <w:p w:rsidR="006D317B" w:rsidRDefault="006D317B">
            <w:pPr>
              <w:spacing w:after="0"/>
              <w:jc w:val="center"/>
              <w:rPr>
                <w:snapToGrid w:val="0"/>
                <w:color w:val="000000"/>
              </w:rPr>
            </w:pPr>
            <w:r>
              <w:rPr>
                <w:snapToGrid w:val="0"/>
                <w:color w:val="000000"/>
              </w:rPr>
              <w:t>Data rate</w:t>
            </w:r>
          </w:p>
        </w:tc>
        <w:tc>
          <w:tcPr>
            <w:tcW w:w="1134" w:type="dxa"/>
            <w:vMerge w:val="restart"/>
            <w:tcBorders>
              <w:top w:val="double" w:sz="4" w:space="0" w:color="auto"/>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1984" w:type="dxa"/>
            <w:gridSpan w:val="3"/>
            <w:tcBorders>
              <w:top w:val="double" w:sz="4" w:space="0" w:color="auto"/>
              <w:left w:val="single" w:sz="6"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17" type="#_x0000_t75" style="width:17.25pt;height:27pt" o:ole="" fillcolor="window">
                  <v:imagedata r:id="rId146" o:title=""/>
                </v:shape>
                <o:OLEObject Type="Embed" ProgID="Equation.3" ShapeID="_x0000_i1117" DrawAspect="Content" ObjectID="_1468164665" r:id="rId148"/>
              </w:object>
            </w:r>
          </w:p>
        </w:tc>
        <w:tc>
          <w:tcPr>
            <w:tcW w:w="1134" w:type="dxa"/>
            <w:vMerge w:val="restart"/>
            <w:tcBorders>
              <w:top w:val="double" w:sz="4" w:space="0" w:color="auto"/>
              <w:left w:val="nil"/>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Data rate</w:t>
            </w:r>
          </w:p>
        </w:tc>
        <w:tc>
          <w:tcPr>
            <w:tcW w:w="1276" w:type="dxa"/>
            <w:vMerge w:val="restart"/>
            <w:tcBorders>
              <w:top w:val="double"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2268" w:type="dxa"/>
            <w:gridSpan w:val="3"/>
            <w:tcBorders>
              <w:top w:val="double" w:sz="4"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18" type="#_x0000_t75" style="width:17.25pt;height:27pt" o:ole="" fillcolor="window">
                  <v:imagedata r:id="rId146" o:title=""/>
                </v:shape>
                <o:OLEObject Type="Embed" ProgID="Equation.3" ShapeID="_x0000_i1118" DrawAspect="Content" ObjectID="_1468164666" r:id="rId149"/>
              </w:object>
            </w:r>
          </w:p>
        </w:tc>
      </w:tr>
      <w:tr w:rsidR="006D317B">
        <w:tblPrEx>
          <w:tblCellMar>
            <w:top w:w="0" w:type="dxa"/>
            <w:bottom w:w="0" w:type="dxa"/>
          </w:tblCellMar>
        </w:tblPrEx>
        <w:trPr>
          <w:cantSplit/>
          <w:trHeight w:val="251"/>
          <w:jc w:val="center"/>
        </w:trPr>
        <w:tc>
          <w:tcPr>
            <w:tcW w:w="1023" w:type="dxa"/>
            <w:vMerge/>
            <w:tcBorders>
              <w:top w:val="nil"/>
              <w:left w:val="double" w:sz="4" w:space="0" w:color="auto"/>
              <w:right w:val="single" w:sz="6" w:space="0" w:color="auto"/>
            </w:tcBorders>
          </w:tcPr>
          <w:p w:rsidR="006D317B" w:rsidRDefault="006D317B">
            <w:pPr>
              <w:spacing w:after="0"/>
              <w:jc w:val="center"/>
              <w:rPr>
                <w:snapToGrid w:val="0"/>
                <w:color w:val="000000"/>
              </w:rPr>
            </w:pPr>
          </w:p>
        </w:tc>
        <w:tc>
          <w:tcPr>
            <w:tcW w:w="1134" w:type="dxa"/>
            <w:vMerge/>
            <w:tcBorders>
              <w:top w:val="nil"/>
              <w:left w:val="single" w:sz="6" w:space="0" w:color="auto"/>
              <w:right w:val="single" w:sz="6" w:space="0" w:color="auto"/>
            </w:tcBorders>
          </w:tcPr>
          <w:p w:rsidR="006D317B" w:rsidRDefault="006D317B">
            <w:pPr>
              <w:spacing w:after="0"/>
              <w:jc w:val="center"/>
              <w:rPr>
                <w:snapToGrid w:val="0"/>
                <w:color w:val="000000"/>
              </w:rPr>
            </w:pPr>
          </w:p>
        </w:tc>
        <w:tc>
          <w:tcPr>
            <w:tcW w:w="992" w:type="dxa"/>
            <w:tcBorders>
              <w:left w:val="single" w:sz="6" w:space="0" w:color="auto"/>
              <w:bottom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Borders>
              <w:bottom w:val="single" w:sz="6" w:space="0" w:color="auto"/>
            </w:tcBorders>
          </w:tcPr>
          <w:p w:rsidR="006D317B" w:rsidRDefault="006D317B">
            <w:pPr>
              <w:spacing w:after="0"/>
              <w:jc w:val="center"/>
              <w:rPr>
                <w:snapToGrid w:val="0"/>
                <w:color w:val="000000"/>
                <w:lang w:val="nl-NL"/>
              </w:rPr>
            </w:pPr>
            <w:r>
              <w:rPr>
                <w:snapToGrid w:val="0"/>
                <w:color w:val="000000"/>
                <w:lang w:val="nl-NL"/>
              </w:rPr>
              <w:t>/</w:t>
            </w:r>
          </w:p>
        </w:tc>
        <w:tc>
          <w:tcPr>
            <w:tcW w:w="850" w:type="dxa"/>
            <w:tcBorders>
              <w:left w:val="nil"/>
              <w:bottom w:val="single" w:sz="6" w:space="0" w:color="auto"/>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c>
          <w:tcPr>
            <w:tcW w:w="1134" w:type="dxa"/>
            <w:vMerge/>
            <w:tcBorders>
              <w:top w:val="single" w:sz="6" w:space="0" w:color="auto"/>
              <w:left w:val="nil"/>
              <w:bottom w:val="single" w:sz="6" w:space="0" w:color="auto"/>
              <w:right w:val="single" w:sz="6" w:space="0" w:color="auto"/>
            </w:tcBorders>
          </w:tcPr>
          <w:p w:rsidR="006D317B" w:rsidRDefault="006D317B">
            <w:pPr>
              <w:spacing w:after="0"/>
              <w:jc w:val="center"/>
              <w:rPr>
                <w:snapToGrid w:val="0"/>
                <w:color w:val="000000"/>
                <w:lang w:val="nl-NL"/>
              </w:rPr>
            </w:pPr>
          </w:p>
        </w:tc>
        <w:tc>
          <w:tcPr>
            <w:tcW w:w="1276" w:type="dxa"/>
            <w:vMerge/>
            <w:tcBorders>
              <w:top w:val="single" w:sz="6" w:space="0" w:color="auto"/>
              <w:left w:val="single" w:sz="6" w:space="0" w:color="auto"/>
              <w:bottom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Pr>
          <w:p w:rsidR="006D317B" w:rsidRDefault="006D317B">
            <w:pPr>
              <w:spacing w:after="0"/>
              <w:jc w:val="center"/>
              <w:rPr>
                <w:snapToGrid w:val="0"/>
                <w:color w:val="000000"/>
                <w:lang w:val="nl-NL"/>
              </w:rPr>
            </w:pPr>
            <w:r>
              <w:rPr>
                <w:snapToGrid w:val="0"/>
                <w:color w:val="000000"/>
                <w:lang w:val="nl-NL"/>
              </w:rPr>
              <w:t>/</w:t>
            </w:r>
          </w:p>
        </w:tc>
        <w:tc>
          <w:tcPr>
            <w:tcW w:w="1134" w:type="dxa"/>
            <w:tcBorders>
              <w:left w:val="nil"/>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 km/h</w:t>
            </w:r>
          </w:p>
        </w:tc>
        <w:tc>
          <w:tcPr>
            <w:tcW w:w="992" w:type="dxa"/>
            <w:tcBorders>
              <w:left w:val="single" w:sz="6" w:space="0" w:color="auto"/>
            </w:tcBorders>
          </w:tcPr>
          <w:p w:rsidR="006D317B" w:rsidRDefault="006D317B">
            <w:pPr>
              <w:spacing w:after="0"/>
              <w:jc w:val="center"/>
              <w:rPr>
                <w:snapToGrid w:val="0"/>
                <w:color w:val="000000"/>
                <w:lang w:val="nl-NL"/>
              </w:rPr>
            </w:pPr>
            <w:r>
              <w:rPr>
                <w:snapToGrid w:val="0"/>
                <w:color w:val="000000"/>
                <w:lang w:val="nl-NL"/>
              </w:rPr>
              <w:t>9,1 dB</w:t>
            </w:r>
          </w:p>
        </w:tc>
        <w:tc>
          <w:tcPr>
            <w:tcW w:w="142" w:type="dxa"/>
          </w:tcPr>
          <w:p w:rsidR="006D317B" w:rsidRDefault="006D317B">
            <w:pPr>
              <w:spacing w:after="0"/>
              <w:jc w:val="center"/>
              <w:rPr>
                <w:snapToGrid w:val="0"/>
                <w:color w:val="000000"/>
                <w:lang w:val="nl-NL"/>
              </w:rPr>
            </w:pPr>
            <w:r>
              <w:rPr>
                <w:snapToGrid w:val="0"/>
                <w:color w:val="000000"/>
                <w:lang w:val="nl-NL"/>
              </w:rPr>
              <w:t>/</w:t>
            </w:r>
          </w:p>
        </w:tc>
        <w:tc>
          <w:tcPr>
            <w:tcW w:w="850" w:type="dxa"/>
            <w:tcBorders>
              <w:left w:val="nil"/>
              <w:right w:val="double" w:sz="4" w:space="0" w:color="auto"/>
            </w:tcBorders>
          </w:tcPr>
          <w:p w:rsidR="006D317B" w:rsidRDefault="006D317B">
            <w:pPr>
              <w:spacing w:after="0"/>
              <w:jc w:val="center"/>
              <w:rPr>
                <w:snapToGrid w:val="0"/>
                <w:color w:val="000000"/>
                <w:lang w:val="nl-NL"/>
              </w:rPr>
            </w:pPr>
            <w:r>
              <w:rPr>
                <w:snapToGrid w:val="0"/>
                <w:color w:val="000000"/>
                <w:lang w:val="nl-NL"/>
              </w:rPr>
              <w:t>18 dB</w:t>
            </w:r>
          </w:p>
        </w:tc>
        <w:tc>
          <w:tcPr>
            <w:tcW w:w="1134" w:type="dxa"/>
            <w:tcBorders>
              <w:left w:val="nil"/>
              <w:right w:val="single" w:sz="6" w:space="0" w:color="auto"/>
            </w:tcBorders>
          </w:tcPr>
          <w:p w:rsidR="006D317B" w:rsidRDefault="006D317B">
            <w:pPr>
              <w:spacing w:after="0"/>
              <w:jc w:val="center"/>
              <w:rPr>
                <w:snapToGrid w:val="0"/>
                <w:color w:val="000000"/>
                <w:lang w:val="nl-NL"/>
              </w:rPr>
            </w:pPr>
          </w:p>
        </w:tc>
        <w:tc>
          <w:tcPr>
            <w:tcW w:w="1276"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 km/h</w:t>
            </w:r>
          </w:p>
        </w:tc>
        <w:tc>
          <w:tcPr>
            <w:tcW w:w="992" w:type="dxa"/>
            <w:tcBorders>
              <w:top w:val="single" w:sz="6" w:space="0" w:color="auto"/>
              <w:left w:val="single" w:sz="6" w:space="0" w:color="auto"/>
            </w:tcBorders>
          </w:tcPr>
          <w:p w:rsidR="006D317B" w:rsidRDefault="006D317B">
            <w:pPr>
              <w:spacing w:after="0"/>
              <w:jc w:val="center"/>
              <w:rPr>
                <w:snapToGrid w:val="0"/>
                <w:color w:val="000000"/>
                <w:lang w:val="de-DE"/>
              </w:rPr>
            </w:pPr>
            <w:r>
              <w:rPr>
                <w:snapToGrid w:val="0"/>
                <w:color w:val="000000"/>
                <w:lang w:val="de-DE"/>
              </w:rPr>
              <w:t>4,5 dB</w:t>
            </w:r>
          </w:p>
        </w:tc>
        <w:tc>
          <w:tcPr>
            <w:tcW w:w="142"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16,3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 kbps</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9,1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10,4 dB</w:t>
            </w:r>
          </w:p>
        </w:tc>
        <w:tc>
          <w:tcPr>
            <w:tcW w:w="1134" w:type="dxa"/>
            <w:tcBorders>
              <w:left w:val="nil"/>
              <w:right w:val="single" w:sz="6" w:space="0" w:color="auto"/>
            </w:tcBorders>
          </w:tcPr>
          <w:p w:rsidR="006D317B" w:rsidRDefault="006D317B">
            <w:pPr>
              <w:spacing w:after="0"/>
              <w:jc w:val="center"/>
              <w:rPr>
                <w:snapToGrid w:val="0"/>
                <w:color w:val="000000"/>
                <w:lang w:val="de-DE"/>
              </w:rPr>
            </w:pPr>
            <w:r>
              <w:rPr>
                <w:snapToGrid w:val="0"/>
                <w:color w:val="000000"/>
                <w:lang w:val="de-DE"/>
              </w:rPr>
              <w:t>64 kbps</w:t>
            </w: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4,5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7,9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9,2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10,2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4,5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6,5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9,8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11,9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4,6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7,8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after="0"/>
              <w:jc w:val="center"/>
              <w:rPr>
                <w:snapToGrid w:val="0"/>
                <w:color w:val="000000"/>
                <w:lang w:val="de-DE"/>
              </w:rPr>
            </w:pPr>
            <w:r>
              <w:rPr>
                <w:snapToGrid w:val="0"/>
                <w:color w:val="000000"/>
                <w:lang w:val="de-DE"/>
              </w:rPr>
              <w:t>8,2 dB</w:t>
            </w:r>
          </w:p>
        </w:tc>
        <w:tc>
          <w:tcPr>
            <w:tcW w:w="142"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20,6 dB</w:t>
            </w:r>
          </w:p>
        </w:tc>
        <w:tc>
          <w:tcPr>
            <w:tcW w:w="1134" w:type="dxa"/>
            <w:tcBorders>
              <w:top w:val="single" w:sz="6" w:space="0" w:color="auto"/>
              <w:left w:val="nil"/>
              <w:right w:val="single" w:sz="6" w:space="0" w:color="auto"/>
            </w:tcBorders>
          </w:tcPr>
          <w:p w:rsidR="006D317B" w:rsidRDefault="006D317B">
            <w:pPr>
              <w:spacing w:after="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after="0"/>
              <w:jc w:val="center"/>
              <w:rPr>
                <w:snapToGrid w:val="0"/>
                <w:color w:val="000000"/>
                <w:lang w:val="de-DE"/>
              </w:rPr>
            </w:pPr>
            <w:r>
              <w:rPr>
                <w:snapToGrid w:val="0"/>
                <w:color w:val="000000"/>
                <w:lang w:val="de-DE"/>
              </w:rPr>
              <w:t>3,9 dB</w:t>
            </w:r>
          </w:p>
        </w:tc>
        <w:tc>
          <w:tcPr>
            <w:tcW w:w="142"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15,7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4.75 kbps</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8,3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12,4 dB</w:t>
            </w:r>
          </w:p>
        </w:tc>
        <w:tc>
          <w:tcPr>
            <w:tcW w:w="1134" w:type="dxa"/>
            <w:tcBorders>
              <w:left w:val="nil"/>
              <w:right w:val="single" w:sz="6" w:space="0" w:color="auto"/>
            </w:tcBorders>
          </w:tcPr>
          <w:p w:rsidR="006D317B" w:rsidRDefault="006D317B">
            <w:pPr>
              <w:spacing w:after="0"/>
              <w:jc w:val="center"/>
              <w:rPr>
                <w:snapToGrid w:val="0"/>
                <w:color w:val="000000"/>
                <w:lang w:val="de-DE"/>
              </w:rPr>
            </w:pPr>
            <w:r>
              <w:rPr>
                <w:snapToGrid w:val="0"/>
                <w:color w:val="000000"/>
                <w:lang w:val="de-DE"/>
              </w:rPr>
              <w:t>144 kbps</w:t>
            </w: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3,9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7,4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8,2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10,7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3,8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6,1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8,6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11,2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4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8,6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after="0"/>
              <w:jc w:val="center"/>
              <w:rPr>
                <w:snapToGrid w:val="0"/>
                <w:color w:val="000000"/>
                <w:lang w:val="de-DE"/>
              </w:rPr>
            </w:pPr>
            <w:r>
              <w:rPr>
                <w:snapToGrid w:val="0"/>
                <w:color w:val="000000"/>
                <w:lang w:val="de-DE"/>
              </w:rPr>
              <w:t>7,8 dB</w:t>
            </w:r>
          </w:p>
        </w:tc>
        <w:tc>
          <w:tcPr>
            <w:tcW w:w="142"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20,3 dB</w:t>
            </w:r>
          </w:p>
        </w:tc>
        <w:tc>
          <w:tcPr>
            <w:tcW w:w="1134" w:type="dxa"/>
            <w:tcBorders>
              <w:top w:val="single" w:sz="6" w:space="0" w:color="auto"/>
              <w:left w:val="nil"/>
              <w:right w:val="single" w:sz="6" w:space="0" w:color="auto"/>
            </w:tcBorders>
          </w:tcPr>
          <w:p w:rsidR="006D317B" w:rsidRDefault="006D317B">
            <w:pPr>
              <w:spacing w:after="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after="0"/>
              <w:jc w:val="center"/>
              <w:rPr>
                <w:snapToGrid w:val="0"/>
                <w:color w:val="000000"/>
                <w:lang w:val="de-DE"/>
              </w:rPr>
            </w:pPr>
            <w:r>
              <w:rPr>
                <w:snapToGrid w:val="0"/>
                <w:color w:val="000000"/>
                <w:lang w:val="de-DE"/>
              </w:rPr>
              <w:t>4,1 dB</w:t>
            </w:r>
          </w:p>
        </w:tc>
        <w:tc>
          <w:tcPr>
            <w:tcW w:w="142" w:type="dxa"/>
            <w:tcBorders>
              <w:top w:val="single" w:sz="6" w:space="0" w:color="auto"/>
            </w:tcBorders>
          </w:tcPr>
          <w:p w:rsidR="006D317B" w:rsidRDefault="006D317B">
            <w:pPr>
              <w:spacing w:after="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18,8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12.2 kbps</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7,8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12,2 dB</w:t>
            </w:r>
          </w:p>
        </w:tc>
        <w:tc>
          <w:tcPr>
            <w:tcW w:w="1134" w:type="dxa"/>
            <w:tcBorders>
              <w:left w:val="nil"/>
              <w:right w:val="single" w:sz="6" w:space="0" w:color="auto"/>
            </w:tcBorders>
          </w:tcPr>
          <w:p w:rsidR="006D317B" w:rsidRDefault="006D317B">
            <w:pPr>
              <w:spacing w:after="0"/>
              <w:jc w:val="center"/>
              <w:rPr>
                <w:snapToGrid w:val="0"/>
                <w:color w:val="000000"/>
                <w:lang w:val="de-DE"/>
              </w:rPr>
            </w:pPr>
            <w:r>
              <w:rPr>
                <w:snapToGrid w:val="0"/>
                <w:color w:val="000000"/>
                <w:lang w:val="de-DE"/>
              </w:rPr>
              <w:t>384 kbps</w:t>
            </w: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3,9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11,8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7,8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10,2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after="0"/>
              <w:jc w:val="center"/>
              <w:rPr>
                <w:snapToGrid w:val="0"/>
                <w:color w:val="000000"/>
                <w:lang w:val="de-DE"/>
              </w:rPr>
            </w:pPr>
            <w:r>
              <w:rPr>
                <w:snapToGrid w:val="0"/>
                <w:color w:val="000000"/>
                <w:lang w:val="de-DE"/>
              </w:rPr>
              <w:t>3,9 dB</w:t>
            </w:r>
          </w:p>
        </w:tc>
        <w:tc>
          <w:tcPr>
            <w:tcW w:w="142" w:type="dxa"/>
          </w:tcPr>
          <w:p w:rsidR="006D317B" w:rsidRDefault="006D317B">
            <w:pPr>
              <w:spacing w:after="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after="0"/>
              <w:jc w:val="center"/>
              <w:rPr>
                <w:snapToGrid w:val="0"/>
                <w:color w:val="000000"/>
                <w:lang w:val="de-DE"/>
              </w:rPr>
            </w:pPr>
            <w:r>
              <w:rPr>
                <w:snapToGrid w:val="0"/>
                <w:color w:val="000000"/>
                <w:lang w:val="de-DE"/>
              </w:rPr>
              <w:t>9,8 dB</w:t>
            </w:r>
          </w:p>
        </w:tc>
      </w:tr>
      <w:tr w:rsidR="006D317B">
        <w:tblPrEx>
          <w:tblCellMar>
            <w:top w:w="0" w:type="dxa"/>
            <w:bottom w:w="0" w:type="dxa"/>
          </w:tblCellMar>
        </w:tblPrEx>
        <w:trPr>
          <w:trHeight w:val="251"/>
          <w:jc w:val="center"/>
        </w:trPr>
        <w:tc>
          <w:tcPr>
            <w:tcW w:w="1023" w:type="dxa"/>
            <w:tcBorders>
              <w:left w:val="double" w:sz="4" w:space="0" w:color="auto"/>
              <w:bottom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bottom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after="0"/>
              <w:jc w:val="center"/>
              <w:rPr>
                <w:snapToGrid w:val="0"/>
                <w:color w:val="000000"/>
                <w:lang w:val="de-DE"/>
              </w:rPr>
            </w:pPr>
            <w:r>
              <w:rPr>
                <w:snapToGrid w:val="0"/>
                <w:color w:val="000000"/>
                <w:lang w:val="de-DE"/>
              </w:rPr>
              <w:t>8 dB</w:t>
            </w:r>
          </w:p>
        </w:tc>
        <w:tc>
          <w:tcPr>
            <w:tcW w:w="142" w:type="dxa"/>
            <w:tcBorders>
              <w:bottom w:val="double" w:sz="4" w:space="0" w:color="auto"/>
            </w:tcBorders>
          </w:tcPr>
          <w:p w:rsidR="006D317B" w:rsidRDefault="006D317B">
            <w:pPr>
              <w:spacing w:after="0"/>
              <w:jc w:val="center"/>
              <w:rPr>
                <w:snapToGrid w:val="0"/>
                <w:color w:val="000000"/>
                <w:lang w:val="de-DE"/>
              </w:rPr>
            </w:pPr>
            <w:r>
              <w:rPr>
                <w:snapToGrid w:val="0"/>
                <w:color w:val="000000"/>
                <w:lang w:val="de-DE"/>
              </w:rPr>
              <w:t>/</w:t>
            </w:r>
          </w:p>
        </w:tc>
        <w:tc>
          <w:tcPr>
            <w:tcW w:w="850" w:type="dxa"/>
            <w:tcBorders>
              <w:left w:val="nil"/>
              <w:bottom w:val="double" w:sz="4" w:space="0" w:color="auto"/>
              <w:right w:val="double" w:sz="4" w:space="0" w:color="auto"/>
            </w:tcBorders>
          </w:tcPr>
          <w:p w:rsidR="006D317B" w:rsidRDefault="006D317B">
            <w:pPr>
              <w:spacing w:after="0"/>
              <w:jc w:val="center"/>
              <w:rPr>
                <w:snapToGrid w:val="0"/>
                <w:color w:val="000000"/>
                <w:lang w:val="de-DE"/>
              </w:rPr>
            </w:pPr>
            <w:r>
              <w:rPr>
                <w:snapToGrid w:val="0"/>
                <w:color w:val="000000"/>
                <w:lang w:val="de-DE"/>
              </w:rPr>
              <w:t>10,9 dB</w:t>
            </w:r>
          </w:p>
        </w:tc>
        <w:tc>
          <w:tcPr>
            <w:tcW w:w="1134" w:type="dxa"/>
            <w:tcBorders>
              <w:left w:val="nil"/>
              <w:bottom w:val="double" w:sz="4" w:space="0" w:color="auto"/>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bottom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after="0"/>
              <w:jc w:val="center"/>
              <w:rPr>
                <w:snapToGrid w:val="0"/>
                <w:color w:val="000000"/>
              </w:rPr>
            </w:pPr>
            <w:r>
              <w:rPr>
                <w:snapToGrid w:val="0"/>
                <w:color w:val="000000"/>
              </w:rPr>
              <w:t>3,9 dB</w:t>
            </w:r>
          </w:p>
        </w:tc>
        <w:tc>
          <w:tcPr>
            <w:tcW w:w="142" w:type="dxa"/>
            <w:tcBorders>
              <w:bottom w:val="double" w:sz="4" w:space="0" w:color="auto"/>
            </w:tcBorders>
          </w:tcPr>
          <w:p w:rsidR="006D317B" w:rsidRDefault="006D317B">
            <w:pPr>
              <w:spacing w:after="0"/>
              <w:jc w:val="center"/>
              <w:rPr>
                <w:snapToGrid w:val="0"/>
                <w:color w:val="000000"/>
              </w:rPr>
            </w:pPr>
            <w:r>
              <w:rPr>
                <w:snapToGrid w:val="0"/>
                <w:color w:val="000000"/>
              </w:rPr>
              <w:t>/</w:t>
            </w:r>
          </w:p>
        </w:tc>
        <w:tc>
          <w:tcPr>
            <w:tcW w:w="1134" w:type="dxa"/>
            <w:tcBorders>
              <w:left w:val="nil"/>
              <w:bottom w:val="double" w:sz="4" w:space="0" w:color="auto"/>
              <w:right w:val="double" w:sz="4" w:space="0" w:color="auto"/>
            </w:tcBorders>
          </w:tcPr>
          <w:p w:rsidR="006D317B" w:rsidRDefault="006D317B">
            <w:pPr>
              <w:spacing w:after="0"/>
              <w:jc w:val="center"/>
              <w:rPr>
                <w:snapToGrid w:val="0"/>
                <w:color w:val="000000"/>
              </w:rPr>
            </w:pPr>
            <w:r>
              <w:rPr>
                <w:snapToGrid w:val="0"/>
                <w:color w:val="000000"/>
              </w:rPr>
              <w:t>10,8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27</w:t>
        </w:r>
      </w:fldSimple>
      <w:r>
        <w:t xml:space="preserve"> -DCH requirements in ITU channel model A conditions - Uplink</w:t>
      </w:r>
    </w:p>
    <w:p w:rsidR="006D317B" w:rsidRDefault="006D317B">
      <w:pPr>
        <w:pStyle w:val="Heading4"/>
        <w:tabs>
          <w:tab w:val="clear" w:pos="2520"/>
        </w:tabs>
      </w:pPr>
      <w:bookmarkStart w:id="589" w:name="_Toc72569434"/>
      <w:r>
        <w:t>Demodulation in ITU channel model B conditions</w:t>
      </w:r>
      <w:bookmarkEnd w:id="589"/>
    </w:p>
    <w:tbl>
      <w:tblPr>
        <w:tblW w:w="0" w:type="auto"/>
        <w:jc w:val="center"/>
        <w:tblLayout w:type="fixed"/>
        <w:tblCellMar>
          <w:left w:w="30" w:type="dxa"/>
          <w:right w:w="30" w:type="dxa"/>
        </w:tblCellMar>
        <w:tblLook w:val="0000"/>
      </w:tblPr>
      <w:tblGrid>
        <w:gridCol w:w="993"/>
        <w:gridCol w:w="1134"/>
        <w:gridCol w:w="992"/>
        <w:gridCol w:w="142"/>
        <w:gridCol w:w="850"/>
        <w:gridCol w:w="1134"/>
        <w:gridCol w:w="1276"/>
        <w:gridCol w:w="992"/>
        <w:gridCol w:w="142"/>
        <w:gridCol w:w="1134"/>
      </w:tblGrid>
      <w:tr w:rsidR="006D317B">
        <w:tblPrEx>
          <w:tblCellMar>
            <w:top w:w="0" w:type="dxa"/>
            <w:bottom w:w="0" w:type="dxa"/>
          </w:tblCellMar>
        </w:tblPrEx>
        <w:trPr>
          <w:cantSplit/>
          <w:trHeight w:val="251"/>
          <w:jc w:val="center"/>
        </w:trPr>
        <w:tc>
          <w:tcPr>
            <w:tcW w:w="1023" w:type="dxa"/>
            <w:vMerge w:val="restart"/>
            <w:tcBorders>
              <w:top w:val="double" w:sz="4" w:space="0" w:color="auto"/>
              <w:left w:val="double" w:sz="4" w:space="0" w:color="auto"/>
            </w:tcBorders>
          </w:tcPr>
          <w:p w:rsidR="006D317B" w:rsidRDefault="006D317B">
            <w:pPr>
              <w:spacing w:after="0"/>
              <w:jc w:val="center"/>
              <w:rPr>
                <w:snapToGrid w:val="0"/>
                <w:color w:val="000000"/>
              </w:rPr>
            </w:pPr>
            <w:r>
              <w:rPr>
                <w:snapToGrid w:val="0"/>
                <w:color w:val="000000"/>
              </w:rPr>
              <w:t>Data rate</w:t>
            </w:r>
          </w:p>
        </w:tc>
        <w:tc>
          <w:tcPr>
            <w:tcW w:w="1134" w:type="dxa"/>
            <w:vMerge w:val="restart"/>
            <w:tcBorders>
              <w:top w:val="double" w:sz="4" w:space="0" w:color="auto"/>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1984" w:type="dxa"/>
            <w:gridSpan w:val="3"/>
            <w:tcBorders>
              <w:top w:val="double" w:sz="4" w:space="0" w:color="auto"/>
              <w:left w:val="single" w:sz="6"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19" type="#_x0000_t75" style="width:17.25pt;height:27pt" o:ole="" fillcolor="window">
                  <v:imagedata r:id="rId146" o:title=""/>
                </v:shape>
                <o:OLEObject Type="Embed" ProgID="Equation.3" ShapeID="_x0000_i1119" DrawAspect="Content" ObjectID="_1468164667" r:id="rId150"/>
              </w:object>
            </w:r>
          </w:p>
        </w:tc>
        <w:tc>
          <w:tcPr>
            <w:tcW w:w="1134" w:type="dxa"/>
            <w:vMerge w:val="restart"/>
            <w:tcBorders>
              <w:top w:val="double" w:sz="4" w:space="0" w:color="auto"/>
              <w:left w:val="nil"/>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Data rate</w:t>
            </w:r>
          </w:p>
        </w:tc>
        <w:tc>
          <w:tcPr>
            <w:tcW w:w="1276" w:type="dxa"/>
            <w:vMerge w:val="restart"/>
            <w:tcBorders>
              <w:top w:val="double"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2268" w:type="dxa"/>
            <w:gridSpan w:val="3"/>
            <w:tcBorders>
              <w:top w:val="double" w:sz="4"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20" type="#_x0000_t75" style="width:17.25pt;height:27pt" o:ole="" fillcolor="window">
                  <v:imagedata r:id="rId146" o:title=""/>
                </v:shape>
                <o:OLEObject Type="Embed" ProgID="Equation.3" ShapeID="_x0000_i1120" DrawAspect="Content" ObjectID="_1468164668" r:id="rId151"/>
              </w:object>
            </w:r>
          </w:p>
        </w:tc>
      </w:tr>
      <w:tr w:rsidR="006D317B">
        <w:tblPrEx>
          <w:tblCellMar>
            <w:top w:w="0" w:type="dxa"/>
            <w:bottom w:w="0" w:type="dxa"/>
          </w:tblCellMar>
        </w:tblPrEx>
        <w:trPr>
          <w:cantSplit/>
          <w:trHeight w:val="251"/>
          <w:jc w:val="center"/>
        </w:trPr>
        <w:tc>
          <w:tcPr>
            <w:tcW w:w="1023" w:type="dxa"/>
            <w:vMerge/>
            <w:tcBorders>
              <w:top w:val="nil"/>
              <w:left w:val="double" w:sz="4" w:space="0" w:color="auto"/>
              <w:right w:val="single" w:sz="6" w:space="0" w:color="auto"/>
            </w:tcBorders>
          </w:tcPr>
          <w:p w:rsidR="006D317B" w:rsidRDefault="006D317B">
            <w:pPr>
              <w:spacing w:after="0"/>
              <w:jc w:val="center"/>
              <w:rPr>
                <w:snapToGrid w:val="0"/>
                <w:color w:val="000000"/>
              </w:rPr>
            </w:pPr>
          </w:p>
        </w:tc>
        <w:tc>
          <w:tcPr>
            <w:tcW w:w="1134" w:type="dxa"/>
            <w:vMerge/>
            <w:tcBorders>
              <w:top w:val="nil"/>
              <w:left w:val="single" w:sz="6" w:space="0" w:color="auto"/>
              <w:right w:val="single" w:sz="6" w:space="0" w:color="auto"/>
            </w:tcBorders>
          </w:tcPr>
          <w:p w:rsidR="006D317B" w:rsidRDefault="006D317B">
            <w:pPr>
              <w:spacing w:after="0"/>
              <w:jc w:val="center"/>
              <w:rPr>
                <w:snapToGrid w:val="0"/>
                <w:color w:val="000000"/>
              </w:rPr>
            </w:pPr>
          </w:p>
        </w:tc>
        <w:tc>
          <w:tcPr>
            <w:tcW w:w="992" w:type="dxa"/>
            <w:tcBorders>
              <w:left w:val="single" w:sz="6" w:space="0" w:color="auto"/>
              <w:bottom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Borders>
              <w:bottom w:val="single" w:sz="6" w:space="0" w:color="auto"/>
            </w:tcBorders>
          </w:tcPr>
          <w:p w:rsidR="006D317B" w:rsidRDefault="006D317B">
            <w:pPr>
              <w:spacing w:after="0"/>
              <w:jc w:val="center"/>
              <w:rPr>
                <w:snapToGrid w:val="0"/>
                <w:color w:val="000000"/>
                <w:lang w:val="nl-NL"/>
              </w:rPr>
            </w:pPr>
            <w:r>
              <w:rPr>
                <w:snapToGrid w:val="0"/>
                <w:color w:val="000000"/>
                <w:lang w:val="nl-NL"/>
              </w:rPr>
              <w:t>/</w:t>
            </w:r>
          </w:p>
        </w:tc>
        <w:tc>
          <w:tcPr>
            <w:tcW w:w="850" w:type="dxa"/>
            <w:tcBorders>
              <w:left w:val="nil"/>
              <w:bottom w:val="single" w:sz="6" w:space="0" w:color="auto"/>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c>
          <w:tcPr>
            <w:tcW w:w="1134" w:type="dxa"/>
            <w:vMerge/>
            <w:tcBorders>
              <w:top w:val="single" w:sz="6" w:space="0" w:color="auto"/>
              <w:left w:val="nil"/>
              <w:bottom w:val="single" w:sz="6" w:space="0" w:color="auto"/>
              <w:right w:val="single" w:sz="6" w:space="0" w:color="auto"/>
            </w:tcBorders>
          </w:tcPr>
          <w:p w:rsidR="006D317B" w:rsidRDefault="006D317B">
            <w:pPr>
              <w:spacing w:after="0"/>
              <w:jc w:val="center"/>
              <w:rPr>
                <w:snapToGrid w:val="0"/>
                <w:color w:val="000000"/>
                <w:lang w:val="nl-NL"/>
              </w:rPr>
            </w:pPr>
          </w:p>
        </w:tc>
        <w:tc>
          <w:tcPr>
            <w:tcW w:w="1276" w:type="dxa"/>
            <w:vMerge/>
            <w:tcBorders>
              <w:top w:val="single" w:sz="6" w:space="0" w:color="auto"/>
              <w:left w:val="single" w:sz="6" w:space="0" w:color="auto"/>
              <w:bottom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Pr>
          <w:p w:rsidR="006D317B" w:rsidRDefault="006D317B">
            <w:pPr>
              <w:spacing w:after="0"/>
              <w:jc w:val="center"/>
              <w:rPr>
                <w:snapToGrid w:val="0"/>
                <w:color w:val="000000"/>
                <w:lang w:val="nl-NL"/>
              </w:rPr>
            </w:pPr>
            <w:r>
              <w:rPr>
                <w:snapToGrid w:val="0"/>
                <w:color w:val="000000"/>
                <w:lang w:val="nl-NL"/>
              </w:rPr>
              <w:t>/</w:t>
            </w:r>
          </w:p>
        </w:tc>
        <w:tc>
          <w:tcPr>
            <w:tcW w:w="1134" w:type="dxa"/>
            <w:tcBorders>
              <w:left w:val="nil"/>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3 km/h</w:t>
            </w:r>
          </w:p>
        </w:tc>
        <w:tc>
          <w:tcPr>
            <w:tcW w:w="992" w:type="dxa"/>
            <w:tcBorders>
              <w:left w:val="single" w:sz="6" w:space="0" w:color="auto"/>
            </w:tcBorders>
          </w:tcPr>
          <w:p w:rsidR="006D317B" w:rsidRDefault="006D317B">
            <w:pPr>
              <w:spacing w:before="20" w:after="20"/>
              <w:jc w:val="center"/>
              <w:rPr>
                <w:snapToGrid w:val="0"/>
                <w:color w:val="000000"/>
                <w:lang w:val="nl-NL"/>
              </w:rPr>
            </w:pPr>
            <w:r>
              <w:rPr>
                <w:snapToGrid w:val="0"/>
                <w:color w:val="000000"/>
                <w:lang w:val="nl-NL"/>
              </w:rPr>
              <w:t>9,2 dB</w:t>
            </w:r>
          </w:p>
        </w:tc>
        <w:tc>
          <w:tcPr>
            <w:tcW w:w="142" w:type="dxa"/>
          </w:tcPr>
          <w:p w:rsidR="006D317B" w:rsidRDefault="006D317B">
            <w:pPr>
              <w:spacing w:before="20" w:after="20"/>
              <w:jc w:val="center"/>
              <w:rPr>
                <w:snapToGrid w:val="0"/>
                <w:color w:val="000000"/>
                <w:lang w:val="nl-NL"/>
              </w:rPr>
            </w:pPr>
            <w:r>
              <w:rPr>
                <w:snapToGrid w:val="0"/>
                <w:color w:val="000000"/>
                <w:lang w:val="nl-NL"/>
              </w:rPr>
              <w:t>/</w:t>
            </w:r>
          </w:p>
        </w:tc>
        <w:tc>
          <w:tcPr>
            <w:tcW w:w="850" w:type="dxa"/>
            <w:tcBorders>
              <w:left w:val="nil"/>
              <w:right w:val="double" w:sz="4" w:space="0" w:color="auto"/>
            </w:tcBorders>
          </w:tcPr>
          <w:p w:rsidR="006D317B" w:rsidRDefault="006D317B">
            <w:pPr>
              <w:spacing w:before="20" w:after="20"/>
              <w:jc w:val="center"/>
              <w:rPr>
                <w:snapToGrid w:val="0"/>
                <w:color w:val="000000"/>
                <w:lang w:val="nl-NL"/>
              </w:rPr>
            </w:pPr>
            <w:r>
              <w:rPr>
                <w:snapToGrid w:val="0"/>
                <w:color w:val="000000"/>
                <w:lang w:val="nl-NL"/>
              </w:rPr>
              <w:t>17,2 dB</w:t>
            </w:r>
          </w:p>
        </w:tc>
        <w:tc>
          <w:tcPr>
            <w:tcW w:w="1134" w:type="dxa"/>
            <w:tcBorders>
              <w:left w:val="nil"/>
              <w:right w:val="single" w:sz="6" w:space="0" w:color="auto"/>
            </w:tcBorders>
          </w:tcPr>
          <w:p w:rsidR="006D317B" w:rsidRDefault="006D317B">
            <w:pPr>
              <w:spacing w:after="0"/>
              <w:jc w:val="center"/>
              <w:rPr>
                <w:snapToGrid w:val="0"/>
                <w:color w:val="000000"/>
                <w:lang w:val="nl-NL"/>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4,8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15,2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10,4 dB</w:t>
            </w:r>
          </w:p>
        </w:tc>
        <w:tc>
          <w:tcPr>
            <w:tcW w:w="1134" w:type="dxa"/>
            <w:tcBorders>
              <w:left w:val="nil"/>
              <w:right w:val="single" w:sz="6" w:space="0" w:color="auto"/>
            </w:tcBorders>
          </w:tcPr>
          <w:p w:rsidR="006D317B" w:rsidRDefault="006D317B">
            <w:pPr>
              <w:spacing w:after="0"/>
              <w:jc w:val="center"/>
              <w:rPr>
                <w:snapToGrid w:val="0"/>
                <w:color w:val="000000"/>
                <w:lang w:val="de-DE"/>
              </w:rPr>
            </w:pPr>
            <w:r>
              <w:rPr>
                <w:snapToGrid w:val="0"/>
                <w:color w:val="000000"/>
                <w:lang w:val="de-DE"/>
              </w:rPr>
              <w:t>64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4,8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7,8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9,4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10,1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4,7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6,4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10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11,8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7,6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8,5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19,5 dB</w:t>
            </w:r>
          </w:p>
        </w:tc>
        <w:tc>
          <w:tcPr>
            <w:tcW w:w="1134" w:type="dxa"/>
            <w:tcBorders>
              <w:top w:val="single" w:sz="6" w:space="0" w:color="auto"/>
              <w:left w:val="nil"/>
              <w:right w:val="single" w:sz="6" w:space="0" w:color="auto"/>
            </w:tcBorders>
          </w:tcPr>
          <w:p w:rsidR="006D317B" w:rsidRDefault="006D317B">
            <w:pPr>
              <w:spacing w:after="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4,2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14,6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4.75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8,5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12,3 dB</w:t>
            </w:r>
          </w:p>
        </w:tc>
        <w:tc>
          <w:tcPr>
            <w:tcW w:w="1134" w:type="dxa"/>
            <w:tcBorders>
              <w:left w:val="nil"/>
              <w:right w:val="single" w:sz="6" w:space="0" w:color="auto"/>
            </w:tcBorders>
          </w:tcPr>
          <w:p w:rsidR="006D317B" w:rsidRDefault="006D317B">
            <w:pPr>
              <w:spacing w:after="0"/>
              <w:jc w:val="center"/>
              <w:rPr>
                <w:snapToGrid w:val="0"/>
                <w:color w:val="000000"/>
                <w:lang w:val="de-DE"/>
              </w:rPr>
            </w:pPr>
            <w:r>
              <w:rPr>
                <w:snapToGrid w:val="0"/>
                <w:color w:val="000000"/>
                <w:lang w:val="de-DE"/>
              </w:rPr>
              <w:t>144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7,2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8,5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10,5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8,8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11,1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4,3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8,5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8,1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19,2 dB</w:t>
            </w:r>
          </w:p>
        </w:tc>
        <w:tc>
          <w:tcPr>
            <w:tcW w:w="1134" w:type="dxa"/>
            <w:tcBorders>
              <w:top w:val="single" w:sz="6" w:space="0" w:color="auto"/>
              <w:left w:val="nil"/>
              <w:right w:val="single" w:sz="6" w:space="0" w:color="auto"/>
            </w:tcBorders>
          </w:tcPr>
          <w:p w:rsidR="006D317B" w:rsidRDefault="006D317B">
            <w:pPr>
              <w:spacing w:after="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4,7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17,4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12.2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12 dB</w:t>
            </w:r>
          </w:p>
        </w:tc>
        <w:tc>
          <w:tcPr>
            <w:tcW w:w="1134" w:type="dxa"/>
            <w:tcBorders>
              <w:left w:val="nil"/>
              <w:right w:val="single" w:sz="6" w:space="0" w:color="auto"/>
            </w:tcBorders>
          </w:tcPr>
          <w:p w:rsidR="006D317B" w:rsidRDefault="006D317B">
            <w:pPr>
              <w:spacing w:after="0"/>
              <w:jc w:val="center"/>
              <w:rPr>
                <w:snapToGrid w:val="0"/>
                <w:color w:val="000000"/>
                <w:lang w:val="de-DE"/>
              </w:rPr>
            </w:pPr>
            <w:r>
              <w:rPr>
                <w:snapToGrid w:val="0"/>
                <w:color w:val="000000"/>
                <w:lang w:val="de-DE"/>
              </w:rPr>
              <w:t>384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4,3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11,3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10,1 dB</w:t>
            </w:r>
          </w:p>
        </w:tc>
        <w:tc>
          <w:tcPr>
            <w:tcW w:w="1134" w:type="dxa"/>
            <w:tcBorders>
              <w:left w:val="nil"/>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4,2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9,3 dB</w:t>
            </w:r>
          </w:p>
        </w:tc>
      </w:tr>
      <w:tr w:rsidR="006D317B">
        <w:tblPrEx>
          <w:tblCellMar>
            <w:top w:w="0" w:type="dxa"/>
            <w:bottom w:w="0" w:type="dxa"/>
          </w:tblCellMar>
        </w:tblPrEx>
        <w:trPr>
          <w:trHeight w:val="251"/>
          <w:jc w:val="center"/>
        </w:trPr>
        <w:tc>
          <w:tcPr>
            <w:tcW w:w="1023" w:type="dxa"/>
            <w:tcBorders>
              <w:left w:val="double" w:sz="4" w:space="0" w:color="auto"/>
              <w:bottom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8,3 dB</w:t>
            </w:r>
          </w:p>
        </w:tc>
        <w:tc>
          <w:tcPr>
            <w:tcW w:w="142" w:type="dxa"/>
            <w:tcBorders>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bottom w:val="double" w:sz="4" w:space="0" w:color="auto"/>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10,8 dB</w:t>
            </w:r>
          </w:p>
        </w:tc>
        <w:tc>
          <w:tcPr>
            <w:tcW w:w="1134" w:type="dxa"/>
            <w:tcBorders>
              <w:left w:val="nil"/>
              <w:bottom w:val="double" w:sz="4" w:space="0" w:color="auto"/>
              <w:right w:val="single" w:sz="6" w:space="0" w:color="auto"/>
            </w:tcBorders>
          </w:tcPr>
          <w:p w:rsidR="006D317B" w:rsidRDefault="006D317B">
            <w:pPr>
              <w:spacing w:after="0"/>
              <w:jc w:val="center"/>
              <w:rPr>
                <w:snapToGrid w:val="0"/>
                <w:color w:val="000000"/>
                <w:lang w:val="de-DE"/>
              </w:rPr>
            </w:pPr>
          </w:p>
        </w:tc>
        <w:tc>
          <w:tcPr>
            <w:tcW w:w="1276" w:type="dxa"/>
            <w:tcBorders>
              <w:left w:val="single" w:sz="6" w:space="0" w:color="auto"/>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before="20" w:after="20"/>
              <w:jc w:val="center"/>
              <w:rPr>
                <w:snapToGrid w:val="0"/>
                <w:color w:val="000000"/>
              </w:rPr>
            </w:pPr>
            <w:r>
              <w:rPr>
                <w:snapToGrid w:val="0"/>
                <w:color w:val="000000"/>
              </w:rPr>
              <w:t>4,2 dB</w:t>
            </w:r>
          </w:p>
        </w:tc>
        <w:tc>
          <w:tcPr>
            <w:tcW w:w="142" w:type="dxa"/>
            <w:tcBorders>
              <w:bottom w:val="double" w:sz="4"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left w:val="nil"/>
              <w:bottom w:val="double" w:sz="4" w:space="0" w:color="auto"/>
              <w:right w:val="double" w:sz="4" w:space="0" w:color="auto"/>
            </w:tcBorders>
          </w:tcPr>
          <w:p w:rsidR="006D317B" w:rsidRDefault="006D317B">
            <w:pPr>
              <w:spacing w:before="20" w:after="20"/>
              <w:jc w:val="center"/>
              <w:rPr>
                <w:snapToGrid w:val="0"/>
                <w:color w:val="000000"/>
              </w:rPr>
            </w:pPr>
            <w:r>
              <w:rPr>
                <w:snapToGrid w:val="0"/>
                <w:color w:val="000000"/>
              </w:rPr>
              <w:t>10,2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28</w:t>
        </w:r>
      </w:fldSimple>
      <w:r>
        <w:t xml:space="preserve"> -DCH requirements in ITU channel model B conditions - Uplink</w:t>
      </w:r>
    </w:p>
    <w:p w:rsidR="006D317B" w:rsidRDefault="006D317B">
      <w:pPr>
        <w:pStyle w:val="Heading4"/>
        <w:tabs>
          <w:tab w:val="clear" w:pos="2520"/>
        </w:tabs>
      </w:pPr>
      <w:r>
        <w:br w:type="page"/>
      </w:r>
      <w:bookmarkStart w:id="590" w:name="_Toc72569435"/>
      <w:r>
        <w:t>Demodulation in ITU channel model C conditions</w:t>
      </w:r>
      <w:bookmarkEnd w:id="590"/>
    </w:p>
    <w:tbl>
      <w:tblPr>
        <w:tblW w:w="0" w:type="auto"/>
        <w:jc w:val="center"/>
        <w:tblLayout w:type="fixed"/>
        <w:tblCellMar>
          <w:left w:w="30" w:type="dxa"/>
          <w:right w:w="30" w:type="dxa"/>
        </w:tblCellMar>
        <w:tblLook w:val="0000"/>
      </w:tblPr>
      <w:tblGrid>
        <w:gridCol w:w="993"/>
        <w:gridCol w:w="1134"/>
        <w:gridCol w:w="992"/>
        <w:gridCol w:w="142"/>
        <w:gridCol w:w="850"/>
        <w:gridCol w:w="1134"/>
        <w:gridCol w:w="1276"/>
        <w:gridCol w:w="992"/>
        <w:gridCol w:w="142"/>
        <w:gridCol w:w="1134"/>
      </w:tblGrid>
      <w:tr w:rsidR="006D317B">
        <w:tblPrEx>
          <w:tblCellMar>
            <w:top w:w="0" w:type="dxa"/>
            <w:bottom w:w="0" w:type="dxa"/>
          </w:tblCellMar>
        </w:tblPrEx>
        <w:trPr>
          <w:cantSplit/>
          <w:trHeight w:val="251"/>
          <w:jc w:val="center"/>
        </w:trPr>
        <w:tc>
          <w:tcPr>
            <w:tcW w:w="1023" w:type="dxa"/>
            <w:vMerge w:val="restart"/>
            <w:tcBorders>
              <w:top w:val="double" w:sz="4" w:space="0" w:color="auto"/>
              <w:left w:val="double" w:sz="4" w:space="0" w:color="auto"/>
            </w:tcBorders>
          </w:tcPr>
          <w:p w:rsidR="006D317B" w:rsidRDefault="006D317B">
            <w:pPr>
              <w:spacing w:after="0"/>
              <w:jc w:val="center"/>
              <w:rPr>
                <w:snapToGrid w:val="0"/>
                <w:color w:val="000000"/>
              </w:rPr>
            </w:pPr>
            <w:r>
              <w:rPr>
                <w:snapToGrid w:val="0"/>
                <w:color w:val="000000"/>
              </w:rPr>
              <w:t>Data rate</w:t>
            </w:r>
          </w:p>
        </w:tc>
        <w:tc>
          <w:tcPr>
            <w:tcW w:w="1134" w:type="dxa"/>
            <w:vMerge w:val="restart"/>
            <w:tcBorders>
              <w:top w:val="double" w:sz="4" w:space="0" w:color="auto"/>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1984" w:type="dxa"/>
            <w:gridSpan w:val="3"/>
            <w:tcBorders>
              <w:top w:val="double" w:sz="4" w:space="0" w:color="auto"/>
              <w:left w:val="single" w:sz="6"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21" type="#_x0000_t75" style="width:17.25pt;height:27pt" o:ole="" fillcolor="window">
                  <v:imagedata r:id="rId146" o:title=""/>
                </v:shape>
                <o:OLEObject Type="Embed" ProgID="Equation.3" ShapeID="_x0000_i1121" DrawAspect="Content" ObjectID="_1468164669" r:id="rId152"/>
              </w:object>
            </w:r>
          </w:p>
        </w:tc>
        <w:tc>
          <w:tcPr>
            <w:tcW w:w="1134" w:type="dxa"/>
            <w:vMerge w:val="restart"/>
            <w:tcBorders>
              <w:top w:val="double" w:sz="4" w:space="0" w:color="auto"/>
              <w:left w:val="nil"/>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Data rate</w:t>
            </w:r>
          </w:p>
        </w:tc>
        <w:tc>
          <w:tcPr>
            <w:tcW w:w="1276" w:type="dxa"/>
            <w:vMerge w:val="restart"/>
            <w:tcBorders>
              <w:top w:val="double"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2268" w:type="dxa"/>
            <w:gridSpan w:val="3"/>
            <w:tcBorders>
              <w:top w:val="double" w:sz="4"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22" type="#_x0000_t75" style="width:17.25pt;height:27pt" o:ole="" fillcolor="window">
                  <v:imagedata r:id="rId146" o:title=""/>
                </v:shape>
                <o:OLEObject Type="Embed" ProgID="Equation.3" ShapeID="_x0000_i1122" DrawAspect="Content" ObjectID="_1468164670" r:id="rId153"/>
              </w:object>
            </w:r>
          </w:p>
        </w:tc>
      </w:tr>
      <w:tr w:rsidR="006D317B">
        <w:tblPrEx>
          <w:tblCellMar>
            <w:top w:w="0" w:type="dxa"/>
            <w:bottom w:w="0" w:type="dxa"/>
          </w:tblCellMar>
        </w:tblPrEx>
        <w:trPr>
          <w:cantSplit/>
          <w:trHeight w:val="251"/>
          <w:jc w:val="center"/>
        </w:trPr>
        <w:tc>
          <w:tcPr>
            <w:tcW w:w="1023" w:type="dxa"/>
            <w:vMerge/>
            <w:tcBorders>
              <w:top w:val="nil"/>
              <w:left w:val="double" w:sz="4" w:space="0" w:color="auto"/>
              <w:right w:val="single" w:sz="6" w:space="0" w:color="auto"/>
            </w:tcBorders>
          </w:tcPr>
          <w:p w:rsidR="006D317B" w:rsidRDefault="006D317B">
            <w:pPr>
              <w:spacing w:after="0"/>
              <w:jc w:val="center"/>
              <w:rPr>
                <w:snapToGrid w:val="0"/>
                <w:color w:val="000000"/>
              </w:rPr>
            </w:pPr>
          </w:p>
        </w:tc>
        <w:tc>
          <w:tcPr>
            <w:tcW w:w="1134" w:type="dxa"/>
            <w:vMerge/>
            <w:tcBorders>
              <w:top w:val="nil"/>
              <w:left w:val="single" w:sz="6" w:space="0" w:color="auto"/>
              <w:right w:val="single" w:sz="6" w:space="0" w:color="auto"/>
            </w:tcBorders>
          </w:tcPr>
          <w:p w:rsidR="006D317B" w:rsidRDefault="006D317B">
            <w:pPr>
              <w:spacing w:after="0"/>
              <w:jc w:val="center"/>
              <w:rPr>
                <w:snapToGrid w:val="0"/>
                <w:color w:val="000000"/>
              </w:rPr>
            </w:pPr>
          </w:p>
        </w:tc>
        <w:tc>
          <w:tcPr>
            <w:tcW w:w="992" w:type="dxa"/>
            <w:tcBorders>
              <w:left w:val="single" w:sz="6" w:space="0" w:color="auto"/>
              <w:bottom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Borders>
              <w:bottom w:val="single" w:sz="6" w:space="0" w:color="auto"/>
            </w:tcBorders>
          </w:tcPr>
          <w:p w:rsidR="006D317B" w:rsidRDefault="006D317B">
            <w:pPr>
              <w:spacing w:after="0"/>
              <w:jc w:val="center"/>
              <w:rPr>
                <w:snapToGrid w:val="0"/>
                <w:color w:val="000000"/>
                <w:lang w:val="nl-NL"/>
              </w:rPr>
            </w:pPr>
            <w:r>
              <w:rPr>
                <w:snapToGrid w:val="0"/>
                <w:color w:val="000000"/>
                <w:lang w:val="nl-NL"/>
              </w:rPr>
              <w:t>/</w:t>
            </w:r>
          </w:p>
        </w:tc>
        <w:tc>
          <w:tcPr>
            <w:tcW w:w="850" w:type="dxa"/>
            <w:tcBorders>
              <w:left w:val="nil"/>
              <w:bottom w:val="single" w:sz="6" w:space="0" w:color="auto"/>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c>
          <w:tcPr>
            <w:tcW w:w="1134" w:type="dxa"/>
            <w:vMerge/>
            <w:tcBorders>
              <w:top w:val="single" w:sz="6" w:space="0" w:color="auto"/>
              <w:left w:val="nil"/>
              <w:bottom w:val="single" w:sz="6" w:space="0" w:color="auto"/>
              <w:right w:val="single" w:sz="6" w:space="0" w:color="auto"/>
            </w:tcBorders>
          </w:tcPr>
          <w:p w:rsidR="006D317B" w:rsidRDefault="006D317B">
            <w:pPr>
              <w:spacing w:after="0"/>
              <w:jc w:val="center"/>
              <w:rPr>
                <w:snapToGrid w:val="0"/>
                <w:color w:val="000000"/>
                <w:lang w:val="nl-NL"/>
              </w:rPr>
            </w:pPr>
          </w:p>
        </w:tc>
        <w:tc>
          <w:tcPr>
            <w:tcW w:w="1276" w:type="dxa"/>
            <w:vMerge/>
            <w:tcBorders>
              <w:top w:val="single" w:sz="6" w:space="0" w:color="auto"/>
              <w:left w:val="single" w:sz="6" w:space="0" w:color="auto"/>
              <w:bottom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Pr>
          <w:p w:rsidR="006D317B" w:rsidRDefault="006D317B">
            <w:pPr>
              <w:spacing w:after="0"/>
              <w:jc w:val="center"/>
              <w:rPr>
                <w:snapToGrid w:val="0"/>
                <w:color w:val="000000"/>
                <w:lang w:val="nl-NL"/>
              </w:rPr>
            </w:pPr>
            <w:r>
              <w:rPr>
                <w:snapToGrid w:val="0"/>
                <w:color w:val="000000"/>
                <w:lang w:val="nl-NL"/>
              </w:rPr>
              <w:t>/</w:t>
            </w:r>
          </w:p>
        </w:tc>
        <w:tc>
          <w:tcPr>
            <w:tcW w:w="1134" w:type="dxa"/>
            <w:tcBorders>
              <w:left w:val="nil"/>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3 km/h</w:t>
            </w:r>
          </w:p>
        </w:tc>
        <w:tc>
          <w:tcPr>
            <w:tcW w:w="992" w:type="dxa"/>
            <w:tcBorders>
              <w:left w:val="single" w:sz="6" w:space="0" w:color="auto"/>
            </w:tcBorders>
          </w:tcPr>
          <w:p w:rsidR="006D317B" w:rsidRDefault="006D317B">
            <w:pPr>
              <w:spacing w:before="20" w:after="20"/>
              <w:jc w:val="center"/>
              <w:rPr>
                <w:snapToGrid w:val="0"/>
                <w:color w:val="000000"/>
                <w:lang w:val="nl-NL"/>
              </w:rPr>
            </w:pPr>
            <w:r>
              <w:rPr>
                <w:snapToGrid w:val="0"/>
                <w:color w:val="000000"/>
                <w:lang w:val="nl-NL"/>
              </w:rPr>
              <w:t>9,8 dB</w:t>
            </w:r>
          </w:p>
        </w:tc>
        <w:tc>
          <w:tcPr>
            <w:tcW w:w="142" w:type="dxa"/>
          </w:tcPr>
          <w:p w:rsidR="006D317B" w:rsidRDefault="006D317B">
            <w:pPr>
              <w:spacing w:before="20" w:after="20"/>
              <w:jc w:val="center"/>
              <w:rPr>
                <w:snapToGrid w:val="0"/>
                <w:color w:val="000000"/>
                <w:lang w:val="nl-NL"/>
              </w:rPr>
            </w:pPr>
            <w:r>
              <w:rPr>
                <w:snapToGrid w:val="0"/>
                <w:color w:val="000000"/>
                <w:lang w:val="nl-NL"/>
              </w:rPr>
              <w:t>/</w:t>
            </w:r>
          </w:p>
        </w:tc>
        <w:tc>
          <w:tcPr>
            <w:tcW w:w="850" w:type="dxa"/>
            <w:tcBorders>
              <w:left w:val="nil"/>
              <w:right w:val="double" w:sz="4" w:space="0" w:color="auto"/>
            </w:tcBorders>
          </w:tcPr>
          <w:p w:rsidR="006D317B" w:rsidRDefault="006D317B">
            <w:pPr>
              <w:spacing w:before="20" w:after="20"/>
              <w:jc w:val="center"/>
              <w:rPr>
                <w:snapToGrid w:val="0"/>
                <w:color w:val="000000"/>
                <w:lang w:val="nl-NL"/>
              </w:rPr>
            </w:pPr>
            <w:r>
              <w:rPr>
                <w:snapToGrid w:val="0"/>
                <w:color w:val="000000"/>
                <w:lang w:val="nl-NL"/>
              </w:rPr>
              <w:t>15,1 dB</w:t>
            </w:r>
          </w:p>
        </w:tc>
        <w:tc>
          <w:tcPr>
            <w:tcW w:w="1134" w:type="dxa"/>
            <w:tcBorders>
              <w:left w:val="nil"/>
              <w:right w:val="single" w:sz="6" w:space="0" w:color="auto"/>
            </w:tcBorders>
          </w:tcPr>
          <w:p w:rsidR="006D317B" w:rsidRDefault="006D317B">
            <w:pPr>
              <w:spacing w:before="20" w:after="20"/>
              <w:jc w:val="center"/>
              <w:rPr>
                <w:snapToGrid w:val="0"/>
                <w:color w:val="000000"/>
                <w:lang w:val="nl-NL"/>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5,7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13,3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10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64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5,6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6,9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10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9,9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5,6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10,6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11,7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5,6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9,3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17 dB</w:t>
            </w:r>
          </w:p>
        </w:tc>
        <w:tc>
          <w:tcPr>
            <w:tcW w:w="1134" w:type="dxa"/>
            <w:tcBorders>
              <w:top w:val="single" w:sz="6" w:space="0" w:color="auto"/>
              <w:left w:val="nil"/>
              <w:right w:val="single" w:sz="6" w:space="0" w:color="auto"/>
            </w:tcBorders>
          </w:tcPr>
          <w:p w:rsidR="006D317B" w:rsidRDefault="006D317B">
            <w:pPr>
              <w:spacing w:before="20" w:after="2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12,6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4.75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9,3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11,1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144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6,4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9,3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9,9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5,5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9,5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10,9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7,4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8,9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16,8 dB</w:t>
            </w:r>
          </w:p>
        </w:tc>
        <w:tc>
          <w:tcPr>
            <w:tcW w:w="1134" w:type="dxa"/>
            <w:tcBorders>
              <w:top w:val="single" w:sz="6" w:space="0" w:color="auto"/>
              <w:left w:val="nil"/>
              <w:right w:val="single" w:sz="6" w:space="0" w:color="auto"/>
            </w:tcBorders>
          </w:tcPr>
          <w:p w:rsidR="006D317B" w:rsidRDefault="006D317B">
            <w:pPr>
              <w:spacing w:before="20" w:after="2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6,2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14,5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r>
              <w:rPr>
                <w:snapToGrid w:val="0"/>
                <w:color w:val="000000"/>
                <w:lang w:val="de-DE"/>
              </w:rPr>
              <w:t>12.2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10,6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384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5,6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9,6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9,4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5,3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8 dB</w:t>
            </w:r>
          </w:p>
        </w:tc>
      </w:tr>
      <w:tr w:rsidR="006D317B">
        <w:tblPrEx>
          <w:tblCellMar>
            <w:top w:w="0" w:type="dxa"/>
            <w:bottom w:w="0" w:type="dxa"/>
          </w:tblCellMar>
        </w:tblPrEx>
        <w:trPr>
          <w:trHeight w:val="251"/>
          <w:jc w:val="center"/>
        </w:trPr>
        <w:tc>
          <w:tcPr>
            <w:tcW w:w="1023" w:type="dxa"/>
            <w:tcBorders>
              <w:left w:val="double" w:sz="4" w:space="0" w:color="auto"/>
              <w:bottom w:val="double" w:sz="4" w:space="0" w:color="auto"/>
              <w:right w:val="single" w:sz="6" w:space="0" w:color="auto"/>
            </w:tcBorders>
          </w:tcPr>
          <w:p w:rsidR="006D317B" w:rsidRDefault="006D317B">
            <w:pPr>
              <w:spacing w:after="0"/>
              <w:jc w:val="center"/>
              <w:rPr>
                <w:snapToGrid w:val="0"/>
                <w:color w:val="000000"/>
                <w:lang w:val="de-DE"/>
              </w:rPr>
            </w:pPr>
          </w:p>
        </w:tc>
        <w:tc>
          <w:tcPr>
            <w:tcW w:w="1134" w:type="dxa"/>
            <w:tcBorders>
              <w:left w:val="single" w:sz="6" w:space="0" w:color="auto"/>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9,1 dB</w:t>
            </w:r>
          </w:p>
        </w:tc>
        <w:tc>
          <w:tcPr>
            <w:tcW w:w="142" w:type="dxa"/>
            <w:tcBorders>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bottom w:val="double" w:sz="4" w:space="0" w:color="auto"/>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10,2 dB</w:t>
            </w:r>
          </w:p>
        </w:tc>
        <w:tc>
          <w:tcPr>
            <w:tcW w:w="1134" w:type="dxa"/>
            <w:tcBorders>
              <w:left w:val="nil"/>
              <w:bottom w:val="double" w:sz="4" w:space="0" w:color="auto"/>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before="20" w:after="20"/>
              <w:jc w:val="center"/>
              <w:rPr>
                <w:snapToGrid w:val="0"/>
                <w:color w:val="000000"/>
              </w:rPr>
            </w:pPr>
            <w:r>
              <w:rPr>
                <w:snapToGrid w:val="0"/>
                <w:color w:val="000000"/>
              </w:rPr>
              <w:t>5,2 dB</w:t>
            </w:r>
          </w:p>
        </w:tc>
        <w:tc>
          <w:tcPr>
            <w:tcW w:w="142" w:type="dxa"/>
            <w:tcBorders>
              <w:bottom w:val="double" w:sz="4"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left w:val="nil"/>
              <w:bottom w:val="double" w:sz="4" w:space="0" w:color="auto"/>
              <w:right w:val="double" w:sz="4" w:space="0" w:color="auto"/>
            </w:tcBorders>
          </w:tcPr>
          <w:p w:rsidR="006D317B" w:rsidRDefault="006D317B">
            <w:pPr>
              <w:spacing w:before="20" w:after="20"/>
              <w:jc w:val="center"/>
              <w:rPr>
                <w:snapToGrid w:val="0"/>
                <w:color w:val="000000"/>
              </w:rPr>
            </w:pPr>
            <w:r>
              <w:rPr>
                <w:snapToGrid w:val="0"/>
                <w:color w:val="000000"/>
              </w:rPr>
              <w:t>8,5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29</w:t>
        </w:r>
      </w:fldSimple>
      <w:r>
        <w:t xml:space="preserve"> -DCH requirements in ITU channel model C conditions - Uplink</w:t>
      </w:r>
    </w:p>
    <w:p w:rsidR="006D317B" w:rsidRDefault="006D317B">
      <w:pPr>
        <w:pStyle w:val="Heading4"/>
        <w:tabs>
          <w:tab w:val="clear" w:pos="2520"/>
        </w:tabs>
      </w:pPr>
      <w:bookmarkStart w:id="591" w:name="_Toc72569436"/>
      <w:r>
        <w:t>Demodulation in IMR environment conditions (no satellite signal reception)</w:t>
      </w:r>
      <w:bookmarkEnd w:id="591"/>
    </w:p>
    <w:p w:rsidR="006D317B" w:rsidRDefault="006D317B">
      <w:r>
        <w:t>In case IMRs are equipped with Rx antenna diversity, performance requirements</w:t>
      </w:r>
      <w:bookmarkStart w:id="592" w:name="_Hlt50887095"/>
      <w:bookmarkEnd w:id="592"/>
      <w:r>
        <w:t xml:space="preserve"> from 3GPP TS 25.141 (ref. </w:t>
      </w:r>
      <w:r>
        <w:fldChar w:fldCharType="begin"/>
      </w:r>
      <w:r>
        <w:instrText xml:space="preserve"> REF _Ref15897673 \r \h </w:instrText>
      </w:r>
      <w:r>
        <w:fldChar w:fldCharType="separate"/>
      </w:r>
      <w:r>
        <w:t>[27]</w:t>
      </w:r>
      <w:r>
        <w:fldChar w:fldCharType="end"/>
      </w:r>
      <w:r>
        <w:t>) apply.</w:t>
      </w:r>
      <w:bookmarkStart w:id="593" w:name="_Hlt50887024"/>
      <w:bookmarkEnd w:id="593"/>
    </w:p>
    <w:p w:rsidR="006D317B" w:rsidRDefault="006D317B">
      <w:pPr>
        <w:pStyle w:val="Heading4"/>
        <w:tabs>
          <w:tab w:val="clear" w:pos="2520"/>
        </w:tabs>
        <w:spacing w:after="60"/>
      </w:pPr>
      <w:r>
        <w:br w:type="page"/>
      </w:r>
      <w:bookmarkStart w:id="594" w:name="_Toc72569437"/>
      <w:r>
        <w:t>Demodulation in combined satellite and IMR environment conditions</w:t>
      </w:r>
      <w:bookmarkEnd w:id="594"/>
    </w:p>
    <w:p w:rsidR="006D317B" w:rsidRDefault="006D317B">
      <w:r>
        <w:t xml:space="preserve">In case IMRs are equipped with Rx antenna diversity, signal path from satellite becomes negligible and performance requirements from 3GPP TS 25.141 (ref. </w:t>
      </w:r>
      <w:r>
        <w:fldChar w:fldCharType="begin"/>
      </w:r>
      <w:r>
        <w:instrText xml:space="preserve"> REF _Ref15897673 \r \h </w:instrText>
      </w:r>
      <w:r>
        <w:fldChar w:fldCharType="separate"/>
      </w:r>
      <w:r>
        <w:t>[27]</w:t>
      </w:r>
      <w:r>
        <w:fldChar w:fldCharType="end"/>
      </w:r>
      <w:r>
        <w:t>) apply.</w:t>
      </w:r>
    </w:p>
    <w:p w:rsidR="006D317B" w:rsidRDefault="006D317B">
      <w:r>
        <w:t>Otherwise, performance requirements specified hereafter apply.</w:t>
      </w:r>
    </w:p>
    <w:tbl>
      <w:tblPr>
        <w:tblW w:w="0" w:type="auto"/>
        <w:jc w:val="center"/>
        <w:tblLayout w:type="fixed"/>
        <w:tblCellMar>
          <w:left w:w="30" w:type="dxa"/>
          <w:right w:w="30" w:type="dxa"/>
        </w:tblCellMar>
        <w:tblLook w:val="0000"/>
      </w:tblPr>
      <w:tblGrid>
        <w:gridCol w:w="993"/>
        <w:gridCol w:w="1134"/>
        <w:gridCol w:w="992"/>
        <w:gridCol w:w="142"/>
        <w:gridCol w:w="850"/>
        <w:gridCol w:w="1134"/>
        <w:gridCol w:w="1276"/>
        <w:gridCol w:w="992"/>
        <w:gridCol w:w="142"/>
        <w:gridCol w:w="1134"/>
      </w:tblGrid>
      <w:tr w:rsidR="006D317B">
        <w:tblPrEx>
          <w:tblCellMar>
            <w:top w:w="0" w:type="dxa"/>
            <w:bottom w:w="0" w:type="dxa"/>
          </w:tblCellMar>
        </w:tblPrEx>
        <w:trPr>
          <w:cantSplit/>
          <w:trHeight w:val="251"/>
          <w:jc w:val="center"/>
        </w:trPr>
        <w:tc>
          <w:tcPr>
            <w:tcW w:w="1023" w:type="dxa"/>
            <w:vMerge w:val="restart"/>
            <w:tcBorders>
              <w:top w:val="double" w:sz="4" w:space="0" w:color="auto"/>
              <w:left w:val="double" w:sz="4" w:space="0" w:color="auto"/>
            </w:tcBorders>
          </w:tcPr>
          <w:p w:rsidR="006D317B" w:rsidRDefault="006D317B">
            <w:pPr>
              <w:spacing w:after="0"/>
              <w:jc w:val="center"/>
              <w:rPr>
                <w:snapToGrid w:val="0"/>
                <w:color w:val="000000"/>
              </w:rPr>
            </w:pPr>
            <w:r>
              <w:rPr>
                <w:snapToGrid w:val="0"/>
                <w:color w:val="000000"/>
              </w:rPr>
              <w:t>Data rate</w:t>
            </w:r>
          </w:p>
        </w:tc>
        <w:tc>
          <w:tcPr>
            <w:tcW w:w="1134" w:type="dxa"/>
            <w:vMerge w:val="restart"/>
            <w:tcBorders>
              <w:top w:val="double" w:sz="4" w:space="0" w:color="auto"/>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1984" w:type="dxa"/>
            <w:gridSpan w:val="3"/>
            <w:tcBorders>
              <w:top w:val="double" w:sz="4" w:space="0" w:color="auto"/>
              <w:left w:val="single" w:sz="6"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23" type="#_x0000_t75" style="width:17.25pt;height:27pt" o:ole="" fillcolor="window">
                  <v:imagedata r:id="rId146" o:title=""/>
                </v:shape>
                <o:OLEObject Type="Embed" ProgID="Equation.3" ShapeID="_x0000_i1123" DrawAspect="Content" ObjectID="_1468164671" r:id="rId154"/>
              </w:object>
            </w:r>
          </w:p>
        </w:tc>
        <w:tc>
          <w:tcPr>
            <w:tcW w:w="1134" w:type="dxa"/>
            <w:vMerge w:val="restart"/>
            <w:tcBorders>
              <w:top w:val="double" w:sz="4" w:space="0" w:color="auto"/>
              <w:left w:val="nil"/>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Data rate</w:t>
            </w:r>
          </w:p>
        </w:tc>
        <w:tc>
          <w:tcPr>
            <w:tcW w:w="1276" w:type="dxa"/>
            <w:vMerge w:val="restart"/>
            <w:tcBorders>
              <w:top w:val="double"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Speed</w:t>
            </w:r>
          </w:p>
        </w:tc>
        <w:tc>
          <w:tcPr>
            <w:tcW w:w="2268" w:type="dxa"/>
            <w:gridSpan w:val="3"/>
            <w:tcBorders>
              <w:top w:val="double" w:sz="4" w:space="0" w:color="auto"/>
              <w:right w:val="double" w:sz="4" w:space="0" w:color="auto"/>
            </w:tcBorders>
          </w:tcPr>
          <w:p w:rsidR="006D317B" w:rsidRDefault="006D317B">
            <w:pPr>
              <w:spacing w:after="0"/>
              <w:jc w:val="center"/>
              <w:rPr>
                <w:snapToGrid w:val="0"/>
                <w:color w:val="000000"/>
              </w:rPr>
            </w:pPr>
            <w:r>
              <w:rPr>
                <w:position w:val="-24"/>
              </w:rPr>
              <w:object w:dxaOrig="340" w:dyaOrig="540">
                <v:shape id="_x0000_i1124" type="#_x0000_t75" style="width:17.25pt;height:27pt" o:ole="" fillcolor="window">
                  <v:imagedata r:id="rId146" o:title=""/>
                </v:shape>
                <o:OLEObject Type="Embed" ProgID="Equation.3" ShapeID="_x0000_i1124" DrawAspect="Content" ObjectID="_1468164672" r:id="rId155"/>
              </w:object>
            </w:r>
          </w:p>
        </w:tc>
      </w:tr>
      <w:tr w:rsidR="006D317B">
        <w:tblPrEx>
          <w:tblCellMar>
            <w:top w:w="0" w:type="dxa"/>
            <w:bottom w:w="0" w:type="dxa"/>
          </w:tblCellMar>
        </w:tblPrEx>
        <w:trPr>
          <w:cantSplit/>
          <w:trHeight w:val="251"/>
          <w:jc w:val="center"/>
        </w:trPr>
        <w:tc>
          <w:tcPr>
            <w:tcW w:w="1023" w:type="dxa"/>
            <w:vMerge/>
            <w:tcBorders>
              <w:top w:val="nil"/>
              <w:left w:val="double" w:sz="4" w:space="0" w:color="auto"/>
              <w:right w:val="single" w:sz="6" w:space="0" w:color="auto"/>
            </w:tcBorders>
          </w:tcPr>
          <w:p w:rsidR="006D317B" w:rsidRDefault="006D317B">
            <w:pPr>
              <w:spacing w:after="0"/>
              <w:jc w:val="center"/>
              <w:rPr>
                <w:snapToGrid w:val="0"/>
                <w:color w:val="000000"/>
              </w:rPr>
            </w:pPr>
          </w:p>
        </w:tc>
        <w:tc>
          <w:tcPr>
            <w:tcW w:w="1134" w:type="dxa"/>
            <w:vMerge/>
            <w:tcBorders>
              <w:top w:val="nil"/>
              <w:left w:val="single" w:sz="6" w:space="0" w:color="auto"/>
              <w:right w:val="single" w:sz="6" w:space="0" w:color="auto"/>
            </w:tcBorders>
          </w:tcPr>
          <w:p w:rsidR="006D317B" w:rsidRDefault="006D317B">
            <w:pPr>
              <w:spacing w:after="0"/>
              <w:jc w:val="center"/>
              <w:rPr>
                <w:snapToGrid w:val="0"/>
                <w:color w:val="000000"/>
              </w:rPr>
            </w:pPr>
          </w:p>
        </w:tc>
        <w:tc>
          <w:tcPr>
            <w:tcW w:w="992" w:type="dxa"/>
            <w:tcBorders>
              <w:left w:val="single" w:sz="6" w:space="0" w:color="auto"/>
              <w:bottom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Borders>
              <w:bottom w:val="single" w:sz="6" w:space="0" w:color="auto"/>
            </w:tcBorders>
          </w:tcPr>
          <w:p w:rsidR="006D317B" w:rsidRDefault="006D317B">
            <w:pPr>
              <w:spacing w:after="0"/>
              <w:jc w:val="center"/>
              <w:rPr>
                <w:snapToGrid w:val="0"/>
                <w:color w:val="000000"/>
                <w:lang w:val="nl-NL"/>
              </w:rPr>
            </w:pPr>
            <w:r>
              <w:rPr>
                <w:snapToGrid w:val="0"/>
                <w:color w:val="000000"/>
                <w:lang w:val="nl-NL"/>
              </w:rPr>
              <w:t>/</w:t>
            </w:r>
          </w:p>
        </w:tc>
        <w:tc>
          <w:tcPr>
            <w:tcW w:w="850" w:type="dxa"/>
            <w:tcBorders>
              <w:left w:val="nil"/>
              <w:bottom w:val="single" w:sz="6" w:space="0" w:color="auto"/>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c>
          <w:tcPr>
            <w:tcW w:w="1134" w:type="dxa"/>
            <w:vMerge/>
            <w:tcBorders>
              <w:top w:val="single" w:sz="6" w:space="0" w:color="auto"/>
              <w:left w:val="nil"/>
              <w:bottom w:val="single" w:sz="6" w:space="0" w:color="auto"/>
              <w:right w:val="single" w:sz="6" w:space="0" w:color="auto"/>
            </w:tcBorders>
          </w:tcPr>
          <w:p w:rsidR="006D317B" w:rsidRDefault="006D317B">
            <w:pPr>
              <w:spacing w:after="0"/>
              <w:jc w:val="center"/>
              <w:rPr>
                <w:snapToGrid w:val="0"/>
                <w:color w:val="000000"/>
                <w:lang w:val="nl-NL"/>
              </w:rPr>
            </w:pPr>
          </w:p>
        </w:tc>
        <w:tc>
          <w:tcPr>
            <w:tcW w:w="1276" w:type="dxa"/>
            <w:vMerge/>
            <w:tcBorders>
              <w:top w:val="single" w:sz="6" w:space="0" w:color="auto"/>
              <w:left w:val="single" w:sz="6" w:space="0" w:color="auto"/>
              <w:bottom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tcBorders>
          </w:tcPr>
          <w:p w:rsidR="006D317B" w:rsidRDefault="006D317B">
            <w:pPr>
              <w:spacing w:after="0"/>
              <w:jc w:val="center"/>
              <w:rPr>
                <w:snapToGrid w:val="0"/>
                <w:color w:val="000000"/>
                <w:lang w:val="nl-NL"/>
              </w:rPr>
            </w:pPr>
            <w:r>
              <w:rPr>
                <w:snapToGrid w:val="0"/>
                <w:color w:val="000000"/>
                <w:lang w:val="nl-NL"/>
              </w:rPr>
              <w:t>LOS</w:t>
            </w:r>
          </w:p>
        </w:tc>
        <w:tc>
          <w:tcPr>
            <w:tcW w:w="142" w:type="dxa"/>
          </w:tcPr>
          <w:p w:rsidR="006D317B" w:rsidRDefault="006D317B">
            <w:pPr>
              <w:spacing w:after="0"/>
              <w:jc w:val="center"/>
              <w:rPr>
                <w:snapToGrid w:val="0"/>
                <w:color w:val="000000"/>
                <w:lang w:val="nl-NL"/>
              </w:rPr>
            </w:pPr>
            <w:r>
              <w:rPr>
                <w:snapToGrid w:val="0"/>
                <w:color w:val="000000"/>
                <w:lang w:val="nl-NL"/>
              </w:rPr>
              <w:t>/</w:t>
            </w:r>
          </w:p>
        </w:tc>
        <w:tc>
          <w:tcPr>
            <w:tcW w:w="1134" w:type="dxa"/>
            <w:tcBorders>
              <w:left w:val="nil"/>
              <w:right w:val="double" w:sz="4" w:space="0" w:color="auto"/>
            </w:tcBorders>
          </w:tcPr>
          <w:p w:rsidR="006D317B" w:rsidRDefault="006D317B">
            <w:pPr>
              <w:spacing w:after="0"/>
              <w:jc w:val="center"/>
              <w:rPr>
                <w:snapToGrid w:val="0"/>
                <w:color w:val="000000"/>
                <w:lang w:val="nl-NL"/>
              </w:rPr>
            </w:pPr>
            <w:r>
              <w:rPr>
                <w:snapToGrid w:val="0"/>
                <w:color w:val="000000"/>
                <w:lang w:val="nl-NL"/>
              </w:rPr>
              <w:t>NLOS</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before="20" w:after="20"/>
              <w:jc w:val="center"/>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3 km/h</w:t>
            </w:r>
          </w:p>
        </w:tc>
        <w:tc>
          <w:tcPr>
            <w:tcW w:w="992" w:type="dxa"/>
            <w:tcBorders>
              <w:left w:val="single" w:sz="6" w:space="0" w:color="auto"/>
            </w:tcBorders>
          </w:tcPr>
          <w:p w:rsidR="006D317B" w:rsidRDefault="006D317B">
            <w:pPr>
              <w:spacing w:before="20" w:after="20"/>
              <w:jc w:val="center"/>
              <w:rPr>
                <w:snapToGrid w:val="0"/>
                <w:color w:val="000000"/>
                <w:lang w:val="nl-NL"/>
              </w:rPr>
            </w:pPr>
            <w:r>
              <w:rPr>
                <w:snapToGrid w:val="0"/>
                <w:color w:val="000000"/>
                <w:lang w:val="nl-NL"/>
              </w:rPr>
              <w:t>14 dB</w:t>
            </w:r>
          </w:p>
        </w:tc>
        <w:tc>
          <w:tcPr>
            <w:tcW w:w="142" w:type="dxa"/>
          </w:tcPr>
          <w:p w:rsidR="006D317B" w:rsidRDefault="006D317B">
            <w:pPr>
              <w:spacing w:before="20" w:after="20"/>
              <w:jc w:val="center"/>
              <w:rPr>
                <w:snapToGrid w:val="0"/>
                <w:color w:val="000000"/>
                <w:lang w:val="nl-NL"/>
              </w:rPr>
            </w:pPr>
            <w:r>
              <w:rPr>
                <w:snapToGrid w:val="0"/>
                <w:color w:val="000000"/>
                <w:lang w:val="nl-NL"/>
              </w:rPr>
              <w:t>/</w:t>
            </w:r>
          </w:p>
        </w:tc>
        <w:tc>
          <w:tcPr>
            <w:tcW w:w="850" w:type="dxa"/>
            <w:tcBorders>
              <w:left w:val="nil"/>
              <w:right w:val="double" w:sz="4" w:space="0" w:color="auto"/>
            </w:tcBorders>
          </w:tcPr>
          <w:p w:rsidR="006D317B" w:rsidRDefault="006D317B">
            <w:pPr>
              <w:spacing w:before="20" w:after="20"/>
              <w:jc w:val="center"/>
              <w:rPr>
                <w:snapToGrid w:val="0"/>
                <w:color w:val="000000"/>
                <w:lang w:val="nl-NL"/>
              </w:rPr>
            </w:pPr>
            <w:r>
              <w:rPr>
                <w:snapToGrid w:val="0"/>
                <w:color w:val="000000"/>
                <w:lang w:val="nl-NL"/>
              </w:rPr>
              <w:t>14,4 dB</w:t>
            </w:r>
          </w:p>
        </w:tc>
        <w:tc>
          <w:tcPr>
            <w:tcW w:w="1134" w:type="dxa"/>
            <w:tcBorders>
              <w:left w:val="nil"/>
              <w:right w:val="single" w:sz="6" w:space="0" w:color="auto"/>
            </w:tcBorders>
          </w:tcPr>
          <w:p w:rsidR="006D317B" w:rsidRDefault="006D317B">
            <w:pPr>
              <w:spacing w:before="20" w:after="20"/>
              <w:jc w:val="center"/>
              <w:rPr>
                <w:snapToGrid w:val="0"/>
                <w:color w:val="000000"/>
                <w:lang w:val="nl-NL"/>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nl-NL"/>
              </w:rPr>
            </w:pPr>
            <w:r>
              <w:rPr>
                <w:snapToGrid w:val="0"/>
                <w:color w:val="000000"/>
                <w:lang w:val="nl-NL"/>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8,8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9,4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12,5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12,8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64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6,5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6,8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12,8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13,2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6,5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6,9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14,7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15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8,3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12,8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13,5 dB</w:t>
            </w:r>
          </w:p>
        </w:tc>
        <w:tc>
          <w:tcPr>
            <w:tcW w:w="1134" w:type="dxa"/>
            <w:tcBorders>
              <w:top w:val="single" w:sz="6" w:space="0" w:color="auto"/>
              <w:left w:val="nil"/>
              <w:right w:val="single" w:sz="6" w:space="0" w:color="auto"/>
            </w:tcBorders>
          </w:tcPr>
          <w:p w:rsidR="006D317B" w:rsidRDefault="006D317B">
            <w:pPr>
              <w:spacing w:before="20" w:after="2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8,3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4.75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10,9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11,4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144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6,4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11,1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11,4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6,1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6,6 dB</w:t>
            </w:r>
          </w:p>
        </w:tc>
      </w:tr>
      <w:tr w:rsidR="006D317B">
        <w:tblPrEx>
          <w:tblCellMar>
            <w:top w:w="0" w:type="dxa"/>
            <w:bottom w:w="0" w:type="dxa"/>
          </w:tblCellMar>
        </w:tblPrEx>
        <w:trPr>
          <w:trHeight w:val="251"/>
          <w:jc w:val="center"/>
        </w:trPr>
        <w:tc>
          <w:tcPr>
            <w:tcW w:w="1023" w:type="dxa"/>
            <w:tcBorders>
              <w:left w:val="double" w:sz="4" w:space="0" w:color="auto"/>
              <w:bottom w:val="single" w:sz="6"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12,6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12,9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8,2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8,5 dB</w:t>
            </w:r>
          </w:p>
        </w:tc>
      </w:tr>
      <w:tr w:rsidR="006D317B">
        <w:tblPrEx>
          <w:tblCellMar>
            <w:top w:w="0" w:type="dxa"/>
            <w:bottom w:w="0" w:type="dxa"/>
          </w:tblCellMar>
        </w:tblPrEx>
        <w:trPr>
          <w:trHeight w:val="251"/>
          <w:jc w:val="center"/>
        </w:trPr>
        <w:tc>
          <w:tcPr>
            <w:tcW w:w="1023" w:type="dxa"/>
            <w:tcBorders>
              <w:top w:val="single" w:sz="6" w:space="0" w:color="auto"/>
              <w:left w:val="double" w:sz="4"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11,9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12,4 dB</w:t>
            </w:r>
          </w:p>
        </w:tc>
        <w:tc>
          <w:tcPr>
            <w:tcW w:w="1134" w:type="dxa"/>
            <w:tcBorders>
              <w:top w:val="single" w:sz="6" w:space="0" w:color="auto"/>
              <w:left w:val="nil"/>
              <w:right w:val="single" w:sz="6" w:space="0" w:color="auto"/>
            </w:tcBorders>
          </w:tcPr>
          <w:p w:rsidR="006D317B" w:rsidRDefault="006D317B">
            <w:pPr>
              <w:spacing w:before="20" w:after="20"/>
              <w:jc w:val="center"/>
              <w:rPr>
                <w:snapToGrid w:val="0"/>
                <w:color w:val="000000"/>
                <w:lang w:val="de-DE"/>
              </w:rPr>
            </w:pPr>
          </w:p>
        </w:tc>
        <w:tc>
          <w:tcPr>
            <w:tcW w:w="1276" w:type="dxa"/>
            <w:tcBorders>
              <w:top w:val="single" w:sz="6" w:space="0" w:color="auto"/>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 km/h</w:t>
            </w:r>
          </w:p>
        </w:tc>
        <w:tc>
          <w:tcPr>
            <w:tcW w:w="992" w:type="dxa"/>
            <w:tcBorders>
              <w:top w:val="single" w:sz="6" w:space="0" w:color="auto"/>
              <w:left w:val="single" w:sz="6" w:space="0" w:color="auto"/>
            </w:tcBorders>
          </w:tcPr>
          <w:p w:rsidR="006D317B" w:rsidRDefault="006D317B">
            <w:pPr>
              <w:spacing w:before="20" w:after="20"/>
              <w:jc w:val="center"/>
              <w:rPr>
                <w:snapToGrid w:val="0"/>
                <w:color w:val="000000"/>
                <w:lang w:val="de-DE"/>
              </w:rPr>
            </w:pPr>
            <w:r>
              <w:rPr>
                <w:snapToGrid w:val="0"/>
                <w:color w:val="000000"/>
                <w:lang w:val="de-DE"/>
              </w:rPr>
              <w:t>8,7 dB</w:t>
            </w:r>
          </w:p>
        </w:tc>
        <w:tc>
          <w:tcPr>
            <w:tcW w:w="142" w:type="dxa"/>
            <w:tcBorders>
              <w:top w:val="single" w:sz="6"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top w:val="single" w:sz="6" w:space="0" w:color="auto"/>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9,5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 xml:space="preserve"> 12.2 kbps</w:t>
            </w: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10,3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384 kbps</w:t>
            </w: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7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7,6 dB</w:t>
            </w:r>
          </w:p>
        </w:tc>
      </w:tr>
      <w:tr w:rsidR="006D317B">
        <w:tblPrEx>
          <w:tblCellMar>
            <w:top w:w="0" w:type="dxa"/>
            <w:bottom w:w="0" w:type="dxa"/>
          </w:tblCellMar>
        </w:tblPrEx>
        <w:trPr>
          <w:trHeight w:val="251"/>
          <w:jc w:val="center"/>
        </w:trPr>
        <w:tc>
          <w:tcPr>
            <w:tcW w:w="1023" w:type="dxa"/>
            <w:tcBorders>
              <w:left w:val="double" w:sz="4"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9,9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10,3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120 km/h</w:t>
            </w:r>
          </w:p>
        </w:tc>
        <w:tc>
          <w:tcPr>
            <w:tcW w:w="992" w:type="dxa"/>
            <w:tcBorders>
              <w:left w:val="single" w:sz="6" w:space="0" w:color="auto"/>
            </w:tcBorders>
          </w:tcPr>
          <w:p w:rsidR="006D317B" w:rsidRDefault="006D317B">
            <w:pPr>
              <w:spacing w:before="20" w:after="20"/>
              <w:jc w:val="center"/>
              <w:rPr>
                <w:snapToGrid w:val="0"/>
                <w:color w:val="000000"/>
                <w:lang w:val="de-DE"/>
              </w:rPr>
            </w:pPr>
            <w:r>
              <w:rPr>
                <w:snapToGrid w:val="0"/>
                <w:color w:val="000000"/>
                <w:lang w:val="de-DE"/>
              </w:rPr>
              <w:t>6,7 dB</w:t>
            </w:r>
          </w:p>
        </w:tc>
        <w:tc>
          <w:tcPr>
            <w:tcW w:w="142" w:type="dxa"/>
          </w:tcPr>
          <w:p w:rsidR="006D317B" w:rsidRDefault="006D317B">
            <w:pPr>
              <w:spacing w:before="20" w:after="20"/>
              <w:jc w:val="center"/>
              <w:rPr>
                <w:snapToGrid w:val="0"/>
                <w:color w:val="000000"/>
                <w:lang w:val="de-DE"/>
              </w:rPr>
            </w:pPr>
            <w:r>
              <w:rPr>
                <w:snapToGrid w:val="0"/>
                <w:color w:val="000000"/>
                <w:lang w:val="de-DE"/>
              </w:rPr>
              <w:t>/</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7,2 dB</w:t>
            </w:r>
          </w:p>
        </w:tc>
      </w:tr>
      <w:tr w:rsidR="006D317B">
        <w:tblPrEx>
          <w:tblCellMar>
            <w:top w:w="0" w:type="dxa"/>
            <w:bottom w:w="0" w:type="dxa"/>
          </w:tblCellMar>
        </w:tblPrEx>
        <w:trPr>
          <w:trHeight w:val="251"/>
          <w:jc w:val="center"/>
        </w:trPr>
        <w:tc>
          <w:tcPr>
            <w:tcW w:w="1023" w:type="dxa"/>
            <w:tcBorders>
              <w:left w:val="double" w:sz="4" w:space="0" w:color="auto"/>
              <w:bottom w:val="double" w:sz="4" w:space="0" w:color="auto"/>
              <w:right w:val="single" w:sz="6" w:space="0" w:color="auto"/>
            </w:tcBorders>
          </w:tcPr>
          <w:p w:rsidR="006D317B" w:rsidRDefault="006D317B">
            <w:pPr>
              <w:spacing w:before="20" w:after="20"/>
              <w:jc w:val="center"/>
              <w:rPr>
                <w:snapToGrid w:val="0"/>
                <w:color w:val="000000"/>
                <w:lang w:val="de-DE"/>
              </w:rPr>
            </w:pPr>
          </w:p>
        </w:tc>
        <w:tc>
          <w:tcPr>
            <w:tcW w:w="1134" w:type="dxa"/>
            <w:tcBorders>
              <w:left w:val="single" w:sz="6" w:space="0" w:color="auto"/>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11,3 dB</w:t>
            </w:r>
          </w:p>
        </w:tc>
        <w:tc>
          <w:tcPr>
            <w:tcW w:w="142" w:type="dxa"/>
            <w:tcBorders>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w:t>
            </w:r>
          </w:p>
        </w:tc>
        <w:tc>
          <w:tcPr>
            <w:tcW w:w="850" w:type="dxa"/>
            <w:tcBorders>
              <w:left w:val="nil"/>
              <w:bottom w:val="double" w:sz="4" w:space="0" w:color="auto"/>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11,7 dB</w:t>
            </w:r>
          </w:p>
        </w:tc>
        <w:tc>
          <w:tcPr>
            <w:tcW w:w="1134" w:type="dxa"/>
            <w:tcBorders>
              <w:left w:val="nil"/>
              <w:bottom w:val="double" w:sz="4" w:space="0" w:color="auto"/>
              <w:right w:val="single" w:sz="6" w:space="0" w:color="auto"/>
            </w:tcBorders>
          </w:tcPr>
          <w:p w:rsidR="006D317B" w:rsidRDefault="006D317B">
            <w:pPr>
              <w:spacing w:before="20" w:after="20"/>
              <w:jc w:val="center"/>
              <w:rPr>
                <w:snapToGrid w:val="0"/>
                <w:color w:val="000000"/>
                <w:lang w:val="de-DE"/>
              </w:rPr>
            </w:pPr>
          </w:p>
        </w:tc>
        <w:tc>
          <w:tcPr>
            <w:tcW w:w="1276" w:type="dxa"/>
            <w:tcBorders>
              <w:left w:val="single" w:sz="6" w:space="0" w:color="auto"/>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250 km/h</w:t>
            </w:r>
          </w:p>
        </w:tc>
        <w:tc>
          <w:tcPr>
            <w:tcW w:w="992" w:type="dxa"/>
            <w:tcBorders>
              <w:left w:val="single" w:sz="6" w:space="0" w:color="auto"/>
              <w:bottom w:val="double" w:sz="4" w:space="0" w:color="auto"/>
            </w:tcBorders>
          </w:tcPr>
          <w:p w:rsidR="006D317B" w:rsidRDefault="006D317B">
            <w:pPr>
              <w:spacing w:before="20" w:after="20"/>
              <w:jc w:val="center"/>
              <w:rPr>
                <w:snapToGrid w:val="0"/>
                <w:color w:val="000000"/>
              </w:rPr>
            </w:pPr>
            <w:r>
              <w:rPr>
                <w:snapToGrid w:val="0"/>
                <w:color w:val="000000"/>
              </w:rPr>
              <w:t>7,9 dB</w:t>
            </w:r>
          </w:p>
        </w:tc>
        <w:tc>
          <w:tcPr>
            <w:tcW w:w="142" w:type="dxa"/>
            <w:tcBorders>
              <w:bottom w:val="double" w:sz="4" w:space="0" w:color="auto"/>
            </w:tcBorders>
          </w:tcPr>
          <w:p w:rsidR="006D317B" w:rsidRDefault="006D317B">
            <w:pPr>
              <w:spacing w:before="20" w:after="20"/>
              <w:jc w:val="center"/>
              <w:rPr>
                <w:snapToGrid w:val="0"/>
                <w:color w:val="000000"/>
              </w:rPr>
            </w:pPr>
            <w:r>
              <w:rPr>
                <w:snapToGrid w:val="0"/>
                <w:color w:val="000000"/>
              </w:rPr>
              <w:t>/</w:t>
            </w:r>
          </w:p>
        </w:tc>
        <w:tc>
          <w:tcPr>
            <w:tcW w:w="1134" w:type="dxa"/>
            <w:tcBorders>
              <w:left w:val="nil"/>
              <w:bottom w:val="double" w:sz="4" w:space="0" w:color="auto"/>
              <w:right w:val="double" w:sz="4" w:space="0" w:color="auto"/>
            </w:tcBorders>
          </w:tcPr>
          <w:p w:rsidR="006D317B" w:rsidRDefault="006D317B">
            <w:pPr>
              <w:spacing w:before="20" w:after="20"/>
              <w:jc w:val="center"/>
              <w:rPr>
                <w:snapToGrid w:val="0"/>
                <w:color w:val="000000"/>
              </w:rPr>
            </w:pPr>
            <w:r>
              <w:rPr>
                <w:snapToGrid w:val="0"/>
                <w:color w:val="000000"/>
              </w:rPr>
              <w:t>8,3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30</w:t>
        </w:r>
      </w:fldSimple>
      <w:r>
        <w:t xml:space="preserve"> - DCH requirements in combined satellite and IMR conditions; Uplink</w:t>
      </w:r>
    </w:p>
    <w:p w:rsidR="006D317B" w:rsidRDefault="006D317B">
      <w:r>
        <w:t>Performance requirements for the candidate test cases from Satin are presented hereafter (applicable to low power IMRs).</w:t>
      </w:r>
    </w:p>
    <w:tbl>
      <w:tblPr>
        <w:tblW w:w="0" w:type="auto"/>
        <w:jc w:val="center"/>
        <w:tblLayout w:type="fixed"/>
        <w:tblCellMar>
          <w:left w:w="30" w:type="dxa"/>
          <w:right w:w="30" w:type="dxa"/>
        </w:tblCellMar>
        <w:tblLook w:val="0000"/>
      </w:tblPr>
      <w:tblGrid>
        <w:gridCol w:w="1104"/>
        <w:gridCol w:w="1134"/>
        <w:gridCol w:w="1134"/>
        <w:gridCol w:w="1134"/>
        <w:gridCol w:w="1134"/>
        <w:gridCol w:w="1134"/>
        <w:gridCol w:w="1134"/>
        <w:gridCol w:w="1134"/>
      </w:tblGrid>
      <w:tr w:rsidR="006D317B">
        <w:tblPrEx>
          <w:tblCellMar>
            <w:top w:w="0" w:type="dxa"/>
            <w:bottom w:w="0" w:type="dxa"/>
          </w:tblCellMar>
        </w:tblPrEx>
        <w:trPr>
          <w:trHeight w:val="251"/>
          <w:jc w:val="center"/>
        </w:trPr>
        <w:tc>
          <w:tcPr>
            <w:tcW w:w="1134" w:type="dxa"/>
            <w:tcBorders>
              <w:top w:val="double" w:sz="4" w:space="0" w:color="auto"/>
              <w:left w:val="double" w:sz="4" w:space="0" w:color="auto"/>
            </w:tcBorders>
          </w:tcPr>
          <w:p w:rsidR="006D317B" w:rsidRDefault="006D317B">
            <w:pPr>
              <w:spacing w:before="20" w:after="20"/>
              <w:jc w:val="center"/>
              <w:rPr>
                <w:b/>
                <w:snapToGrid w:val="0"/>
                <w:color w:val="000000"/>
              </w:rPr>
            </w:pPr>
          </w:p>
        </w:tc>
        <w:tc>
          <w:tcPr>
            <w:tcW w:w="1134" w:type="dxa"/>
            <w:tcBorders>
              <w:top w:val="double" w:sz="4" w:space="0" w:color="auto"/>
              <w:right w:val="single" w:sz="6" w:space="0" w:color="auto"/>
            </w:tcBorders>
          </w:tcPr>
          <w:p w:rsidR="006D317B" w:rsidRDefault="006D317B">
            <w:pPr>
              <w:spacing w:before="20" w:after="20"/>
              <w:jc w:val="center"/>
              <w:rPr>
                <w:snapToGrid w:val="0"/>
                <w:color w:val="000000"/>
              </w:rPr>
            </w:pPr>
            <w:r>
              <w:rPr>
                <w:b/>
                <w:snapToGrid w:val="0"/>
                <w:color w:val="000000"/>
              </w:rPr>
              <w:t>S-Case 1</w:t>
            </w:r>
          </w:p>
        </w:tc>
        <w:tc>
          <w:tcPr>
            <w:tcW w:w="1134" w:type="dxa"/>
            <w:tcBorders>
              <w:top w:val="double"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S-Case 2</w:t>
            </w:r>
          </w:p>
        </w:tc>
        <w:tc>
          <w:tcPr>
            <w:tcW w:w="1134" w:type="dxa"/>
            <w:tcBorders>
              <w:top w:val="double" w:sz="4" w:space="0" w:color="auto"/>
              <w:right w:val="double" w:sz="4" w:space="0" w:color="auto"/>
            </w:tcBorders>
          </w:tcPr>
          <w:p w:rsidR="006D317B" w:rsidRDefault="006D317B">
            <w:pPr>
              <w:spacing w:before="20" w:after="20"/>
              <w:jc w:val="center"/>
              <w:rPr>
                <w:b/>
                <w:snapToGrid w:val="0"/>
                <w:color w:val="000000"/>
              </w:rPr>
            </w:pPr>
            <w:r>
              <w:rPr>
                <w:b/>
                <w:snapToGrid w:val="0"/>
                <w:color w:val="000000"/>
              </w:rPr>
              <w:t>S-Case 3</w:t>
            </w:r>
          </w:p>
        </w:tc>
        <w:tc>
          <w:tcPr>
            <w:tcW w:w="1134" w:type="dxa"/>
            <w:tcBorders>
              <w:top w:val="double" w:sz="4" w:space="0" w:color="auto"/>
              <w:left w:val="nil"/>
              <w:right w:val="single" w:sz="6" w:space="0" w:color="auto"/>
            </w:tcBorders>
          </w:tcPr>
          <w:p w:rsidR="006D317B" w:rsidRDefault="006D317B">
            <w:pPr>
              <w:spacing w:before="20" w:after="20"/>
              <w:jc w:val="center"/>
              <w:rPr>
                <w:b/>
                <w:snapToGrid w:val="0"/>
                <w:color w:val="000000"/>
              </w:rPr>
            </w:pPr>
          </w:p>
        </w:tc>
        <w:tc>
          <w:tcPr>
            <w:tcW w:w="1134" w:type="dxa"/>
            <w:tcBorders>
              <w:top w:val="double" w:sz="4" w:space="0" w:color="auto"/>
              <w:left w:val="nil"/>
              <w:right w:val="single" w:sz="6" w:space="0" w:color="auto"/>
            </w:tcBorders>
          </w:tcPr>
          <w:p w:rsidR="006D317B" w:rsidRDefault="006D317B">
            <w:pPr>
              <w:spacing w:before="20" w:after="20"/>
              <w:jc w:val="center"/>
              <w:rPr>
                <w:b/>
                <w:snapToGrid w:val="0"/>
                <w:color w:val="000000"/>
              </w:rPr>
            </w:pPr>
            <w:r>
              <w:rPr>
                <w:b/>
                <w:snapToGrid w:val="0"/>
                <w:color w:val="000000"/>
              </w:rPr>
              <w:t>S-Case 4</w:t>
            </w:r>
          </w:p>
        </w:tc>
        <w:tc>
          <w:tcPr>
            <w:tcW w:w="1134" w:type="dxa"/>
            <w:tcBorders>
              <w:top w:val="double" w:sz="4" w:space="0" w:color="auto"/>
              <w:left w:val="nil"/>
              <w:right w:val="single" w:sz="6" w:space="0" w:color="auto"/>
            </w:tcBorders>
          </w:tcPr>
          <w:p w:rsidR="006D317B" w:rsidRDefault="006D317B">
            <w:pPr>
              <w:spacing w:before="20" w:after="20"/>
              <w:jc w:val="center"/>
              <w:rPr>
                <w:b/>
                <w:snapToGrid w:val="0"/>
                <w:color w:val="000000"/>
              </w:rPr>
            </w:pPr>
            <w:r>
              <w:rPr>
                <w:b/>
                <w:snapToGrid w:val="0"/>
                <w:color w:val="000000"/>
              </w:rPr>
              <w:t>S-Case 5</w:t>
            </w:r>
          </w:p>
        </w:tc>
        <w:tc>
          <w:tcPr>
            <w:tcW w:w="1134" w:type="dxa"/>
            <w:tcBorders>
              <w:top w:val="double" w:sz="4" w:space="0" w:color="auto"/>
              <w:left w:val="nil"/>
              <w:right w:val="double" w:sz="4" w:space="0" w:color="auto"/>
            </w:tcBorders>
          </w:tcPr>
          <w:p w:rsidR="006D317B" w:rsidRDefault="006D317B">
            <w:pPr>
              <w:spacing w:before="20" w:after="20"/>
              <w:jc w:val="center"/>
              <w:rPr>
                <w:b/>
                <w:snapToGrid w:val="0"/>
                <w:color w:val="000000"/>
              </w:rPr>
            </w:pPr>
            <w:r>
              <w:rPr>
                <w:b/>
                <w:snapToGrid w:val="0"/>
                <w:color w:val="000000"/>
              </w:rPr>
              <w:t>S-Case 6</w:t>
            </w:r>
          </w:p>
        </w:tc>
      </w:tr>
      <w:tr w:rsidR="006D317B">
        <w:tblPrEx>
          <w:tblCellMar>
            <w:top w:w="0" w:type="dxa"/>
            <w:bottom w:w="0" w:type="dxa"/>
          </w:tblCellMar>
        </w:tblPrEx>
        <w:trPr>
          <w:trHeight w:val="620"/>
          <w:jc w:val="center"/>
        </w:trPr>
        <w:tc>
          <w:tcPr>
            <w:tcW w:w="1134" w:type="dxa"/>
            <w:tcBorders>
              <w:left w:val="double" w:sz="4" w:space="0" w:color="auto"/>
              <w:bottom w:val="single" w:sz="4" w:space="0" w:color="auto"/>
            </w:tcBorders>
          </w:tcPr>
          <w:p w:rsidR="006D317B" w:rsidRDefault="006D317B">
            <w:pPr>
              <w:spacing w:before="20" w:after="20"/>
              <w:jc w:val="center"/>
              <w:rPr>
                <w:snapToGrid w:val="0"/>
                <w:color w:val="000000"/>
              </w:rPr>
            </w:pPr>
            <w:r>
              <w:rPr>
                <w:snapToGrid w:val="0"/>
                <w:color w:val="000000"/>
              </w:rPr>
              <w:t>Data rate</w:t>
            </w:r>
          </w:p>
        </w:tc>
        <w:tc>
          <w:tcPr>
            <w:tcW w:w="1134" w:type="dxa"/>
            <w:tcBorders>
              <w:bottom w:val="single" w:sz="4" w:space="0" w:color="auto"/>
              <w:right w:val="single" w:sz="6" w:space="0" w:color="auto"/>
            </w:tcBorders>
          </w:tcPr>
          <w:p w:rsidR="006D317B" w:rsidRDefault="006D317B">
            <w:pPr>
              <w:spacing w:before="20" w:after="20"/>
              <w:jc w:val="center"/>
              <w:rPr>
                <w:snapToGrid w:val="0"/>
                <w:color w:val="000000"/>
              </w:rPr>
            </w:pPr>
            <w:r>
              <w:rPr>
                <w:position w:val="-24"/>
              </w:rPr>
              <w:object w:dxaOrig="340" w:dyaOrig="540">
                <v:shape id="_x0000_i1125" type="#_x0000_t75" style="width:17.25pt;height:27pt" o:ole="" fillcolor="window">
                  <v:imagedata r:id="rId156" o:title=""/>
                </v:shape>
                <o:OLEObject Type="Embed" ProgID="Equation.3" ShapeID="_x0000_i1125" DrawAspect="Content" ObjectID="_1468164673" r:id="rId157"/>
              </w:object>
            </w:r>
          </w:p>
        </w:tc>
        <w:tc>
          <w:tcPr>
            <w:tcW w:w="1134" w:type="dxa"/>
            <w:tcBorders>
              <w:bottom w:val="single" w:sz="4" w:space="0" w:color="auto"/>
              <w:right w:val="single" w:sz="6" w:space="0" w:color="auto"/>
            </w:tcBorders>
          </w:tcPr>
          <w:p w:rsidR="006D317B" w:rsidRDefault="006D317B">
            <w:pPr>
              <w:spacing w:before="20" w:after="20"/>
              <w:jc w:val="center"/>
              <w:rPr>
                <w:snapToGrid w:val="0"/>
                <w:color w:val="000000"/>
              </w:rPr>
            </w:pPr>
            <w:r>
              <w:rPr>
                <w:position w:val="-24"/>
              </w:rPr>
              <w:object w:dxaOrig="340" w:dyaOrig="540">
                <v:shape id="_x0000_i1126" type="#_x0000_t75" style="width:17.25pt;height:27pt" o:ole="" fillcolor="window">
                  <v:imagedata r:id="rId146" o:title=""/>
                </v:shape>
                <o:OLEObject Type="Embed" ProgID="Equation.3" ShapeID="_x0000_i1126" DrawAspect="Content" ObjectID="_1468164674" r:id="rId158"/>
              </w:object>
            </w:r>
          </w:p>
        </w:tc>
        <w:tc>
          <w:tcPr>
            <w:tcW w:w="1134" w:type="dxa"/>
            <w:tcBorders>
              <w:bottom w:val="single" w:sz="4" w:space="0" w:color="auto"/>
              <w:right w:val="double" w:sz="4" w:space="0" w:color="auto"/>
            </w:tcBorders>
          </w:tcPr>
          <w:p w:rsidR="006D317B" w:rsidRDefault="006D317B">
            <w:pPr>
              <w:spacing w:before="20" w:after="20"/>
              <w:jc w:val="center"/>
              <w:rPr>
                <w:snapToGrid w:val="0"/>
                <w:color w:val="000000"/>
              </w:rPr>
            </w:pPr>
            <w:r>
              <w:rPr>
                <w:position w:val="-24"/>
              </w:rPr>
              <w:object w:dxaOrig="340" w:dyaOrig="540">
                <v:shape id="_x0000_i1127" type="#_x0000_t75" style="width:17.25pt;height:27pt" o:ole="" fillcolor="window">
                  <v:imagedata r:id="rId146" o:title=""/>
                </v:shape>
                <o:OLEObject Type="Embed" ProgID="Equation.3" ShapeID="_x0000_i1127" DrawAspect="Content" ObjectID="_1468164675" r:id="rId159"/>
              </w:object>
            </w:r>
          </w:p>
        </w:tc>
        <w:tc>
          <w:tcPr>
            <w:tcW w:w="1134" w:type="dxa"/>
            <w:tcBorders>
              <w:left w:val="nil"/>
              <w:right w:val="single" w:sz="6" w:space="0" w:color="auto"/>
            </w:tcBorders>
          </w:tcPr>
          <w:p w:rsidR="006D317B" w:rsidRDefault="006D317B">
            <w:pPr>
              <w:spacing w:before="20" w:after="20"/>
              <w:jc w:val="center"/>
              <w:rPr>
                <w:snapToGrid w:val="0"/>
                <w:color w:val="000000"/>
              </w:rPr>
            </w:pPr>
            <w:r>
              <w:rPr>
                <w:snapToGrid w:val="0"/>
                <w:color w:val="000000"/>
              </w:rPr>
              <w:t>Data rate</w:t>
            </w:r>
          </w:p>
        </w:tc>
        <w:tc>
          <w:tcPr>
            <w:tcW w:w="1134" w:type="dxa"/>
            <w:tcBorders>
              <w:left w:val="nil"/>
              <w:bottom w:val="single" w:sz="6" w:space="0" w:color="auto"/>
              <w:right w:val="single" w:sz="6" w:space="0" w:color="auto"/>
            </w:tcBorders>
          </w:tcPr>
          <w:p w:rsidR="006D317B" w:rsidRDefault="006D317B">
            <w:pPr>
              <w:spacing w:before="20" w:after="20"/>
              <w:jc w:val="center"/>
              <w:rPr>
                <w:snapToGrid w:val="0"/>
                <w:color w:val="000000"/>
              </w:rPr>
            </w:pPr>
            <w:r>
              <w:rPr>
                <w:position w:val="-24"/>
              </w:rPr>
              <w:object w:dxaOrig="340" w:dyaOrig="540">
                <v:shape id="_x0000_i1128" type="#_x0000_t75" style="width:17.25pt;height:27pt" o:ole="" fillcolor="window">
                  <v:imagedata r:id="rId146" o:title=""/>
                </v:shape>
                <o:OLEObject Type="Embed" ProgID="Equation.3" ShapeID="_x0000_i1128" DrawAspect="Content" ObjectID="_1468164676" r:id="rId160"/>
              </w:object>
            </w:r>
          </w:p>
        </w:tc>
        <w:tc>
          <w:tcPr>
            <w:tcW w:w="1134" w:type="dxa"/>
            <w:tcBorders>
              <w:left w:val="nil"/>
              <w:bottom w:val="single" w:sz="6" w:space="0" w:color="auto"/>
              <w:right w:val="single" w:sz="6" w:space="0" w:color="auto"/>
            </w:tcBorders>
          </w:tcPr>
          <w:p w:rsidR="006D317B" w:rsidRDefault="006D317B">
            <w:pPr>
              <w:spacing w:before="20" w:after="20"/>
              <w:jc w:val="center"/>
              <w:rPr>
                <w:snapToGrid w:val="0"/>
                <w:color w:val="000000"/>
              </w:rPr>
            </w:pPr>
            <w:r>
              <w:rPr>
                <w:position w:val="-24"/>
              </w:rPr>
              <w:object w:dxaOrig="340" w:dyaOrig="540">
                <v:shape id="_x0000_i1129" type="#_x0000_t75" style="width:17.25pt;height:27pt" o:ole="" fillcolor="window">
                  <v:imagedata r:id="rId146" o:title=""/>
                </v:shape>
                <o:OLEObject Type="Embed" ProgID="Equation.3" ShapeID="_x0000_i1129" DrawAspect="Content" ObjectID="_1468164677" r:id="rId161"/>
              </w:object>
            </w:r>
          </w:p>
        </w:tc>
        <w:tc>
          <w:tcPr>
            <w:tcW w:w="1134" w:type="dxa"/>
            <w:tcBorders>
              <w:left w:val="nil"/>
              <w:bottom w:val="single" w:sz="6" w:space="0" w:color="auto"/>
              <w:right w:val="double" w:sz="4" w:space="0" w:color="auto"/>
            </w:tcBorders>
          </w:tcPr>
          <w:p w:rsidR="006D317B" w:rsidRDefault="006D317B">
            <w:pPr>
              <w:spacing w:before="20" w:after="20"/>
              <w:jc w:val="center"/>
              <w:rPr>
                <w:snapToGrid w:val="0"/>
                <w:color w:val="000000"/>
              </w:rPr>
            </w:pPr>
            <w:r>
              <w:rPr>
                <w:position w:val="-24"/>
              </w:rPr>
              <w:object w:dxaOrig="340" w:dyaOrig="540">
                <v:shape id="_x0000_i1130" type="#_x0000_t75" style="width:17.25pt;height:27pt" o:ole="" fillcolor="window">
                  <v:imagedata r:id="rId146" o:title=""/>
                </v:shape>
                <o:OLEObject Type="Embed" ProgID="Equation.3" ShapeID="_x0000_i1130" DrawAspect="Content" ObjectID="_1468164678" r:id="rId162"/>
              </w:object>
            </w:r>
          </w:p>
        </w:tc>
      </w:tr>
      <w:tr w:rsidR="006D317B">
        <w:tblPrEx>
          <w:tblCellMar>
            <w:top w:w="0" w:type="dxa"/>
            <w:bottom w:w="0" w:type="dxa"/>
          </w:tblCellMar>
        </w:tblPrEx>
        <w:trPr>
          <w:trHeight w:val="251"/>
          <w:jc w:val="center"/>
        </w:trPr>
        <w:tc>
          <w:tcPr>
            <w:tcW w:w="1134" w:type="dxa"/>
            <w:tcBorders>
              <w:left w:val="double" w:sz="4" w:space="0" w:color="auto"/>
            </w:tcBorders>
          </w:tcPr>
          <w:p w:rsidR="006D317B" w:rsidRDefault="006D317B">
            <w:pPr>
              <w:spacing w:before="20" w:after="20"/>
              <w:jc w:val="center"/>
              <w:rPr>
                <w:snapToGrid w:val="0"/>
                <w:color w:val="000000"/>
              </w:rPr>
            </w:pPr>
            <w:r>
              <w:rPr>
                <w:snapToGrid w:val="0"/>
                <w:color w:val="000000"/>
              </w:rPr>
              <w:t>1.2 kbps</w:t>
            </w:r>
          </w:p>
        </w:tc>
        <w:tc>
          <w:tcPr>
            <w:tcW w:w="1134" w:type="dxa"/>
            <w:tcBorders>
              <w:right w:val="single" w:sz="6" w:space="0" w:color="auto"/>
            </w:tcBorders>
          </w:tcPr>
          <w:p w:rsidR="006D317B" w:rsidRDefault="006D317B">
            <w:pPr>
              <w:spacing w:before="20" w:after="20"/>
              <w:jc w:val="center"/>
              <w:rPr>
                <w:snapToGrid w:val="0"/>
                <w:color w:val="000000"/>
              </w:rPr>
            </w:pPr>
            <w:r>
              <w:rPr>
                <w:snapToGrid w:val="0"/>
                <w:color w:val="000000"/>
              </w:rPr>
              <w:t>16,1 dB</w:t>
            </w:r>
          </w:p>
        </w:tc>
        <w:tc>
          <w:tcPr>
            <w:tcW w:w="1134" w:type="dxa"/>
            <w:tcBorders>
              <w:right w:val="single" w:sz="6" w:space="0" w:color="auto"/>
            </w:tcBorders>
          </w:tcPr>
          <w:p w:rsidR="006D317B" w:rsidRDefault="006D317B">
            <w:pPr>
              <w:spacing w:before="20" w:after="20"/>
              <w:jc w:val="center"/>
              <w:rPr>
                <w:snapToGrid w:val="0"/>
                <w:color w:val="000000"/>
              </w:rPr>
            </w:pPr>
            <w:r>
              <w:rPr>
                <w:snapToGrid w:val="0"/>
                <w:color w:val="000000"/>
              </w:rPr>
              <w:t>13,6 dB</w:t>
            </w:r>
          </w:p>
        </w:tc>
        <w:tc>
          <w:tcPr>
            <w:tcW w:w="1134" w:type="dxa"/>
            <w:tcBorders>
              <w:right w:val="double" w:sz="4" w:space="0" w:color="auto"/>
            </w:tcBorders>
          </w:tcPr>
          <w:p w:rsidR="006D317B" w:rsidRDefault="006D317B">
            <w:pPr>
              <w:spacing w:before="20" w:after="20"/>
              <w:jc w:val="center"/>
              <w:rPr>
                <w:snapToGrid w:val="0"/>
                <w:color w:val="000000"/>
              </w:rPr>
            </w:pPr>
            <w:r>
              <w:rPr>
                <w:snapToGrid w:val="0"/>
                <w:color w:val="000000"/>
              </w:rPr>
              <w:t>11 dB</w:t>
            </w:r>
          </w:p>
        </w:tc>
        <w:tc>
          <w:tcPr>
            <w:tcW w:w="1134" w:type="dxa"/>
            <w:tcBorders>
              <w:top w:val="single" w:sz="6" w:space="0" w:color="auto"/>
              <w:left w:val="nil"/>
              <w:right w:val="single" w:sz="6" w:space="0" w:color="auto"/>
            </w:tcBorders>
          </w:tcPr>
          <w:p w:rsidR="006D317B" w:rsidRDefault="006D317B">
            <w:pPr>
              <w:spacing w:before="20" w:after="20"/>
              <w:jc w:val="center"/>
              <w:rPr>
                <w:snapToGrid w:val="0"/>
                <w:color w:val="000000"/>
              </w:rPr>
            </w:pPr>
            <w:r>
              <w:rPr>
                <w:snapToGrid w:val="0"/>
                <w:color w:val="000000"/>
              </w:rPr>
              <w:t>1.2 kbps</w:t>
            </w:r>
          </w:p>
        </w:tc>
        <w:tc>
          <w:tcPr>
            <w:tcW w:w="1134" w:type="dxa"/>
            <w:tcBorders>
              <w:left w:val="nil"/>
              <w:right w:val="single" w:sz="6" w:space="0" w:color="auto"/>
            </w:tcBorders>
          </w:tcPr>
          <w:p w:rsidR="006D317B" w:rsidRDefault="006D317B">
            <w:pPr>
              <w:spacing w:before="20" w:after="20"/>
              <w:jc w:val="center"/>
              <w:rPr>
                <w:snapToGrid w:val="0"/>
                <w:color w:val="000000"/>
              </w:rPr>
            </w:pPr>
            <w:r>
              <w:rPr>
                <w:snapToGrid w:val="0"/>
                <w:color w:val="000000"/>
              </w:rPr>
              <w:t>10,7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9,9 dB</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13,3 dB</w:t>
            </w:r>
          </w:p>
        </w:tc>
      </w:tr>
      <w:tr w:rsidR="006D317B">
        <w:tblPrEx>
          <w:tblCellMar>
            <w:top w:w="0" w:type="dxa"/>
            <w:bottom w:w="0" w:type="dxa"/>
          </w:tblCellMar>
        </w:tblPrEx>
        <w:trPr>
          <w:trHeight w:val="251"/>
          <w:jc w:val="center"/>
        </w:trPr>
        <w:tc>
          <w:tcPr>
            <w:tcW w:w="1134" w:type="dxa"/>
            <w:tcBorders>
              <w:left w:val="double" w:sz="4" w:space="0" w:color="auto"/>
            </w:tcBorders>
          </w:tcPr>
          <w:p w:rsidR="006D317B" w:rsidRDefault="006D317B">
            <w:pPr>
              <w:spacing w:before="20" w:after="20"/>
              <w:jc w:val="center"/>
              <w:rPr>
                <w:snapToGrid w:val="0"/>
                <w:color w:val="000000"/>
                <w:lang w:val="de-DE"/>
              </w:rPr>
            </w:pPr>
            <w:r>
              <w:rPr>
                <w:snapToGrid w:val="0"/>
                <w:color w:val="000000"/>
                <w:lang w:val="de-DE"/>
              </w:rPr>
              <w:t xml:space="preserve"> 4.75 kbps</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18,4 dB</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14,3 dB</w:t>
            </w:r>
          </w:p>
        </w:tc>
        <w:tc>
          <w:tcPr>
            <w:tcW w:w="1134" w:type="dxa"/>
            <w:tcBorders>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 xml:space="preserve"> 4.75 kbps</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11,2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10,3 dB</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11,7 dB</w:t>
            </w:r>
          </w:p>
        </w:tc>
      </w:tr>
      <w:tr w:rsidR="006D317B">
        <w:tblPrEx>
          <w:tblCellMar>
            <w:top w:w="0" w:type="dxa"/>
            <w:bottom w:w="0" w:type="dxa"/>
          </w:tblCellMar>
        </w:tblPrEx>
        <w:trPr>
          <w:trHeight w:val="251"/>
          <w:jc w:val="center"/>
        </w:trPr>
        <w:tc>
          <w:tcPr>
            <w:tcW w:w="1134" w:type="dxa"/>
            <w:tcBorders>
              <w:left w:val="double" w:sz="4" w:space="0" w:color="auto"/>
            </w:tcBorders>
          </w:tcPr>
          <w:p w:rsidR="006D317B" w:rsidRDefault="006D317B">
            <w:pPr>
              <w:spacing w:before="20" w:after="20"/>
              <w:jc w:val="center"/>
              <w:rPr>
                <w:snapToGrid w:val="0"/>
                <w:color w:val="000000"/>
                <w:lang w:val="de-DE"/>
              </w:rPr>
            </w:pPr>
            <w:r>
              <w:rPr>
                <w:snapToGrid w:val="0"/>
                <w:color w:val="000000"/>
                <w:lang w:val="de-DE"/>
              </w:rPr>
              <w:t xml:space="preserve"> 12.2 kbps</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17,8 dB</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13,8 dB</w:t>
            </w:r>
          </w:p>
        </w:tc>
        <w:tc>
          <w:tcPr>
            <w:tcW w:w="1134" w:type="dxa"/>
            <w:tcBorders>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9,2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 xml:space="preserve"> 12.2 kbps</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10,2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9,3 dB</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10,7 dB</w:t>
            </w:r>
          </w:p>
        </w:tc>
      </w:tr>
      <w:tr w:rsidR="006D317B">
        <w:tblPrEx>
          <w:tblCellMar>
            <w:top w:w="0" w:type="dxa"/>
            <w:bottom w:w="0" w:type="dxa"/>
          </w:tblCellMar>
        </w:tblPrEx>
        <w:trPr>
          <w:trHeight w:val="251"/>
          <w:jc w:val="center"/>
        </w:trPr>
        <w:tc>
          <w:tcPr>
            <w:tcW w:w="1134" w:type="dxa"/>
            <w:tcBorders>
              <w:left w:val="double" w:sz="4" w:space="0" w:color="auto"/>
            </w:tcBorders>
          </w:tcPr>
          <w:p w:rsidR="006D317B" w:rsidRDefault="006D317B">
            <w:pPr>
              <w:spacing w:before="20" w:after="20"/>
              <w:jc w:val="center"/>
              <w:rPr>
                <w:snapToGrid w:val="0"/>
                <w:color w:val="000000"/>
                <w:lang w:val="de-DE"/>
              </w:rPr>
            </w:pPr>
            <w:r>
              <w:rPr>
                <w:snapToGrid w:val="0"/>
                <w:color w:val="000000"/>
                <w:lang w:val="de-DE"/>
              </w:rPr>
              <w:t xml:space="preserve"> 64 kbps</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14,3 dB</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10,7 dB</w:t>
            </w:r>
          </w:p>
        </w:tc>
        <w:tc>
          <w:tcPr>
            <w:tcW w:w="1134" w:type="dxa"/>
            <w:tcBorders>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5,8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 xml:space="preserve"> 64 kbps</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6,9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5,6 dB</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7,2 dB</w:t>
            </w:r>
          </w:p>
        </w:tc>
      </w:tr>
      <w:tr w:rsidR="006D317B">
        <w:tblPrEx>
          <w:tblCellMar>
            <w:top w:w="0" w:type="dxa"/>
            <w:bottom w:w="0" w:type="dxa"/>
          </w:tblCellMar>
        </w:tblPrEx>
        <w:trPr>
          <w:trHeight w:val="281"/>
          <w:jc w:val="center"/>
        </w:trPr>
        <w:tc>
          <w:tcPr>
            <w:tcW w:w="1134" w:type="dxa"/>
            <w:tcBorders>
              <w:left w:val="double" w:sz="4" w:space="0" w:color="auto"/>
            </w:tcBorders>
          </w:tcPr>
          <w:p w:rsidR="006D317B" w:rsidRDefault="006D317B">
            <w:pPr>
              <w:spacing w:before="20" w:after="20"/>
              <w:jc w:val="center"/>
              <w:rPr>
                <w:snapToGrid w:val="0"/>
                <w:color w:val="000000"/>
                <w:lang w:val="de-DE"/>
              </w:rPr>
            </w:pPr>
            <w:r>
              <w:rPr>
                <w:snapToGrid w:val="0"/>
                <w:color w:val="000000"/>
                <w:lang w:val="de-DE"/>
              </w:rPr>
              <w:t xml:space="preserve"> 144 kbps</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13,5 dB</w:t>
            </w:r>
          </w:p>
        </w:tc>
        <w:tc>
          <w:tcPr>
            <w:tcW w:w="1134" w:type="dxa"/>
            <w:tcBorders>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10,2 dB</w:t>
            </w:r>
          </w:p>
        </w:tc>
        <w:tc>
          <w:tcPr>
            <w:tcW w:w="1134" w:type="dxa"/>
            <w:tcBorders>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5,3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 xml:space="preserve"> 144 kbps</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7 dB</w:t>
            </w:r>
          </w:p>
        </w:tc>
        <w:tc>
          <w:tcPr>
            <w:tcW w:w="1134" w:type="dxa"/>
            <w:tcBorders>
              <w:left w:val="nil"/>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5,2 dB</w:t>
            </w:r>
          </w:p>
        </w:tc>
        <w:tc>
          <w:tcPr>
            <w:tcW w:w="1134" w:type="dxa"/>
            <w:tcBorders>
              <w:left w:val="nil"/>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7,2 dB</w:t>
            </w:r>
          </w:p>
        </w:tc>
      </w:tr>
      <w:tr w:rsidR="006D317B">
        <w:tblPrEx>
          <w:tblCellMar>
            <w:top w:w="0" w:type="dxa"/>
            <w:bottom w:w="0" w:type="dxa"/>
          </w:tblCellMar>
        </w:tblPrEx>
        <w:trPr>
          <w:trHeight w:val="251"/>
          <w:jc w:val="center"/>
        </w:trPr>
        <w:tc>
          <w:tcPr>
            <w:tcW w:w="1134" w:type="dxa"/>
            <w:tcBorders>
              <w:left w:val="double" w:sz="4" w:space="0" w:color="auto"/>
              <w:bottom w:val="double" w:sz="4" w:space="0" w:color="auto"/>
            </w:tcBorders>
          </w:tcPr>
          <w:p w:rsidR="006D317B" w:rsidRDefault="006D317B">
            <w:pPr>
              <w:spacing w:before="20" w:after="20"/>
              <w:jc w:val="center"/>
              <w:rPr>
                <w:snapToGrid w:val="0"/>
                <w:color w:val="000000"/>
                <w:lang w:val="de-DE"/>
              </w:rPr>
            </w:pPr>
            <w:r>
              <w:rPr>
                <w:snapToGrid w:val="0"/>
                <w:color w:val="000000"/>
                <w:lang w:val="de-DE"/>
              </w:rPr>
              <w:t xml:space="preserve"> 384 kbps</w:t>
            </w:r>
          </w:p>
        </w:tc>
        <w:tc>
          <w:tcPr>
            <w:tcW w:w="1134" w:type="dxa"/>
            <w:tcBorders>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15,9 dB</w:t>
            </w:r>
          </w:p>
        </w:tc>
        <w:tc>
          <w:tcPr>
            <w:tcW w:w="1134" w:type="dxa"/>
            <w:tcBorders>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10,9 dB</w:t>
            </w:r>
          </w:p>
        </w:tc>
        <w:tc>
          <w:tcPr>
            <w:tcW w:w="1134" w:type="dxa"/>
            <w:tcBorders>
              <w:bottom w:val="double" w:sz="4" w:space="0" w:color="auto"/>
              <w:right w:val="double" w:sz="4" w:space="0" w:color="auto"/>
            </w:tcBorders>
          </w:tcPr>
          <w:p w:rsidR="006D317B" w:rsidRDefault="006D317B">
            <w:pPr>
              <w:spacing w:before="20" w:after="20"/>
              <w:jc w:val="center"/>
              <w:rPr>
                <w:snapToGrid w:val="0"/>
                <w:color w:val="000000"/>
                <w:lang w:val="de-DE"/>
              </w:rPr>
            </w:pPr>
            <w:r>
              <w:rPr>
                <w:snapToGrid w:val="0"/>
                <w:color w:val="000000"/>
                <w:lang w:val="de-DE"/>
              </w:rPr>
              <w:t>6.7 dB</w:t>
            </w:r>
          </w:p>
        </w:tc>
        <w:tc>
          <w:tcPr>
            <w:tcW w:w="1134" w:type="dxa"/>
            <w:tcBorders>
              <w:left w:val="nil"/>
              <w:bottom w:val="double" w:sz="4" w:space="0" w:color="auto"/>
              <w:right w:val="single" w:sz="6" w:space="0" w:color="auto"/>
            </w:tcBorders>
          </w:tcPr>
          <w:p w:rsidR="006D317B" w:rsidRDefault="006D317B">
            <w:pPr>
              <w:spacing w:before="20" w:after="20"/>
              <w:jc w:val="center"/>
              <w:rPr>
                <w:snapToGrid w:val="0"/>
                <w:color w:val="000000"/>
                <w:lang w:val="de-DE"/>
              </w:rPr>
            </w:pPr>
            <w:r>
              <w:rPr>
                <w:snapToGrid w:val="0"/>
                <w:color w:val="000000"/>
                <w:lang w:val="de-DE"/>
              </w:rPr>
              <w:t xml:space="preserve"> 384 kbps</w:t>
            </w:r>
          </w:p>
        </w:tc>
        <w:tc>
          <w:tcPr>
            <w:tcW w:w="1134" w:type="dxa"/>
            <w:tcBorders>
              <w:left w:val="nil"/>
              <w:bottom w:val="double" w:sz="4" w:space="0" w:color="auto"/>
              <w:right w:val="single" w:sz="6" w:space="0" w:color="auto"/>
            </w:tcBorders>
          </w:tcPr>
          <w:p w:rsidR="006D317B" w:rsidRDefault="006D317B">
            <w:pPr>
              <w:spacing w:before="20" w:after="20"/>
              <w:jc w:val="center"/>
              <w:rPr>
                <w:snapToGrid w:val="0"/>
                <w:color w:val="000000"/>
              </w:rPr>
            </w:pPr>
            <w:r>
              <w:rPr>
                <w:snapToGrid w:val="0"/>
                <w:color w:val="000000"/>
              </w:rPr>
              <w:t>6,7 dB</w:t>
            </w:r>
          </w:p>
        </w:tc>
        <w:tc>
          <w:tcPr>
            <w:tcW w:w="1134" w:type="dxa"/>
            <w:tcBorders>
              <w:left w:val="nil"/>
              <w:bottom w:val="double" w:sz="4" w:space="0" w:color="auto"/>
              <w:right w:val="single" w:sz="6" w:space="0" w:color="auto"/>
            </w:tcBorders>
          </w:tcPr>
          <w:p w:rsidR="006D317B" w:rsidRDefault="006D317B">
            <w:pPr>
              <w:spacing w:before="20" w:after="20"/>
              <w:jc w:val="center"/>
              <w:rPr>
                <w:snapToGrid w:val="0"/>
                <w:color w:val="000000"/>
              </w:rPr>
            </w:pPr>
            <w:r>
              <w:rPr>
                <w:snapToGrid w:val="0"/>
                <w:color w:val="000000"/>
              </w:rPr>
              <w:t>6,7 dB</w:t>
            </w:r>
          </w:p>
        </w:tc>
        <w:tc>
          <w:tcPr>
            <w:tcW w:w="1134" w:type="dxa"/>
            <w:tcBorders>
              <w:left w:val="nil"/>
              <w:bottom w:val="double" w:sz="4" w:space="0" w:color="auto"/>
              <w:right w:val="double" w:sz="4" w:space="0" w:color="auto"/>
            </w:tcBorders>
          </w:tcPr>
          <w:p w:rsidR="006D317B" w:rsidRDefault="006D317B">
            <w:pPr>
              <w:spacing w:before="20" w:after="20"/>
              <w:jc w:val="center"/>
              <w:rPr>
                <w:snapToGrid w:val="0"/>
                <w:color w:val="000000"/>
              </w:rPr>
            </w:pPr>
            <w:r>
              <w:rPr>
                <w:snapToGrid w:val="0"/>
                <w:color w:val="000000"/>
              </w:rPr>
              <w:t>7,6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31</w:t>
        </w:r>
      </w:fldSimple>
      <w:r>
        <w:t xml:space="preserve"> - DCH requirements in combined satellite and low power IMR conditio</w:t>
      </w:r>
      <w:bookmarkStart w:id="595" w:name="_Hlt50277904"/>
      <w:bookmarkEnd w:id="595"/>
      <w:r>
        <w:t>ns; Satin test cases; Uplink</w:t>
      </w:r>
    </w:p>
    <w:p w:rsidR="006D317B" w:rsidRDefault="006D317B">
      <w:pPr>
        <w:pStyle w:val="Heading4"/>
        <w:tabs>
          <w:tab w:val="clear" w:pos="2520"/>
        </w:tabs>
      </w:pPr>
      <w:r>
        <w:br w:type="page"/>
      </w:r>
      <w:bookmarkStart w:id="596" w:name="_Toc72569438"/>
      <w:r>
        <w:t>Demodulation in aeronautical environment</w:t>
      </w:r>
      <w:bookmarkEnd w:id="596"/>
    </w:p>
    <w:tbl>
      <w:tblPr>
        <w:tblW w:w="0" w:type="auto"/>
        <w:jc w:val="center"/>
        <w:tblLayout w:type="fixed"/>
        <w:tblCellMar>
          <w:left w:w="30" w:type="dxa"/>
          <w:right w:w="30" w:type="dxa"/>
        </w:tblCellMar>
        <w:tblLook w:val="0000"/>
      </w:tblPr>
      <w:tblGrid>
        <w:gridCol w:w="1236"/>
        <w:gridCol w:w="1329"/>
      </w:tblGrid>
      <w:tr w:rsidR="006D317B">
        <w:tblPrEx>
          <w:tblCellMar>
            <w:top w:w="0" w:type="dxa"/>
            <w:bottom w:w="0" w:type="dxa"/>
          </w:tblCellMar>
        </w:tblPrEx>
        <w:trPr>
          <w:trHeight w:val="251"/>
          <w:jc w:val="center"/>
        </w:trPr>
        <w:tc>
          <w:tcPr>
            <w:tcW w:w="1266" w:type="dxa"/>
            <w:tcBorders>
              <w:top w:val="single" w:sz="4" w:space="0" w:color="auto"/>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Data rate</w:t>
            </w:r>
          </w:p>
        </w:tc>
        <w:tc>
          <w:tcPr>
            <w:tcW w:w="1329" w:type="dxa"/>
            <w:tcBorders>
              <w:top w:val="single" w:sz="6" w:space="0" w:color="auto"/>
              <w:left w:val="nil"/>
              <w:right w:val="single" w:sz="6" w:space="0" w:color="auto"/>
            </w:tcBorders>
          </w:tcPr>
          <w:p w:rsidR="006D317B" w:rsidRDefault="006D317B">
            <w:pPr>
              <w:spacing w:before="20" w:after="20"/>
              <w:jc w:val="center"/>
              <w:rPr>
                <w:snapToGrid w:val="0"/>
                <w:color w:val="000000"/>
              </w:rPr>
            </w:pPr>
            <w:r>
              <w:rPr>
                <w:position w:val="-24"/>
              </w:rPr>
              <w:object w:dxaOrig="340" w:dyaOrig="540">
                <v:shape id="_x0000_i1131" type="#_x0000_t75" style="width:17.25pt;height:27pt" o:ole="" fillcolor="window">
                  <v:imagedata r:id="rId146" o:title=""/>
                </v:shape>
                <o:OLEObject Type="Embed" ProgID="Equation.3" ShapeID="_x0000_i1131" DrawAspect="Content" ObjectID="_1468164679" r:id="rId163"/>
              </w:object>
            </w:r>
          </w:p>
        </w:tc>
      </w:tr>
      <w:tr w:rsidR="006D317B">
        <w:tblPrEx>
          <w:tblCellMar>
            <w:top w:w="0" w:type="dxa"/>
            <w:bottom w:w="0" w:type="dxa"/>
          </w:tblCellMar>
        </w:tblPrEx>
        <w:trPr>
          <w:trHeight w:val="251"/>
          <w:jc w:val="center"/>
        </w:trPr>
        <w:tc>
          <w:tcPr>
            <w:tcW w:w="1266" w:type="dxa"/>
            <w:tcBorders>
              <w:top w:val="single" w:sz="4" w:space="0" w:color="auto"/>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1.2 kbps</w:t>
            </w:r>
          </w:p>
        </w:tc>
        <w:tc>
          <w:tcPr>
            <w:tcW w:w="1329" w:type="dxa"/>
            <w:tcBorders>
              <w:top w:val="single" w:sz="4" w:space="0" w:color="auto"/>
              <w:left w:val="nil"/>
              <w:right w:val="single" w:sz="4" w:space="0" w:color="auto"/>
            </w:tcBorders>
          </w:tcPr>
          <w:p w:rsidR="006D317B" w:rsidRDefault="006D317B">
            <w:pPr>
              <w:spacing w:before="20" w:after="20"/>
              <w:jc w:val="center"/>
              <w:rPr>
                <w:snapToGrid w:val="0"/>
                <w:color w:val="000000"/>
              </w:rPr>
            </w:pPr>
            <w:r>
              <w:rPr>
                <w:snapToGrid w:val="0"/>
                <w:color w:val="000000"/>
              </w:rPr>
              <w:t>11,6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4.75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8,5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12.2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7,9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64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4,4 dB</w:t>
            </w:r>
          </w:p>
        </w:tc>
      </w:tr>
      <w:tr w:rsidR="006D317B">
        <w:tblPrEx>
          <w:tblCellMar>
            <w:top w:w="0" w:type="dxa"/>
            <w:bottom w:w="0" w:type="dxa"/>
          </w:tblCellMar>
        </w:tblPrEx>
        <w:trPr>
          <w:trHeight w:val="251"/>
          <w:jc w:val="center"/>
        </w:trPr>
        <w:tc>
          <w:tcPr>
            <w:tcW w:w="1266" w:type="dxa"/>
            <w:tcBorders>
              <w:left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144 kbps</w:t>
            </w:r>
          </w:p>
        </w:tc>
        <w:tc>
          <w:tcPr>
            <w:tcW w:w="1329" w:type="dxa"/>
            <w:tcBorders>
              <w:left w:val="nil"/>
              <w:right w:val="single" w:sz="4" w:space="0" w:color="auto"/>
            </w:tcBorders>
          </w:tcPr>
          <w:p w:rsidR="006D317B" w:rsidRDefault="006D317B">
            <w:pPr>
              <w:spacing w:before="20" w:after="20"/>
              <w:jc w:val="center"/>
              <w:rPr>
                <w:snapToGrid w:val="0"/>
                <w:color w:val="000000"/>
              </w:rPr>
            </w:pPr>
            <w:r>
              <w:rPr>
                <w:snapToGrid w:val="0"/>
                <w:color w:val="000000"/>
              </w:rPr>
              <w:t>3,9 dB</w:t>
            </w:r>
          </w:p>
        </w:tc>
      </w:tr>
      <w:tr w:rsidR="006D317B">
        <w:tblPrEx>
          <w:tblCellMar>
            <w:top w:w="0" w:type="dxa"/>
            <w:bottom w:w="0" w:type="dxa"/>
          </w:tblCellMar>
        </w:tblPrEx>
        <w:trPr>
          <w:trHeight w:val="251"/>
          <w:jc w:val="center"/>
        </w:trPr>
        <w:tc>
          <w:tcPr>
            <w:tcW w:w="1266" w:type="dxa"/>
            <w:tcBorders>
              <w:left w:val="single" w:sz="4" w:space="0" w:color="auto"/>
              <w:bottom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384 kbps</w:t>
            </w:r>
          </w:p>
        </w:tc>
        <w:tc>
          <w:tcPr>
            <w:tcW w:w="1329" w:type="dxa"/>
            <w:tcBorders>
              <w:left w:val="nil"/>
              <w:bottom w:val="single" w:sz="4" w:space="0" w:color="auto"/>
              <w:right w:val="single" w:sz="4" w:space="0" w:color="auto"/>
            </w:tcBorders>
          </w:tcPr>
          <w:p w:rsidR="006D317B" w:rsidRDefault="006D317B">
            <w:pPr>
              <w:spacing w:before="20" w:after="20"/>
              <w:jc w:val="center"/>
              <w:rPr>
                <w:snapToGrid w:val="0"/>
                <w:color w:val="000000"/>
              </w:rPr>
            </w:pPr>
            <w:r>
              <w:rPr>
                <w:snapToGrid w:val="0"/>
                <w:color w:val="000000"/>
              </w:rPr>
              <w:t>3,7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32</w:t>
        </w:r>
      </w:fldSimple>
      <w:r>
        <w:t xml:space="preserve"> -DCH requirements in aeronautical environment - Uplink</w:t>
      </w:r>
    </w:p>
    <w:p w:rsidR="006D317B" w:rsidRDefault="006D317B">
      <w:pPr>
        <w:pStyle w:val="Heading3"/>
        <w:tabs>
          <w:tab w:val="clear" w:pos="2160"/>
        </w:tabs>
        <w:spacing w:after="60"/>
      </w:pPr>
      <w:bookmarkStart w:id="597" w:name="_Toc72569439"/>
      <w:r>
        <w:t>Demodulation requirements synthesis</w:t>
      </w:r>
      <w:bookmarkEnd w:id="597"/>
    </w:p>
    <w:p w:rsidR="006D317B" w:rsidRDefault="006D317B">
      <w:pPr>
        <w:pStyle w:val="Heading4"/>
        <w:tabs>
          <w:tab w:val="clear" w:pos="2520"/>
        </w:tabs>
      </w:pPr>
      <w:bookmarkStart w:id="598" w:name="_Hlt58327078"/>
      <w:bookmarkStart w:id="599" w:name="_Toc72569440"/>
      <w:bookmarkEnd w:id="598"/>
      <w:r>
        <w:t>Propagation Link Margin</w:t>
      </w:r>
      <w:bookmarkEnd w:id="599"/>
    </w:p>
    <w:p w:rsidR="006D317B" w:rsidRDefault="006D317B">
      <w:pPr>
        <w:pStyle w:val="Heading5"/>
      </w:pPr>
      <w:bookmarkStart w:id="600" w:name="_Hlt58327019"/>
      <w:bookmarkStart w:id="601" w:name="_Toc72569441"/>
      <w:bookmarkEnd w:id="600"/>
      <w:r>
        <w:t>Satellite signal LOS view</w:t>
      </w:r>
      <w:bookmarkEnd w:id="601"/>
    </w:p>
    <w:p w:rsidR="006D317B" w:rsidRDefault="006D317B">
      <w:r>
        <w:t xml:space="preserve">In case UE is in ITU satellite models with LOS view of the satellite signal, simulation results show required propagation link margin is homogeneous all the test services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09"/>
        <w:gridCol w:w="1275"/>
        <w:gridCol w:w="1296"/>
      </w:tblGrid>
      <w:tr w:rsidR="006D317B">
        <w:tblPrEx>
          <w:tblCellMar>
            <w:top w:w="0" w:type="dxa"/>
            <w:bottom w:w="0" w:type="dxa"/>
          </w:tblCellMar>
        </w:tblPrEx>
        <w:trPr>
          <w:cantSplit/>
          <w:jc w:val="center"/>
        </w:trPr>
        <w:tc>
          <w:tcPr>
            <w:tcW w:w="2479" w:type="dxa"/>
          </w:tcPr>
          <w:p w:rsidR="006D317B" w:rsidRDefault="006D317B">
            <w:pPr>
              <w:spacing w:before="20" w:after="20"/>
              <w:jc w:val="center"/>
              <w:rPr>
                <w:b/>
              </w:rPr>
            </w:pPr>
            <w:r>
              <w:rPr>
                <w:b/>
              </w:rPr>
              <w:t>Service type</w:t>
            </w:r>
          </w:p>
        </w:tc>
        <w:tc>
          <w:tcPr>
            <w:tcW w:w="1275" w:type="dxa"/>
          </w:tcPr>
          <w:p w:rsidR="006D317B" w:rsidRDefault="006D317B">
            <w:pPr>
              <w:spacing w:before="20" w:after="20"/>
              <w:jc w:val="center"/>
              <w:rPr>
                <w:b/>
              </w:rPr>
            </w:pPr>
            <w:r>
              <w:rPr>
                <w:b/>
              </w:rPr>
              <w:t>Downlink</w:t>
            </w:r>
          </w:p>
        </w:tc>
        <w:tc>
          <w:tcPr>
            <w:tcW w:w="1296" w:type="dxa"/>
          </w:tcPr>
          <w:p w:rsidR="006D317B" w:rsidRDefault="006D317B">
            <w:pPr>
              <w:spacing w:before="20" w:after="20"/>
              <w:jc w:val="center"/>
              <w:rPr>
                <w:b/>
              </w:rPr>
            </w:pPr>
            <w:r>
              <w:rPr>
                <w:b/>
              </w:rPr>
              <w:t>Uplink</w:t>
            </w:r>
          </w:p>
        </w:tc>
      </w:tr>
      <w:tr w:rsidR="006D317B">
        <w:tblPrEx>
          <w:tblCellMar>
            <w:top w:w="0" w:type="dxa"/>
            <w:bottom w:w="0" w:type="dxa"/>
          </w:tblCellMar>
        </w:tblPrEx>
        <w:trPr>
          <w:cantSplit/>
          <w:jc w:val="center"/>
        </w:trPr>
        <w:tc>
          <w:tcPr>
            <w:tcW w:w="2479" w:type="dxa"/>
          </w:tcPr>
          <w:p w:rsidR="006D317B" w:rsidRDefault="006D317B">
            <w:pPr>
              <w:spacing w:before="20" w:after="20"/>
            </w:pPr>
            <w:r>
              <w:t>ITU Model A (rural)</w:t>
            </w:r>
          </w:p>
        </w:tc>
        <w:tc>
          <w:tcPr>
            <w:tcW w:w="1275" w:type="dxa"/>
          </w:tcPr>
          <w:p w:rsidR="006D317B" w:rsidRDefault="006D317B">
            <w:pPr>
              <w:spacing w:before="20" w:after="20"/>
              <w:jc w:val="center"/>
            </w:pPr>
            <w:r>
              <w:t>2.1 dB</w:t>
            </w:r>
          </w:p>
        </w:tc>
        <w:tc>
          <w:tcPr>
            <w:tcW w:w="1296" w:type="dxa"/>
          </w:tcPr>
          <w:p w:rsidR="006D317B" w:rsidRDefault="006D317B">
            <w:pPr>
              <w:spacing w:before="20" w:after="20"/>
              <w:jc w:val="center"/>
            </w:pPr>
            <w:r>
              <w:t>1.2 dB</w:t>
            </w:r>
          </w:p>
        </w:tc>
      </w:tr>
      <w:tr w:rsidR="006D317B">
        <w:tblPrEx>
          <w:tblCellMar>
            <w:top w:w="0" w:type="dxa"/>
            <w:bottom w:w="0" w:type="dxa"/>
          </w:tblCellMar>
        </w:tblPrEx>
        <w:trPr>
          <w:cantSplit/>
          <w:jc w:val="center"/>
        </w:trPr>
        <w:tc>
          <w:tcPr>
            <w:tcW w:w="2479" w:type="dxa"/>
          </w:tcPr>
          <w:p w:rsidR="006D317B" w:rsidRDefault="006D317B">
            <w:pPr>
              <w:spacing w:before="20" w:after="20"/>
            </w:pPr>
            <w:r>
              <w:t>ITU Model B (sub-urban)</w:t>
            </w:r>
          </w:p>
        </w:tc>
        <w:tc>
          <w:tcPr>
            <w:tcW w:w="1275" w:type="dxa"/>
          </w:tcPr>
          <w:p w:rsidR="006D317B" w:rsidRDefault="006D317B">
            <w:pPr>
              <w:spacing w:before="20" w:after="20"/>
              <w:jc w:val="center"/>
            </w:pPr>
            <w:r>
              <w:t>3 dB</w:t>
            </w:r>
          </w:p>
        </w:tc>
        <w:tc>
          <w:tcPr>
            <w:tcW w:w="1296" w:type="dxa"/>
          </w:tcPr>
          <w:p w:rsidR="006D317B" w:rsidRDefault="006D317B">
            <w:pPr>
              <w:spacing w:before="20" w:after="20"/>
              <w:jc w:val="center"/>
            </w:pPr>
            <w:r>
              <w:t>1.8 dB</w:t>
            </w:r>
          </w:p>
        </w:tc>
      </w:tr>
      <w:tr w:rsidR="006D317B">
        <w:tblPrEx>
          <w:tblCellMar>
            <w:top w:w="0" w:type="dxa"/>
            <w:bottom w:w="0" w:type="dxa"/>
          </w:tblCellMar>
        </w:tblPrEx>
        <w:trPr>
          <w:jc w:val="center"/>
        </w:trPr>
        <w:tc>
          <w:tcPr>
            <w:tcW w:w="2479" w:type="dxa"/>
          </w:tcPr>
          <w:p w:rsidR="006D317B" w:rsidRDefault="006D317B">
            <w:pPr>
              <w:spacing w:before="20" w:after="20"/>
            </w:pPr>
            <w:bookmarkStart w:id="602" w:name="_Hlt58323001"/>
            <w:r>
              <w:t>ITU Model C (urban)</w:t>
            </w:r>
            <w:bookmarkStart w:id="603" w:name="_Hlt58322957"/>
            <w:bookmarkEnd w:id="603"/>
          </w:p>
        </w:tc>
        <w:tc>
          <w:tcPr>
            <w:tcW w:w="1275" w:type="dxa"/>
          </w:tcPr>
          <w:p w:rsidR="006D317B" w:rsidRDefault="006D317B">
            <w:pPr>
              <w:spacing w:before="20" w:after="20"/>
              <w:jc w:val="center"/>
            </w:pPr>
            <w:r>
              <w:t>5.3 dB</w:t>
            </w:r>
          </w:p>
        </w:tc>
        <w:tc>
          <w:tcPr>
            <w:tcW w:w="1296" w:type="dxa"/>
          </w:tcPr>
          <w:p w:rsidR="006D317B" w:rsidRDefault="006D317B">
            <w:pPr>
              <w:spacing w:before="20" w:after="20"/>
              <w:jc w:val="center"/>
            </w:pPr>
            <w:r>
              <w:t>3.3 dB</w:t>
            </w:r>
          </w:p>
        </w:tc>
      </w:tr>
    </w:tbl>
    <w:bookmarkEnd w:id="602"/>
    <w:p w:rsidR="006D317B" w:rsidRDefault="006D317B">
      <w:pPr>
        <w:pStyle w:val="Caption"/>
      </w:pPr>
      <w:r>
        <w:t xml:space="preserve">Table </w:t>
      </w:r>
      <w:fldSimple w:instr=" STYLEREF 1 \s ">
        <w:r>
          <w:rPr>
            <w:noProof/>
          </w:rPr>
          <w:t>6</w:t>
        </w:r>
      </w:fldSimple>
      <w:r>
        <w:noBreakHyphen/>
      </w:r>
      <w:fldSimple w:instr=" SEQ Table \* ARABIC \s 1 ">
        <w:r>
          <w:rPr>
            <w:noProof/>
          </w:rPr>
          <w:t>33</w:t>
        </w:r>
      </w:fldSimple>
      <w:r>
        <w:t xml:space="preserve"> - Maximum Propagation Link Margin; LOS ITU models</w:t>
      </w:r>
    </w:p>
    <w:p w:rsidR="006D317B" w:rsidRDefault="006D317B">
      <w:pPr>
        <w:pStyle w:val="Heading5"/>
      </w:pPr>
      <w:bookmarkStart w:id="604" w:name="_Toc72569442"/>
      <w:r>
        <w:t>Satellite signal NLOS view</w:t>
      </w:r>
      <w:bookmarkEnd w:id="604"/>
    </w:p>
    <w:p w:rsidR="006D317B" w:rsidRDefault="006D317B">
      <w:r>
        <w:t>When UEs are not in LOS view of the satellite signal, the required link margin becomes more critical, particularly for UEs at low speed (3 km/h), and is test service data rate dependent. Link margins are defined for two types of system deployment : satellite only (NLOS) and combined satellite/IMRs.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72"/>
        <w:gridCol w:w="1415"/>
        <w:gridCol w:w="1416"/>
        <w:gridCol w:w="1416"/>
        <w:gridCol w:w="1416"/>
      </w:tblGrid>
      <w:tr w:rsidR="006D317B">
        <w:tblPrEx>
          <w:tblCellMar>
            <w:top w:w="0" w:type="dxa"/>
            <w:bottom w:w="0" w:type="dxa"/>
          </w:tblCellMar>
        </w:tblPrEx>
        <w:trPr>
          <w:cantSplit/>
          <w:jc w:val="center"/>
        </w:trPr>
        <w:tc>
          <w:tcPr>
            <w:tcW w:w="1842" w:type="dxa"/>
            <w:vMerge w:val="restart"/>
          </w:tcPr>
          <w:p w:rsidR="006D317B" w:rsidRDefault="006D317B">
            <w:pPr>
              <w:spacing w:before="20" w:after="20"/>
              <w:jc w:val="center"/>
              <w:rPr>
                <w:b/>
              </w:rPr>
            </w:pPr>
            <w:r>
              <w:rPr>
                <w:b/>
              </w:rPr>
              <w:t>Service type</w:t>
            </w:r>
          </w:p>
        </w:tc>
        <w:tc>
          <w:tcPr>
            <w:tcW w:w="2831" w:type="dxa"/>
            <w:gridSpan w:val="2"/>
          </w:tcPr>
          <w:p w:rsidR="006D317B" w:rsidRDefault="006D317B">
            <w:pPr>
              <w:spacing w:before="20" w:after="20"/>
              <w:jc w:val="center"/>
              <w:rPr>
                <w:b/>
              </w:rPr>
            </w:pPr>
            <w:r>
              <w:rPr>
                <w:b/>
              </w:rPr>
              <w:t>Downlink</w:t>
            </w:r>
          </w:p>
        </w:tc>
        <w:tc>
          <w:tcPr>
            <w:tcW w:w="2832" w:type="dxa"/>
            <w:gridSpan w:val="2"/>
          </w:tcPr>
          <w:p w:rsidR="006D317B" w:rsidRDefault="006D317B">
            <w:pPr>
              <w:spacing w:before="20" w:after="20"/>
              <w:jc w:val="center"/>
              <w:rPr>
                <w:b/>
              </w:rPr>
            </w:pPr>
            <w:r>
              <w:rPr>
                <w:b/>
              </w:rPr>
              <w:t>Uplink</w:t>
            </w:r>
          </w:p>
        </w:tc>
      </w:tr>
      <w:tr w:rsidR="006D317B">
        <w:tblPrEx>
          <w:tblCellMar>
            <w:top w:w="0" w:type="dxa"/>
            <w:bottom w:w="0" w:type="dxa"/>
          </w:tblCellMar>
        </w:tblPrEx>
        <w:trPr>
          <w:cantSplit/>
          <w:jc w:val="center"/>
        </w:trPr>
        <w:tc>
          <w:tcPr>
            <w:tcW w:w="1842" w:type="dxa"/>
            <w:vMerge/>
          </w:tcPr>
          <w:p w:rsidR="006D317B" w:rsidRDefault="006D317B">
            <w:pPr>
              <w:spacing w:before="20" w:after="20"/>
              <w:jc w:val="center"/>
              <w:rPr>
                <w:b/>
              </w:rPr>
            </w:pPr>
          </w:p>
        </w:tc>
        <w:tc>
          <w:tcPr>
            <w:tcW w:w="1415" w:type="dxa"/>
          </w:tcPr>
          <w:p w:rsidR="006D317B" w:rsidRDefault="006D317B">
            <w:pPr>
              <w:spacing w:before="20" w:after="20"/>
              <w:jc w:val="center"/>
              <w:rPr>
                <w:b/>
              </w:rPr>
            </w:pPr>
            <w:r>
              <w:rPr>
                <w:b/>
              </w:rPr>
              <w:t>Link margin</w:t>
            </w:r>
            <w:r>
              <w:rPr>
                <w:b/>
              </w:rPr>
              <w:br/>
              <w:t>Sat. only</w:t>
            </w:r>
          </w:p>
        </w:tc>
        <w:tc>
          <w:tcPr>
            <w:tcW w:w="1416" w:type="dxa"/>
          </w:tcPr>
          <w:p w:rsidR="006D317B" w:rsidRDefault="006D317B">
            <w:pPr>
              <w:spacing w:before="20" w:after="20"/>
              <w:jc w:val="center"/>
              <w:rPr>
                <w:b/>
              </w:rPr>
            </w:pPr>
            <w:r>
              <w:rPr>
                <w:b/>
              </w:rPr>
              <w:t>Link margin</w:t>
            </w:r>
            <w:r>
              <w:rPr>
                <w:b/>
              </w:rPr>
              <w:br/>
              <w:t>Sat. + IMR</w:t>
            </w:r>
          </w:p>
        </w:tc>
        <w:tc>
          <w:tcPr>
            <w:tcW w:w="1416" w:type="dxa"/>
          </w:tcPr>
          <w:p w:rsidR="006D317B" w:rsidRDefault="006D317B">
            <w:pPr>
              <w:spacing w:before="20" w:after="20"/>
              <w:jc w:val="center"/>
              <w:rPr>
                <w:b/>
              </w:rPr>
            </w:pPr>
            <w:r>
              <w:rPr>
                <w:b/>
              </w:rPr>
              <w:t>Link margin</w:t>
            </w:r>
            <w:r>
              <w:rPr>
                <w:b/>
              </w:rPr>
              <w:br/>
              <w:t>Sat. only</w:t>
            </w:r>
          </w:p>
        </w:tc>
        <w:tc>
          <w:tcPr>
            <w:tcW w:w="1416" w:type="dxa"/>
          </w:tcPr>
          <w:p w:rsidR="006D317B" w:rsidRDefault="006D317B">
            <w:pPr>
              <w:spacing w:before="20" w:after="20"/>
              <w:jc w:val="center"/>
              <w:rPr>
                <w:b/>
              </w:rPr>
            </w:pPr>
            <w:r>
              <w:rPr>
                <w:b/>
              </w:rPr>
              <w:t>Link margin</w:t>
            </w:r>
            <w:r>
              <w:rPr>
                <w:b/>
              </w:rPr>
              <w:br/>
              <w:t>Sat. + IMR</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Speech 1.2 kbps</w:t>
            </w:r>
          </w:p>
        </w:tc>
        <w:tc>
          <w:tcPr>
            <w:tcW w:w="1415" w:type="dxa"/>
          </w:tcPr>
          <w:p w:rsidR="006D317B" w:rsidRDefault="006D317B">
            <w:pPr>
              <w:spacing w:before="20" w:after="20"/>
              <w:jc w:val="center"/>
            </w:pPr>
            <w:r>
              <w:t>8.6 dB</w:t>
            </w:r>
          </w:p>
        </w:tc>
        <w:tc>
          <w:tcPr>
            <w:tcW w:w="1416" w:type="dxa"/>
          </w:tcPr>
          <w:p w:rsidR="006D317B" w:rsidRDefault="006D317B">
            <w:pPr>
              <w:spacing w:before="20" w:after="20"/>
              <w:jc w:val="center"/>
            </w:pPr>
            <w:r>
              <w:t>3.9 dB</w:t>
            </w:r>
          </w:p>
        </w:tc>
        <w:tc>
          <w:tcPr>
            <w:tcW w:w="1416" w:type="dxa"/>
          </w:tcPr>
          <w:p w:rsidR="006D317B" w:rsidRDefault="006D317B">
            <w:pPr>
              <w:spacing w:before="20" w:after="20"/>
              <w:jc w:val="center"/>
            </w:pPr>
            <w:r>
              <w:t>10.5 dB</w:t>
            </w:r>
          </w:p>
        </w:tc>
        <w:tc>
          <w:tcPr>
            <w:tcW w:w="1416" w:type="dxa"/>
          </w:tcPr>
          <w:p w:rsidR="006D317B" w:rsidRDefault="006D317B">
            <w:pPr>
              <w:spacing w:before="20" w:after="20"/>
              <w:jc w:val="center"/>
            </w:pPr>
            <w:r>
              <w:t>7.6 dB</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Speech 4.75 kbps</w:t>
            </w:r>
          </w:p>
        </w:tc>
        <w:tc>
          <w:tcPr>
            <w:tcW w:w="1415" w:type="dxa"/>
          </w:tcPr>
          <w:p w:rsidR="006D317B" w:rsidRDefault="006D317B">
            <w:pPr>
              <w:spacing w:before="20" w:after="20"/>
              <w:jc w:val="center"/>
            </w:pPr>
            <w:r>
              <w:t>13.5 dB</w:t>
            </w:r>
          </w:p>
        </w:tc>
        <w:tc>
          <w:tcPr>
            <w:tcW w:w="1416" w:type="dxa"/>
          </w:tcPr>
          <w:p w:rsidR="006D317B" w:rsidRDefault="006D317B">
            <w:pPr>
              <w:spacing w:before="20" w:after="20"/>
              <w:jc w:val="center"/>
            </w:pPr>
            <w:r>
              <w:t>4.6 dB</w:t>
            </w:r>
          </w:p>
        </w:tc>
        <w:tc>
          <w:tcPr>
            <w:tcW w:w="1416" w:type="dxa"/>
          </w:tcPr>
          <w:p w:rsidR="006D317B" w:rsidRDefault="006D317B">
            <w:pPr>
              <w:spacing w:before="20" w:after="20"/>
              <w:jc w:val="center"/>
            </w:pPr>
            <w:r>
              <w:t>13.5 dB</w:t>
            </w:r>
          </w:p>
        </w:tc>
        <w:tc>
          <w:tcPr>
            <w:tcW w:w="1416" w:type="dxa"/>
          </w:tcPr>
          <w:p w:rsidR="006D317B" w:rsidRDefault="006D317B">
            <w:pPr>
              <w:spacing w:before="20" w:after="20"/>
              <w:jc w:val="center"/>
            </w:pPr>
            <w:r>
              <w:t>6.4 dB</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Speech 12.2 kbps</w:t>
            </w:r>
          </w:p>
        </w:tc>
        <w:tc>
          <w:tcPr>
            <w:tcW w:w="1415" w:type="dxa"/>
          </w:tcPr>
          <w:p w:rsidR="006D317B" w:rsidRDefault="006D317B">
            <w:pPr>
              <w:spacing w:before="20" w:after="20"/>
              <w:jc w:val="center"/>
            </w:pPr>
            <w:r>
              <w:t xml:space="preserve"> 16.5 dB</w:t>
            </w:r>
          </w:p>
        </w:tc>
        <w:tc>
          <w:tcPr>
            <w:tcW w:w="1416" w:type="dxa"/>
          </w:tcPr>
          <w:p w:rsidR="006D317B" w:rsidRDefault="006D317B">
            <w:pPr>
              <w:spacing w:before="20" w:after="20"/>
              <w:jc w:val="center"/>
            </w:pPr>
            <w:r>
              <w:t>4.5 dB</w:t>
            </w:r>
          </w:p>
        </w:tc>
        <w:tc>
          <w:tcPr>
            <w:tcW w:w="1416" w:type="dxa"/>
          </w:tcPr>
          <w:p w:rsidR="006D317B" w:rsidRDefault="006D317B">
            <w:pPr>
              <w:spacing w:before="20" w:after="20"/>
              <w:jc w:val="center"/>
            </w:pPr>
            <w:r>
              <w:t>13 dB</w:t>
            </w:r>
          </w:p>
        </w:tc>
        <w:tc>
          <w:tcPr>
            <w:tcW w:w="1416" w:type="dxa"/>
          </w:tcPr>
          <w:p w:rsidR="006D317B" w:rsidRDefault="006D317B">
            <w:pPr>
              <w:spacing w:before="20" w:after="20"/>
              <w:jc w:val="center"/>
            </w:pPr>
            <w:r>
              <w:t>5.6 dB</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Data 64 kbps</w:t>
            </w:r>
          </w:p>
        </w:tc>
        <w:tc>
          <w:tcPr>
            <w:tcW w:w="1415" w:type="dxa"/>
          </w:tcPr>
          <w:p w:rsidR="006D317B" w:rsidRDefault="006D317B">
            <w:pPr>
              <w:spacing w:before="20" w:after="20"/>
              <w:jc w:val="center"/>
            </w:pPr>
            <w:r>
              <w:t>14.5 dB</w:t>
            </w:r>
          </w:p>
        </w:tc>
        <w:tc>
          <w:tcPr>
            <w:tcW w:w="1416" w:type="dxa"/>
          </w:tcPr>
          <w:p w:rsidR="006D317B" w:rsidRDefault="006D317B">
            <w:pPr>
              <w:spacing w:before="20" w:after="20"/>
              <w:jc w:val="center"/>
            </w:pPr>
            <w:r>
              <w:t>5.3 dB</w:t>
            </w:r>
          </w:p>
        </w:tc>
        <w:tc>
          <w:tcPr>
            <w:tcW w:w="1416" w:type="dxa"/>
          </w:tcPr>
          <w:p w:rsidR="006D317B" w:rsidRDefault="006D317B">
            <w:pPr>
              <w:spacing w:before="20" w:after="20"/>
              <w:jc w:val="center"/>
            </w:pPr>
            <w:r>
              <w:t xml:space="preserve"> 12.3 dB</w:t>
            </w:r>
          </w:p>
        </w:tc>
        <w:tc>
          <w:tcPr>
            <w:tcW w:w="1416" w:type="dxa"/>
          </w:tcPr>
          <w:p w:rsidR="006D317B" w:rsidRDefault="006D317B">
            <w:pPr>
              <w:spacing w:before="20" w:after="20"/>
              <w:jc w:val="center"/>
            </w:pPr>
            <w:r>
              <w:t>5.8 dB</w:t>
            </w:r>
          </w:p>
        </w:tc>
      </w:tr>
      <w:tr w:rsidR="006D317B">
        <w:tblPrEx>
          <w:tblCellMar>
            <w:top w:w="0" w:type="dxa"/>
            <w:bottom w:w="0" w:type="dxa"/>
          </w:tblCellMar>
        </w:tblPrEx>
        <w:trPr>
          <w:jc w:val="center"/>
        </w:trPr>
        <w:tc>
          <w:tcPr>
            <w:tcW w:w="1842" w:type="dxa"/>
          </w:tcPr>
          <w:p w:rsidR="006D317B" w:rsidRDefault="006D317B">
            <w:pPr>
              <w:spacing w:before="20" w:after="20"/>
              <w:jc w:val="center"/>
            </w:pPr>
            <w:r>
              <w:t>Data 144 kbps</w:t>
            </w:r>
          </w:p>
        </w:tc>
        <w:tc>
          <w:tcPr>
            <w:tcW w:w="1415" w:type="dxa"/>
          </w:tcPr>
          <w:p w:rsidR="006D317B" w:rsidRDefault="006D317B">
            <w:pPr>
              <w:spacing w:before="20" w:after="20"/>
              <w:jc w:val="center"/>
            </w:pPr>
            <w:r>
              <w:t xml:space="preserve"> 19.2 dB</w:t>
            </w:r>
          </w:p>
        </w:tc>
        <w:tc>
          <w:tcPr>
            <w:tcW w:w="1416" w:type="dxa"/>
          </w:tcPr>
          <w:p w:rsidR="006D317B" w:rsidRDefault="006D317B">
            <w:pPr>
              <w:spacing w:before="20" w:after="20"/>
              <w:jc w:val="center"/>
            </w:pPr>
            <w:r>
              <w:t>5.7 dB</w:t>
            </w:r>
          </w:p>
        </w:tc>
        <w:tc>
          <w:tcPr>
            <w:tcW w:w="1416" w:type="dxa"/>
          </w:tcPr>
          <w:p w:rsidR="006D317B" w:rsidRDefault="006D317B">
            <w:pPr>
              <w:spacing w:before="20" w:after="20"/>
              <w:jc w:val="center"/>
            </w:pPr>
            <w:r>
              <w:t xml:space="preserve"> 12.3 dB</w:t>
            </w:r>
          </w:p>
        </w:tc>
        <w:tc>
          <w:tcPr>
            <w:tcW w:w="1416" w:type="dxa"/>
          </w:tcPr>
          <w:p w:rsidR="006D317B" w:rsidRDefault="006D317B">
            <w:pPr>
              <w:spacing w:before="20" w:after="20"/>
              <w:jc w:val="center"/>
            </w:pPr>
            <w:r>
              <w:t>6.1 dB</w:t>
            </w:r>
          </w:p>
        </w:tc>
      </w:tr>
      <w:tr w:rsidR="006D317B">
        <w:tblPrEx>
          <w:tblCellMar>
            <w:top w:w="0" w:type="dxa"/>
            <w:bottom w:w="0" w:type="dxa"/>
          </w:tblCellMar>
        </w:tblPrEx>
        <w:trPr>
          <w:jc w:val="center"/>
        </w:trPr>
        <w:tc>
          <w:tcPr>
            <w:tcW w:w="1842" w:type="dxa"/>
          </w:tcPr>
          <w:p w:rsidR="006D317B" w:rsidRDefault="006D317B">
            <w:pPr>
              <w:spacing w:before="20" w:after="20"/>
              <w:jc w:val="center"/>
            </w:pPr>
            <w:r>
              <w:t>Data 384 kbps</w:t>
            </w:r>
          </w:p>
        </w:tc>
        <w:tc>
          <w:tcPr>
            <w:tcW w:w="1415" w:type="dxa"/>
          </w:tcPr>
          <w:p w:rsidR="006D317B" w:rsidRDefault="006D317B">
            <w:pPr>
              <w:spacing w:before="20" w:after="20"/>
              <w:jc w:val="center"/>
            </w:pPr>
            <w:r>
              <w:t xml:space="preserve"> 16.5 dB</w:t>
            </w:r>
          </w:p>
        </w:tc>
        <w:tc>
          <w:tcPr>
            <w:tcW w:w="1416" w:type="dxa"/>
          </w:tcPr>
          <w:p w:rsidR="006D317B" w:rsidRDefault="006D317B">
            <w:pPr>
              <w:spacing w:before="20" w:after="20"/>
              <w:jc w:val="center"/>
            </w:pPr>
            <w:r>
              <w:t xml:space="preserve"> 6.5 dB</w:t>
            </w:r>
          </w:p>
        </w:tc>
        <w:tc>
          <w:tcPr>
            <w:tcW w:w="1416" w:type="dxa"/>
          </w:tcPr>
          <w:p w:rsidR="006D317B" w:rsidRDefault="006D317B">
            <w:pPr>
              <w:spacing w:before="20" w:after="20"/>
              <w:jc w:val="center"/>
            </w:pPr>
            <w:r>
              <w:t>15.4 dB</w:t>
            </w:r>
          </w:p>
        </w:tc>
        <w:tc>
          <w:tcPr>
            <w:tcW w:w="1416" w:type="dxa"/>
          </w:tcPr>
          <w:p w:rsidR="006D317B" w:rsidRDefault="006D317B">
            <w:pPr>
              <w:spacing w:before="20" w:after="20"/>
              <w:jc w:val="center"/>
            </w:pPr>
            <w:r>
              <w:t>6.6 dB</w:t>
            </w:r>
          </w:p>
        </w:tc>
      </w:tr>
    </w:tbl>
    <w:p w:rsidR="006D317B" w:rsidRDefault="006D317B">
      <w:pPr>
        <w:pStyle w:val="Caption"/>
      </w:pPr>
      <w:bookmarkStart w:id="605" w:name="_Ref50538777"/>
      <w:bookmarkStart w:id="606" w:name="_Ref50538771"/>
      <w:r>
        <w:t xml:space="preserve">Table </w:t>
      </w:r>
      <w:fldSimple w:instr=" STYLEREF 1 \s ">
        <w:r>
          <w:rPr>
            <w:noProof/>
          </w:rPr>
          <w:t>6</w:t>
        </w:r>
      </w:fldSimple>
      <w:r>
        <w:noBreakHyphen/>
      </w:r>
      <w:fldSimple w:instr=" SEQ Table \* ARABIC \s 1 ">
        <w:r>
          <w:rPr>
            <w:noProof/>
          </w:rPr>
          <w:t>34</w:t>
        </w:r>
      </w:fldSimple>
      <w:bookmarkEnd w:id="605"/>
      <w:r>
        <w:t xml:space="preserve"> - Maximum Propagation Link Margin</w:t>
      </w:r>
      <w:bookmarkEnd w:id="606"/>
      <w:r>
        <w:t>; NLOS ITU models and combined Satellite IMR</w:t>
      </w:r>
    </w:p>
    <w:p w:rsidR="006D317B" w:rsidRDefault="006D317B">
      <w:r>
        <w:t xml:space="preserve">As shown in </w:t>
      </w:r>
      <w:r>
        <w:fldChar w:fldCharType="begin"/>
      </w:r>
      <w:r>
        <w:instrText xml:space="preserve"> REF _Ref50538777 \h </w:instrText>
      </w:r>
      <w:r>
        <w:fldChar w:fldCharType="separate"/>
      </w:r>
      <w:r>
        <w:t xml:space="preserve">Table </w:t>
      </w:r>
      <w:r>
        <w:rPr>
          <w:noProof/>
        </w:rPr>
        <w:t>6</w:t>
      </w:r>
      <w:r>
        <w:noBreakHyphen/>
      </w:r>
      <w:r>
        <w:rPr>
          <w:noProof/>
        </w:rPr>
        <w:t>34</w:t>
      </w:r>
      <w:r>
        <w:fldChar w:fldCharType="end"/>
      </w:r>
      <w:r>
        <w:t>, IMR deployment allows to reduce link margin, particularly for the downlink direction. This advantage is to be added to the fact IMRs deployment solves the problem of path blockage inherent to satellite systems without satellite diversity.</w:t>
      </w:r>
    </w:p>
    <w:p w:rsidR="006D317B" w:rsidRDefault="006D317B">
      <w:r>
        <w:t>Note that these link margins are defined with the assumption that IMRs don't implement antenna diversity. If IMRs antenna diversity is implemented, the required link margin is substantially reduced.</w:t>
      </w:r>
    </w:p>
    <w:p w:rsidR="006D317B" w:rsidRDefault="006D317B">
      <w:r>
        <w:t>Note also that introducing this propagation link margin for NLOS satellite view drives to the situation that the system is designed for accepting short range indoor penetration, as specified by ITU recommendation for Indoor Satellite Environment (10-15 dB margin, ref.</w:t>
      </w:r>
      <w:r>
        <w:fldChar w:fldCharType="begin"/>
      </w:r>
      <w:r>
        <w:instrText xml:space="preserve"> REF _Ref15875404 \r \h </w:instrText>
      </w:r>
      <w:r>
        <w:fldChar w:fldCharType="separate"/>
      </w:r>
      <w:r>
        <w:t>[1]</w:t>
      </w:r>
      <w:r>
        <w:fldChar w:fldCharType="end"/>
      </w:r>
      <w:r>
        <w:t xml:space="preserve">). </w:t>
      </w:r>
    </w:p>
    <w:p w:rsidR="006D317B" w:rsidRDefault="006D317B">
      <w:pPr>
        <w:pStyle w:val="Heading4"/>
        <w:tabs>
          <w:tab w:val="clear" w:pos="2520"/>
        </w:tabs>
      </w:pPr>
      <w:bookmarkStart w:id="607" w:name="_Hlt50975960"/>
      <w:bookmarkStart w:id="608" w:name="_Toc72569443"/>
      <w:bookmarkEnd w:id="607"/>
      <w:r>
        <w:t>Increasing interleaving depth</w:t>
      </w:r>
      <w:bookmarkEnd w:id="608"/>
    </w:p>
    <w:p w:rsidR="006D317B" w:rsidRDefault="006D317B">
      <w:r>
        <w:t xml:space="preserve">Required Eb/Nt, and thus average </w:t>
      </w:r>
      <w:r>
        <w:rPr>
          <w:color w:val="000000"/>
          <w:position w:val="-24"/>
        </w:rPr>
        <w:object w:dxaOrig="1080" w:dyaOrig="540">
          <v:shape id="_x0000_i1132" type="#_x0000_t75" style="width:36.75pt;height:18pt" o:ole="" fillcolor="window">
            <v:imagedata r:id="rId164" o:title=""/>
          </v:shape>
          <o:OLEObject Type="Embed" ProgID="Equation.3" ShapeID="_x0000_i1132" DrawAspect="Content" ObjectID="_1468164680" r:id="rId165"/>
        </w:object>
      </w:r>
      <w:r>
        <w:rPr>
          <w:color w:val="000000"/>
        </w:rPr>
        <w:t xml:space="preserve"> </w:t>
      </w:r>
      <w:r>
        <w:t xml:space="preserve">power ratio, can be decreased by increasing interleaving depth. </w:t>
      </w:r>
    </w:p>
    <w:p w:rsidR="006D317B" w:rsidRDefault="006D317B">
      <w:r>
        <w:t xml:space="preserve">One drawback of increasing interleaving depth is that this requires increasing UE </w:t>
      </w:r>
      <w:bookmarkStart w:id="609" w:name="_Hlt41824782"/>
      <w:bookmarkEnd w:id="609"/>
      <w:r>
        <w:t>memory size for buffering frames. This could be sensible for high data rate services (384 kbps).</w:t>
      </w:r>
    </w:p>
    <w:p w:rsidR="006D317B" w:rsidRDefault="006D317B">
      <w:r>
        <w:t>Simulations have been run with interleaving depth of  4 and 8 for all the test environments. The simulation results show a decrease of the required propagation link margin, and an homogenisation whatever the service type.</w:t>
      </w:r>
    </w:p>
    <w:p w:rsidR="006D317B" w:rsidRDefault="006D317B">
      <w:pPr>
        <w:pStyle w:val="Heading5"/>
      </w:pPr>
      <w:bookmarkStart w:id="610" w:name="_Toc72569444"/>
      <w:r>
        <w:t>Downlink</w:t>
      </w:r>
      <w:bookmarkEnd w:id="610"/>
      <w:r>
        <w:t xml:space="preserve"> </w:t>
      </w:r>
    </w:p>
    <w:p w:rsidR="006D317B" w:rsidRDefault="006D317B">
      <w:r>
        <w:t>The maximum required link margin and the reduction of the required link margin to be compared to the test cases are depicted in the table below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72"/>
        <w:gridCol w:w="1029"/>
        <w:gridCol w:w="1029"/>
        <w:gridCol w:w="974"/>
        <w:gridCol w:w="975"/>
      </w:tblGrid>
      <w:tr w:rsidR="006D317B">
        <w:tblPrEx>
          <w:tblCellMar>
            <w:top w:w="0" w:type="dxa"/>
            <w:bottom w:w="0" w:type="dxa"/>
          </w:tblCellMar>
        </w:tblPrEx>
        <w:trPr>
          <w:cantSplit/>
          <w:jc w:val="center"/>
        </w:trPr>
        <w:tc>
          <w:tcPr>
            <w:tcW w:w="1842" w:type="dxa"/>
            <w:vMerge w:val="restart"/>
          </w:tcPr>
          <w:p w:rsidR="006D317B" w:rsidRDefault="006D317B">
            <w:pPr>
              <w:spacing w:before="20" w:after="20"/>
              <w:jc w:val="center"/>
              <w:rPr>
                <w:b/>
              </w:rPr>
            </w:pPr>
            <w:r>
              <w:rPr>
                <w:b/>
              </w:rPr>
              <w:t>Service type</w:t>
            </w:r>
          </w:p>
        </w:tc>
        <w:tc>
          <w:tcPr>
            <w:tcW w:w="2058" w:type="dxa"/>
            <w:gridSpan w:val="2"/>
          </w:tcPr>
          <w:p w:rsidR="006D317B" w:rsidRDefault="006D317B">
            <w:pPr>
              <w:spacing w:before="20" w:after="20"/>
              <w:jc w:val="center"/>
              <w:rPr>
                <w:b/>
              </w:rPr>
            </w:pPr>
            <w:r>
              <w:rPr>
                <w:b/>
              </w:rPr>
              <w:t>TTI=40ms</w:t>
            </w:r>
          </w:p>
        </w:tc>
        <w:tc>
          <w:tcPr>
            <w:tcW w:w="1949" w:type="dxa"/>
            <w:gridSpan w:val="2"/>
          </w:tcPr>
          <w:p w:rsidR="006D317B" w:rsidRDefault="006D317B">
            <w:pPr>
              <w:spacing w:before="20" w:after="20"/>
              <w:jc w:val="center"/>
              <w:rPr>
                <w:b/>
              </w:rPr>
            </w:pPr>
            <w:r>
              <w:rPr>
                <w:b/>
              </w:rPr>
              <w:t>TTI=80ms</w:t>
            </w:r>
          </w:p>
        </w:tc>
      </w:tr>
      <w:tr w:rsidR="006D317B">
        <w:tblPrEx>
          <w:tblCellMar>
            <w:top w:w="0" w:type="dxa"/>
            <w:bottom w:w="0" w:type="dxa"/>
          </w:tblCellMar>
        </w:tblPrEx>
        <w:trPr>
          <w:cantSplit/>
          <w:jc w:val="center"/>
        </w:trPr>
        <w:tc>
          <w:tcPr>
            <w:tcW w:w="1842" w:type="dxa"/>
            <w:vMerge/>
          </w:tcPr>
          <w:p w:rsidR="006D317B" w:rsidRDefault="006D317B">
            <w:pPr>
              <w:spacing w:before="20" w:after="20"/>
              <w:jc w:val="center"/>
              <w:rPr>
                <w:b/>
              </w:rPr>
            </w:pPr>
          </w:p>
        </w:tc>
        <w:tc>
          <w:tcPr>
            <w:tcW w:w="1029" w:type="dxa"/>
          </w:tcPr>
          <w:p w:rsidR="006D317B" w:rsidRDefault="006D317B">
            <w:pPr>
              <w:spacing w:before="20" w:after="20"/>
              <w:jc w:val="center"/>
              <w:rPr>
                <w:b/>
              </w:rPr>
            </w:pPr>
            <w:r>
              <w:rPr>
                <w:b/>
              </w:rPr>
              <w:t>Link margin</w:t>
            </w:r>
          </w:p>
        </w:tc>
        <w:tc>
          <w:tcPr>
            <w:tcW w:w="1029" w:type="dxa"/>
          </w:tcPr>
          <w:p w:rsidR="006D317B" w:rsidRDefault="006D317B">
            <w:pPr>
              <w:spacing w:before="20" w:after="20"/>
              <w:jc w:val="center"/>
              <w:rPr>
                <w:b/>
              </w:rPr>
            </w:pPr>
            <w:r>
              <w:rPr>
                <w:b/>
              </w:rPr>
              <w:t>Margin gain</w:t>
            </w:r>
          </w:p>
        </w:tc>
        <w:tc>
          <w:tcPr>
            <w:tcW w:w="974" w:type="dxa"/>
          </w:tcPr>
          <w:p w:rsidR="006D317B" w:rsidRDefault="006D317B">
            <w:pPr>
              <w:spacing w:before="20" w:after="20"/>
              <w:jc w:val="center"/>
              <w:rPr>
                <w:b/>
              </w:rPr>
            </w:pPr>
            <w:r>
              <w:rPr>
                <w:b/>
              </w:rPr>
              <w:t>Link margin</w:t>
            </w:r>
          </w:p>
        </w:tc>
        <w:tc>
          <w:tcPr>
            <w:tcW w:w="975" w:type="dxa"/>
          </w:tcPr>
          <w:p w:rsidR="006D317B" w:rsidRDefault="006D317B">
            <w:pPr>
              <w:spacing w:before="20" w:after="20"/>
              <w:jc w:val="center"/>
              <w:rPr>
                <w:b/>
              </w:rPr>
            </w:pPr>
            <w:r>
              <w:rPr>
                <w:b/>
              </w:rPr>
              <w:t>Margin gain</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Data 64 kbps</w:t>
            </w:r>
          </w:p>
        </w:tc>
        <w:tc>
          <w:tcPr>
            <w:tcW w:w="1029" w:type="dxa"/>
          </w:tcPr>
          <w:p w:rsidR="006D317B" w:rsidRDefault="006D317B">
            <w:pPr>
              <w:spacing w:before="20" w:after="20"/>
              <w:jc w:val="center"/>
            </w:pPr>
            <w:r>
              <w:t>11.9 dB</w:t>
            </w:r>
          </w:p>
        </w:tc>
        <w:tc>
          <w:tcPr>
            <w:tcW w:w="1029" w:type="dxa"/>
          </w:tcPr>
          <w:p w:rsidR="006D317B" w:rsidRDefault="006D317B">
            <w:pPr>
              <w:spacing w:before="20" w:after="20"/>
              <w:jc w:val="center"/>
            </w:pPr>
            <w:r>
              <w:t>2.3 dB</w:t>
            </w:r>
          </w:p>
        </w:tc>
        <w:tc>
          <w:tcPr>
            <w:tcW w:w="974" w:type="dxa"/>
          </w:tcPr>
          <w:p w:rsidR="006D317B" w:rsidRDefault="006D317B">
            <w:pPr>
              <w:spacing w:before="20" w:after="20"/>
              <w:jc w:val="center"/>
            </w:pPr>
            <w:r>
              <w:t>10 dB</w:t>
            </w:r>
          </w:p>
        </w:tc>
        <w:tc>
          <w:tcPr>
            <w:tcW w:w="975" w:type="dxa"/>
          </w:tcPr>
          <w:p w:rsidR="006D317B" w:rsidRDefault="006D317B">
            <w:pPr>
              <w:spacing w:before="20" w:after="20"/>
              <w:jc w:val="center"/>
            </w:pPr>
            <w:r>
              <w:t>4.2 dB</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Data 144 kbps</w:t>
            </w:r>
          </w:p>
        </w:tc>
        <w:tc>
          <w:tcPr>
            <w:tcW w:w="1029" w:type="dxa"/>
          </w:tcPr>
          <w:p w:rsidR="006D317B" w:rsidRDefault="006D317B">
            <w:pPr>
              <w:spacing w:before="20" w:after="20"/>
              <w:jc w:val="center"/>
            </w:pPr>
            <w:r>
              <w:t>12 dB</w:t>
            </w:r>
          </w:p>
        </w:tc>
        <w:tc>
          <w:tcPr>
            <w:tcW w:w="1029" w:type="dxa"/>
          </w:tcPr>
          <w:p w:rsidR="006D317B" w:rsidRDefault="006D317B">
            <w:pPr>
              <w:spacing w:before="20" w:after="20"/>
              <w:jc w:val="center"/>
            </w:pPr>
            <w:r>
              <w:t>7.4 dB</w:t>
            </w:r>
          </w:p>
        </w:tc>
        <w:tc>
          <w:tcPr>
            <w:tcW w:w="974" w:type="dxa"/>
          </w:tcPr>
          <w:p w:rsidR="006D317B" w:rsidRDefault="006D317B">
            <w:pPr>
              <w:spacing w:before="20" w:after="20"/>
              <w:jc w:val="center"/>
            </w:pPr>
            <w:r>
              <w:t>10 dB</w:t>
            </w:r>
          </w:p>
        </w:tc>
        <w:tc>
          <w:tcPr>
            <w:tcW w:w="975" w:type="dxa"/>
          </w:tcPr>
          <w:p w:rsidR="006D317B" w:rsidRDefault="006D317B">
            <w:pPr>
              <w:spacing w:before="20" w:after="20"/>
              <w:jc w:val="center"/>
            </w:pPr>
            <w:r>
              <w:t>9.4 dB</w:t>
            </w:r>
          </w:p>
        </w:tc>
      </w:tr>
      <w:tr w:rsidR="006D317B">
        <w:tblPrEx>
          <w:tblCellMar>
            <w:top w:w="0" w:type="dxa"/>
            <w:bottom w:w="0" w:type="dxa"/>
          </w:tblCellMar>
        </w:tblPrEx>
        <w:trPr>
          <w:jc w:val="center"/>
        </w:trPr>
        <w:tc>
          <w:tcPr>
            <w:tcW w:w="1842" w:type="dxa"/>
          </w:tcPr>
          <w:p w:rsidR="006D317B" w:rsidRDefault="006D317B">
            <w:pPr>
              <w:spacing w:before="20" w:after="20"/>
              <w:jc w:val="center"/>
            </w:pPr>
            <w:r>
              <w:t>Data 384 kbps</w:t>
            </w:r>
          </w:p>
        </w:tc>
        <w:tc>
          <w:tcPr>
            <w:tcW w:w="1029" w:type="dxa"/>
          </w:tcPr>
          <w:p w:rsidR="006D317B" w:rsidRDefault="006D317B">
            <w:pPr>
              <w:spacing w:before="20" w:after="20"/>
              <w:jc w:val="center"/>
            </w:pPr>
            <w:r>
              <w:t>12.2 dB</w:t>
            </w:r>
          </w:p>
        </w:tc>
        <w:tc>
          <w:tcPr>
            <w:tcW w:w="1029" w:type="dxa"/>
          </w:tcPr>
          <w:p w:rsidR="006D317B" w:rsidRDefault="006D317B">
            <w:pPr>
              <w:spacing w:before="20" w:after="20"/>
              <w:jc w:val="center"/>
            </w:pPr>
            <w:r>
              <w:t>3.8 dB</w:t>
            </w:r>
          </w:p>
        </w:tc>
        <w:tc>
          <w:tcPr>
            <w:tcW w:w="974" w:type="dxa"/>
          </w:tcPr>
          <w:p w:rsidR="006D317B" w:rsidRDefault="006D317B">
            <w:pPr>
              <w:spacing w:before="20" w:after="20"/>
              <w:jc w:val="center"/>
            </w:pPr>
            <w:r>
              <w:t>10.4 dB</w:t>
            </w:r>
          </w:p>
        </w:tc>
        <w:tc>
          <w:tcPr>
            <w:tcW w:w="975" w:type="dxa"/>
          </w:tcPr>
          <w:p w:rsidR="006D317B" w:rsidRDefault="006D317B">
            <w:pPr>
              <w:spacing w:before="20" w:after="20"/>
              <w:jc w:val="center"/>
            </w:pPr>
            <w:r>
              <w:t>2.1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35</w:t>
        </w:r>
      </w:fldSimple>
      <w:r>
        <w:t xml:space="preserve"> - Link margin gain with interleaving depth 4 and 8; Downlink</w:t>
      </w:r>
    </w:p>
    <w:p w:rsidR="006D317B" w:rsidRDefault="006D317B">
      <w:pPr>
        <w:pStyle w:val="Heading5"/>
      </w:pPr>
      <w:bookmarkStart w:id="611" w:name="_Toc72569445"/>
      <w:r>
        <w:t>Uplink</w:t>
      </w:r>
      <w:bookmarkEnd w:id="611"/>
      <w:r>
        <w:t xml:space="preserve"> </w:t>
      </w:r>
    </w:p>
    <w:p w:rsidR="006D317B" w:rsidRDefault="006D317B">
      <w:r>
        <w:t>The maximum required link margin and the reduction of the required link margin to be compared to the test cases are depicted in the table below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72"/>
        <w:gridCol w:w="974"/>
        <w:gridCol w:w="975"/>
      </w:tblGrid>
      <w:tr w:rsidR="006D317B">
        <w:tblPrEx>
          <w:tblCellMar>
            <w:top w:w="0" w:type="dxa"/>
            <w:bottom w:w="0" w:type="dxa"/>
          </w:tblCellMar>
        </w:tblPrEx>
        <w:trPr>
          <w:cantSplit/>
          <w:jc w:val="center"/>
        </w:trPr>
        <w:tc>
          <w:tcPr>
            <w:tcW w:w="1842" w:type="dxa"/>
            <w:vMerge w:val="restart"/>
          </w:tcPr>
          <w:p w:rsidR="006D317B" w:rsidRDefault="006D317B">
            <w:pPr>
              <w:spacing w:before="20" w:after="20"/>
              <w:jc w:val="center"/>
              <w:rPr>
                <w:b/>
              </w:rPr>
            </w:pPr>
            <w:r>
              <w:rPr>
                <w:b/>
              </w:rPr>
              <w:t>Service type</w:t>
            </w:r>
          </w:p>
        </w:tc>
        <w:tc>
          <w:tcPr>
            <w:tcW w:w="1949" w:type="dxa"/>
            <w:gridSpan w:val="2"/>
          </w:tcPr>
          <w:p w:rsidR="006D317B" w:rsidRDefault="006D317B">
            <w:pPr>
              <w:spacing w:before="20" w:after="20"/>
              <w:jc w:val="center"/>
              <w:rPr>
                <w:b/>
              </w:rPr>
            </w:pPr>
            <w:r>
              <w:rPr>
                <w:b/>
              </w:rPr>
              <w:t>TTI=80ms</w:t>
            </w:r>
          </w:p>
        </w:tc>
      </w:tr>
      <w:tr w:rsidR="006D317B">
        <w:tblPrEx>
          <w:tblCellMar>
            <w:top w:w="0" w:type="dxa"/>
            <w:bottom w:w="0" w:type="dxa"/>
          </w:tblCellMar>
        </w:tblPrEx>
        <w:trPr>
          <w:cantSplit/>
          <w:jc w:val="center"/>
        </w:trPr>
        <w:tc>
          <w:tcPr>
            <w:tcW w:w="1842" w:type="dxa"/>
            <w:vMerge/>
          </w:tcPr>
          <w:p w:rsidR="006D317B" w:rsidRDefault="006D317B">
            <w:pPr>
              <w:spacing w:before="20" w:after="20"/>
              <w:jc w:val="center"/>
              <w:rPr>
                <w:b/>
              </w:rPr>
            </w:pPr>
          </w:p>
        </w:tc>
        <w:tc>
          <w:tcPr>
            <w:tcW w:w="974" w:type="dxa"/>
          </w:tcPr>
          <w:p w:rsidR="006D317B" w:rsidRDefault="006D317B">
            <w:pPr>
              <w:spacing w:before="20" w:after="20"/>
              <w:jc w:val="center"/>
              <w:rPr>
                <w:b/>
              </w:rPr>
            </w:pPr>
            <w:r>
              <w:rPr>
                <w:b/>
              </w:rPr>
              <w:t>Link margin</w:t>
            </w:r>
          </w:p>
        </w:tc>
        <w:tc>
          <w:tcPr>
            <w:tcW w:w="975" w:type="dxa"/>
          </w:tcPr>
          <w:p w:rsidR="006D317B" w:rsidRDefault="006D317B">
            <w:pPr>
              <w:spacing w:before="20" w:after="20"/>
              <w:jc w:val="center"/>
              <w:rPr>
                <w:b/>
              </w:rPr>
            </w:pPr>
            <w:r>
              <w:rPr>
                <w:b/>
              </w:rPr>
              <w:t>Margin gain</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Data 64 kbps</w:t>
            </w:r>
          </w:p>
        </w:tc>
        <w:tc>
          <w:tcPr>
            <w:tcW w:w="974" w:type="dxa"/>
          </w:tcPr>
          <w:p w:rsidR="006D317B" w:rsidRDefault="006D317B">
            <w:pPr>
              <w:spacing w:before="20" w:after="20"/>
              <w:jc w:val="center"/>
            </w:pPr>
            <w:r>
              <w:t>8 dB</w:t>
            </w:r>
          </w:p>
        </w:tc>
        <w:tc>
          <w:tcPr>
            <w:tcW w:w="975" w:type="dxa"/>
          </w:tcPr>
          <w:p w:rsidR="006D317B" w:rsidRDefault="006D317B">
            <w:pPr>
              <w:spacing w:before="20" w:after="20"/>
              <w:jc w:val="center"/>
            </w:pPr>
            <w:r>
              <w:t>4.3 dB</w:t>
            </w:r>
          </w:p>
        </w:tc>
      </w:tr>
      <w:tr w:rsidR="006D317B">
        <w:tblPrEx>
          <w:tblCellMar>
            <w:top w:w="0" w:type="dxa"/>
            <w:bottom w:w="0" w:type="dxa"/>
          </w:tblCellMar>
        </w:tblPrEx>
        <w:trPr>
          <w:cantSplit/>
          <w:jc w:val="center"/>
        </w:trPr>
        <w:tc>
          <w:tcPr>
            <w:tcW w:w="1842" w:type="dxa"/>
          </w:tcPr>
          <w:p w:rsidR="006D317B" w:rsidRDefault="006D317B">
            <w:pPr>
              <w:spacing w:before="20" w:after="20"/>
              <w:jc w:val="center"/>
            </w:pPr>
            <w:r>
              <w:t>Data 144 kbps</w:t>
            </w:r>
          </w:p>
        </w:tc>
        <w:tc>
          <w:tcPr>
            <w:tcW w:w="974" w:type="dxa"/>
          </w:tcPr>
          <w:p w:rsidR="006D317B" w:rsidRDefault="006D317B">
            <w:pPr>
              <w:spacing w:before="20" w:after="20"/>
              <w:jc w:val="center"/>
            </w:pPr>
            <w:r>
              <w:t>7.7 dB</w:t>
            </w:r>
          </w:p>
        </w:tc>
        <w:tc>
          <w:tcPr>
            <w:tcW w:w="975" w:type="dxa"/>
          </w:tcPr>
          <w:p w:rsidR="006D317B" w:rsidRDefault="006D317B">
            <w:pPr>
              <w:spacing w:before="20" w:after="20"/>
              <w:jc w:val="center"/>
            </w:pPr>
            <w:r>
              <w:t>4.6 dB</w:t>
            </w:r>
          </w:p>
        </w:tc>
      </w:tr>
      <w:tr w:rsidR="006D317B">
        <w:tblPrEx>
          <w:tblCellMar>
            <w:top w:w="0" w:type="dxa"/>
            <w:bottom w:w="0" w:type="dxa"/>
          </w:tblCellMar>
        </w:tblPrEx>
        <w:trPr>
          <w:jc w:val="center"/>
        </w:trPr>
        <w:tc>
          <w:tcPr>
            <w:tcW w:w="1842" w:type="dxa"/>
          </w:tcPr>
          <w:p w:rsidR="006D317B" w:rsidRDefault="006D317B">
            <w:pPr>
              <w:spacing w:before="20" w:after="20"/>
              <w:jc w:val="center"/>
            </w:pPr>
            <w:r>
              <w:t>Data 384 kbps</w:t>
            </w:r>
          </w:p>
        </w:tc>
        <w:tc>
          <w:tcPr>
            <w:tcW w:w="974" w:type="dxa"/>
          </w:tcPr>
          <w:p w:rsidR="006D317B" w:rsidRDefault="006D317B">
            <w:pPr>
              <w:spacing w:before="20" w:after="20"/>
              <w:jc w:val="center"/>
            </w:pPr>
            <w:r>
              <w:t>12.3 dB</w:t>
            </w:r>
          </w:p>
        </w:tc>
        <w:tc>
          <w:tcPr>
            <w:tcW w:w="975" w:type="dxa"/>
          </w:tcPr>
          <w:p w:rsidR="006D317B" w:rsidRDefault="006D317B">
            <w:pPr>
              <w:spacing w:before="20" w:after="20"/>
              <w:jc w:val="center"/>
            </w:pPr>
            <w:r>
              <w:t>3.1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36</w:t>
        </w:r>
      </w:fldSimple>
      <w:r>
        <w:t xml:space="preserve"> - Link margin gain with interleaving depth 8; Uplink</w:t>
      </w:r>
    </w:p>
    <w:p w:rsidR="006D317B" w:rsidRDefault="006D317B">
      <w:pPr>
        <w:pStyle w:val="Heading4"/>
        <w:tabs>
          <w:tab w:val="clear" w:pos="2520"/>
        </w:tabs>
      </w:pPr>
      <w:r>
        <w:br w:type="page"/>
      </w:r>
      <w:bookmarkStart w:id="612" w:name="_Toc72569446"/>
      <w:r>
        <w:t>Spatial diversity</w:t>
      </w:r>
      <w:bookmarkStart w:id="613" w:name="_Hlt51068323"/>
      <w:bookmarkEnd w:id="612"/>
      <w:bookmarkEnd w:id="613"/>
    </w:p>
    <w:p w:rsidR="006D317B" w:rsidRDefault="006D317B">
      <w:r>
        <w:t>Reception quality can be improved with two kinds of spatial diversity : UE antenna diversity and satellite diversity.</w:t>
      </w:r>
    </w:p>
    <w:p w:rsidR="006D317B" w:rsidRDefault="006D317B">
      <w:r>
        <w:t>Note : satellite antenna diversity is not considered for satellite implementation complexity reasons.</w:t>
      </w:r>
    </w:p>
    <w:p w:rsidR="006D317B" w:rsidRDefault="006D317B">
      <w:pPr>
        <w:pStyle w:val="Heading5"/>
      </w:pPr>
      <w:bookmarkStart w:id="614" w:name="_Toc72569447"/>
      <w:r>
        <w:t>UE antenna diversity</w:t>
      </w:r>
      <w:bookmarkEnd w:id="614"/>
    </w:p>
    <w:p w:rsidR="006D317B" w:rsidRDefault="006D317B">
      <w:r>
        <w:t xml:space="preserve">UE may be equipped with two antennas. </w:t>
      </w:r>
    </w:p>
    <w:p w:rsidR="006D317B" w:rsidRDefault="006D317B">
      <w:r>
        <w:t>Simulation results show a reduction of the required link margin regarding the propagation channel as depicted in the table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772"/>
        <w:gridCol w:w="2341"/>
        <w:gridCol w:w="2366"/>
      </w:tblGrid>
      <w:tr w:rsidR="006D317B">
        <w:tblPrEx>
          <w:tblCellMar>
            <w:top w:w="0" w:type="dxa"/>
            <w:bottom w:w="0" w:type="dxa"/>
          </w:tblCellMar>
        </w:tblPrEx>
        <w:trPr>
          <w:cantSplit/>
          <w:jc w:val="center"/>
        </w:trPr>
        <w:tc>
          <w:tcPr>
            <w:tcW w:w="1842" w:type="dxa"/>
            <w:vMerge w:val="restart"/>
          </w:tcPr>
          <w:p w:rsidR="006D317B" w:rsidRDefault="006D317B">
            <w:pPr>
              <w:spacing w:before="20" w:after="20"/>
              <w:jc w:val="center"/>
              <w:rPr>
                <w:b/>
              </w:rPr>
            </w:pPr>
            <w:r>
              <w:rPr>
                <w:b/>
              </w:rPr>
              <w:t>Propagation channel</w:t>
            </w:r>
          </w:p>
        </w:tc>
        <w:tc>
          <w:tcPr>
            <w:tcW w:w="4707" w:type="dxa"/>
            <w:gridSpan w:val="2"/>
          </w:tcPr>
          <w:p w:rsidR="006D317B" w:rsidRDefault="006D317B">
            <w:pPr>
              <w:spacing w:before="20" w:after="20"/>
              <w:jc w:val="center"/>
              <w:rPr>
                <w:b/>
              </w:rPr>
            </w:pPr>
            <w:r>
              <w:t>Link margin reduction (dB)</w:t>
            </w:r>
          </w:p>
        </w:tc>
      </w:tr>
      <w:tr w:rsidR="006D317B">
        <w:tblPrEx>
          <w:tblCellMar>
            <w:top w:w="0" w:type="dxa"/>
            <w:bottom w:w="0" w:type="dxa"/>
          </w:tblCellMar>
        </w:tblPrEx>
        <w:trPr>
          <w:cantSplit/>
          <w:jc w:val="center"/>
        </w:trPr>
        <w:tc>
          <w:tcPr>
            <w:tcW w:w="1842" w:type="dxa"/>
            <w:vMerge/>
          </w:tcPr>
          <w:p w:rsidR="006D317B" w:rsidRDefault="006D317B">
            <w:pPr>
              <w:spacing w:before="20" w:after="20"/>
              <w:jc w:val="center"/>
              <w:rPr>
                <w:b/>
              </w:rPr>
            </w:pPr>
          </w:p>
        </w:tc>
        <w:tc>
          <w:tcPr>
            <w:tcW w:w="2341" w:type="dxa"/>
          </w:tcPr>
          <w:p w:rsidR="006D317B" w:rsidRDefault="006D317B">
            <w:pPr>
              <w:spacing w:before="20" w:after="20"/>
              <w:jc w:val="center"/>
            </w:pPr>
            <w:r>
              <w:t>Downlink</w:t>
            </w:r>
          </w:p>
        </w:tc>
        <w:tc>
          <w:tcPr>
            <w:tcW w:w="2366" w:type="dxa"/>
          </w:tcPr>
          <w:p w:rsidR="006D317B" w:rsidRDefault="006D317B">
            <w:pPr>
              <w:spacing w:before="20" w:after="20"/>
              <w:jc w:val="center"/>
            </w:pPr>
            <w:r>
              <w:t>Uplink</w:t>
            </w:r>
          </w:p>
        </w:tc>
      </w:tr>
      <w:tr w:rsidR="006D317B">
        <w:tblPrEx>
          <w:tblCellMar>
            <w:top w:w="0" w:type="dxa"/>
            <w:bottom w:w="0" w:type="dxa"/>
          </w:tblCellMar>
        </w:tblPrEx>
        <w:trPr>
          <w:jc w:val="center"/>
        </w:trPr>
        <w:tc>
          <w:tcPr>
            <w:tcW w:w="1842" w:type="dxa"/>
          </w:tcPr>
          <w:p w:rsidR="006D317B" w:rsidRDefault="006D317B">
            <w:pPr>
              <w:spacing w:before="20" w:after="20"/>
              <w:jc w:val="center"/>
            </w:pPr>
            <w:r>
              <w:t>AWGN</w:t>
            </w:r>
          </w:p>
        </w:tc>
        <w:tc>
          <w:tcPr>
            <w:tcW w:w="2341" w:type="dxa"/>
          </w:tcPr>
          <w:p w:rsidR="006D317B" w:rsidRDefault="006D317B">
            <w:pPr>
              <w:spacing w:before="20" w:after="20"/>
              <w:jc w:val="center"/>
            </w:pPr>
            <w:r>
              <w:t>3</w:t>
            </w:r>
          </w:p>
        </w:tc>
        <w:tc>
          <w:tcPr>
            <w:tcW w:w="2366" w:type="dxa"/>
          </w:tcPr>
          <w:p w:rsidR="006D317B" w:rsidRDefault="006D317B">
            <w:pPr>
              <w:spacing w:before="20" w:after="20"/>
              <w:jc w:val="center"/>
            </w:pPr>
            <w:r>
              <w:t>2.8</w:t>
            </w:r>
          </w:p>
        </w:tc>
      </w:tr>
      <w:tr w:rsidR="006D317B">
        <w:tblPrEx>
          <w:tblCellMar>
            <w:top w:w="0" w:type="dxa"/>
            <w:bottom w:w="0" w:type="dxa"/>
          </w:tblCellMar>
        </w:tblPrEx>
        <w:trPr>
          <w:jc w:val="center"/>
        </w:trPr>
        <w:tc>
          <w:tcPr>
            <w:tcW w:w="1842" w:type="dxa"/>
          </w:tcPr>
          <w:p w:rsidR="006D317B" w:rsidRDefault="006D317B">
            <w:pPr>
              <w:spacing w:before="20" w:after="20"/>
              <w:jc w:val="center"/>
            </w:pPr>
            <w:r>
              <w:t>Case 1, S-Case 1</w:t>
            </w:r>
          </w:p>
        </w:tc>
        <w:tc>
          <w:tcPr>
            <w:tcW w:w="2341" w:type="dxa"/>
          </w:tcPr>
          <w:p w:rsidR="006D317B" w:rsidRDefault="006D317B">
            <w:pPr>
              <w:spacing w:before="20" w:after="20"/>
              <w:jc w:val="center"/>
            </w:pPr>
            <w:r>
              <w:t>7</w:t>
            </w:r>
          </w:p>
        </w:tc>
        <w:tc>
          <w:tcPr>
            <w:tcW w:w="2366" w:type="dxa"/>
          </w:tcPr>
          <w:p w:rsidR="006D317B" w:rsidRDefault="006D317B">
            <w:pPr>
              <w:spacing w:before="20" w:after="20"/>
              <w:jc w:val="center"/>
            </w:pPr>
            <w:r>
              <w:t>6.4</w:t>
            </w:r>
          </w:p>
        </w:tc>
      </w:tr>
      <w:tr w:rsidR="006D317B">
        <w:tblPrEx>
          <w:tblCellMar>
            <w:top w:w="0" w:type="dxa"/>
            <w:bottom w:w="0" w:type="dxa"/>
          </w:tblCellMar>
        </w:tblPrEx>
        <w:trPr>
          <w:jc w:val="center"/>
        </w:trPr>
        <w:tc>
          <w:tcPr>
            <w:tcW w:w="1842" w:type="dxa"/>
          </w:tcPr>
          <w:p w:rsidR="006D317B" w:rsidRDefault="006D317B">
            <w:pPr>
              <w:spacing w:before="20" w:after="20"/>
              <w:jc w:val="center"/>
            </w:pPr>
            <w:r>
              <w:t>Case 2, S-Case 2</w:t>
            </w:r>
          </w:p>
        </w:tc>
        <w:tc>
          <w:tcPr>
            <w:tcW w:w="2341" w:type="dxa"/>
          </w:tcPr>
          <w:p w:rsidR="006D317B" w:rsidRDefault="006D317B">
            <w:pPr>
              <w:spacing w:before="20" w:after="20"/>
              <w:jc w:val="center"/>
            </w:pPr>
            <w:r>
              <w:t>5.8</w:t>
            </w:r>
          </w:p>
        </w:tc>
        <w:tc>
          <w:tcPr>
            <w:tcW w:w="2366" w:type="dxa"/>
          </w:tcPr>
          <w:p w:rsidR="006D317B" w:rsidRDefault="006D317B">
            <w:pPr>
              <w:spacing w:before="20" w:after="20"/>
              <w:jc w:val="center"/>
            </w:pPr>
            <w:r>
              <w:t>5</w:t>
            </w:r>
          </w:p>
        </w:tc>
      </w:tr>
      <w:tr w:rsidR="006D317B">
        <w:tblPrEx>
          <w:tblCellMar>
            <w:top w:w="0" w:type="dxa"/>
            <w:bottom w:w="0" w:type="dxa"/>
          </w:tblCellMar>
        </w:tblPrEx>
        <w:trPr>
          <w:jc w:val="center"/>
        </w:trPr>
        <w:tc>
          <w:tcPr>
            <w:tcW w:w="1842" w:type="dxa"/>
          </w:tcPr>
          <w:p w:rsidR="006D317B" w:rsidRDefault="006D317B">
            <w:pPr>
              <w:spacing w:before="20" w:after="20"/>
              <w:jc w:val="center"/>
            </w:pPr>
            <w:r>
              <w:t>Case 3, S-Case 3</w:t>
            </w:r>
          </w:p>
        </w:tc>
        <w:tc>
          <w:tcPr>
            <w:tcW w:w="2341" w:type="dxa"/>
          </w:tcPr>
          <w:p w:rsidR="006D317B" w:rsidRDefault="006D317B">
            <w:pPr>
              <w:spacing w:before="20" w:after="20"/>
              <w:jc w:val="center"/>
            </w:pPr>
            <w:r>
              <w:t>3.5</w:t>
            </w:r>
          </w:p>
        </w:tc>
        <w:tc>
          <w:tcPr>
            <w:tcW w:w="2366" w:type="dxa"/>
          </w:tcPr>
          <w:p w:rsidR="006D317B" w:rsidRDefault="006D317B">
            <w:pPr>
              <w:spacing w:before="20" w:after="20"/>
              <w:jc w:val="center"/>
            </w:pPr>
            <w:r>
              <w:t>2.9</w:t>
            </w:r>
          </w:p>
        </w:tc>
      </w:tr>
      <w:tr w:rsidR="006D317B">
        <w:tblPrEx>
          <w:tblCellMar>
            <w:top w:w="0" w:type="dxa"/>
            <w:bottom w:w="0" w:type="dxa"/>
          </w:tblCellMar>
        </w:tblPrEx>
        <w:trPr>
          <w:jc w:val="center"/>
        </w:trPr>
        <w:tc>
          <w:tcPr>
            <w:tcW w:w="1842" w:type="dxa"/>
          </w:tcPr>
          <w:p w:rsidR="006D317B" w:rsidRDefault="006D317B">
            <w:pPr>
              <w:spacing w:before="20" w:after="20"/>
              <w:jc w:val="center"/>
            </w:pPr>
            <w:r>
              <w:t>Case 4</w:t>
            </w:r>
          </w:p>
        </w:tc>
        <w:tc>
          <w:tcPr>
            <w:tcW w:w="2341" w:type="dxa"/>
          </w:tcPr>
          <w:p w:rsidR="006D317B" w:rsidRDefault="006D317B">
            <w:pPr>
              <w:spacing w:before="20" w:after="20"/>
              <w:jc w:val="center"/>
            </w:pPr>
            <w:r>
              <w:t>7</w:t>
            </w:r>
          </w:p>
        </w:tc>
        <w:tc>
          <w:tcPr>
            <w:tcW w:w="2366" w:type="dxa"/>
          </w:tcPr>
          <w:p w:rsidR="006D317B" w:rsidRDefault="006D317B">
            <w:pPr>
              <w:spacing w:before="20" w:after="20"/>
              <w:jc w:val="center"/>
            </w:pPr>
            <w:r>
              <w:t>6</w:t>
            </w:r>
          </w:p>
        </w:tc>
      </w:tr>
      <w:tr w:rsidR="006D317B">
        <w:tblPrEx>
          <w:tblCellMar>
            <w:top w:w="0" w:type="dxa"/>
            <w:bottom w:w="0" w:type="dxa"/>
          </w:tblCellMar>
        </w:tblPrEx>
        <w:trPr>
          <w:jc w:val="center"/>
        </w:trPr>
        <w:tc>
          <w:tcPr>
            <w:tcW w:w="1842" w:type="dxa"/>
          </w:tcPr>
          <w:p w:rsidR="006D317B" w:rsidRDefault="006D317B">
            <w:pPr>
              <w:spacing w:before="20" w:after="20"/>
              <w:jc w:val="center"/>
            </w:pPr>
            <w:r>
              <w:t>Case 5, S-Case 5</w:t>
            </w:r>
          </w:p>
        </w:tc>
        <w:tc>
          <w:tcPr>
            <w:tcW w:w="2341" w:type="dxa"/>
          </w:tcPr>
          <w:p w:rsidR="006D317B" w:rsidRDefault="006D317B">
            <w:pPr>
              <w:spacing w:before="20" w:after="20"/>
              <w:jc w:val="center"/>
            </w:pPr>
            <w:r>
              <w:t>4</w:t>
            </w:r>
          </w:p>
        </w:tc>
        <w:tc>
          <w:tcPr>
            <w:tcW w:w="2366" w:type="dxa"/>
          </w:tcPr>
          <w:p w:rsidR="006D317B" w:rsidRDefault="006D317B">
            <w:pPr>
              <w:spacing w:before="20" w:after="20"/>
              <w:jc w:val="center"/>
            </w:pPr>
            <w:r>
              <w:t>4.5</w:t>
            </w:r>
          </w:p>
        </w:tc>
      </w:tr>
      <w:tr w:rsidR="006D317B">
        <w:tblPrEx>
          <w:tblCellMar>
            <w:top w:w="0" w:type="dxa"/>
            <w:bottom w:w="0" w:type="dxa"/>
          </w:tblCellMar>
        </w:tblPrEx>
        <w:trPr>
          <w:jc w:val="center"/>
        </w:trPr>
        <w:tc>
          <w:tcPr>
            <w:tcW w:w="1842" w:type="dxa"/>
          </w:tcPr>
          <w:p w:rsidR="006D317B" w:rsidRDefault="006D317B">
            <w:pPr>
              <w:spacing w:before="20" w:after="20"/>
              <w:jc w:val="center"/>
            </w:pPr>
            <w:r>
              <w:t>Case 6, S-Case 6</w:t>
            </w:r>
          </w:p>
        </w:tc>
        <w:tc>
          <w:tcPr>
            <w:tcW w:w="2341" w:type="dxa"/>
          </w:tcPr>
          <w:p w:rsidR="006D317B" w:rsidRDefault="006D317B">
            <w:pPr>
              <w:spacing w:before="20" w:after="20"/>
              <w:jc w:val="center"/>
            </w:pPr>
            <w:r>
              <w:t>4</w:t>
            </w:r>
          </w:p>
        </w:tc>
        <w:tc>
          <w:tcPr>
            <w:tcW w:w="2366" w:type="dxa"/>
          </w:tcPr>
          <w:p w:rsidR="006D317B" w:rsidRDefault="006D317B">
            <w:pPr>
              <w:spacing w:before="20" w:after="20"/>
              <w:jc w:val="center"/>
            </w:pPr>
            <w:r>
              <w:t>4.5</w:t>
            </w:r>
          </w:p>
        </w:tc>
      </w:tr>
      <w:tr w:rsidR="006D317B">
        <w:tblPrEx>
          <w:tblCellMar>
            <w:top w:w="0" w:type="dxa"/>
            <w:bottom w:w="0" w:type="dxa"/>
          </w:tblCellMar>
        </w:tblPrEx>
        <w:trPr>
          <w:jc w:val="center"/>
        </w:trPr>
        <w:tc>
          <w:tcPr>
            <w:tcW w:w="1842" w:type="dxa"/>
          </w:tcPr>
          <w:p w:rsidR="006D317B" w:rsidRDefault="006D317B">
            <w:pPr>
              <w:spacing w:before="20" w:after="20"/>
              <w:jc w:val="center"/>
            </w:pPr>
            <w:r>
              <w:t>S-Case 4</w:t>
            </w:r>
          </w:p>
        </w:tc>
        <w:tc>
          <w:tcPr>
            <w:tcW w:w="2341" w:type="dxa"/>
          </w:tcPr>
          <w:p w:rsidR="006D317B" w:rsidRDefault="006D317B">
            <w:pPr>
              <w:spacing w:before="20" w:after="20"/>
              <w:jc w:val="center"/>
            </w:pPr>
            <w:r>
              <w:t>4.4</w:t>
            </w:r>
          </w:p>
        </w:tc>
        <w:tc>
          <w:tcPr>
            <w:tcW w:w="2366" w:type="dxa"/>
          </w:tcPr>
          <w:p w:rsidR="006D317B" w:rsidRDefault="006D317B">
            <w:pPr>
              <w:spacing w:before="20" w:after="20"/>
              <w:jc w:val="center"/>
            </w:pPr>
            <w:r>
              <w:t>2.4</w:t>
            </w:r>
          </w:p>
        </w:tc>
      </w:tr>
      <w:tr w:rsidR="006D317B">
        <w:tblPrEx>
          <w:tblCellMar>
            <w:top w:w="0" w:type="dxa"/>
            <w:bottom w:w="0" w:type="dxa"/>
          </w:tblCellMar>
        </w:tblPrEx>
        <w:trPr>
          <w:jc w:val="center"/>
        </w:trPr>
        <w:tc>
          <w:tcPr>
            <w:tcW w:w="1842" w:type="dxa"/>
          </w:tcPr>
          <w:p w:rsidR="006D317B" w:rsidRDefault="006D317B">
            <w:pPr>
              <w:spacing w:before="20" w:after="20"/>
              <w:jc w:val="center"/>
            </w:pPr>
            <w:r>
              <w:t>ITU A, B, C (LOS)</w:t>
            </w:r>
          </w:p>
        </w:tc>
        <w:tc>
          <w:tcPr>
            <w:tcW w:w="2341" w:type="dxa"/>
          </w:tcPr>
          <w:p w:rsidR="006D317B" w:rsidRDefault="006D317B">
            <w:pPr>
              <w:spacing w:before="20" w:after="20"/>
              <w:jc w:val="center"/>
            </w:pPr>
            <w:r>
              <w:t>3 (ITU A, B) up to 4 (ITU C)</w:t>
            </w:r>
          </w:p>
        </w:tc>
        <w:tc>
          <w:tcPr>
            <w:tcW w:w="2366" w:type="dxa"/>
          </w:tcPr>
          <w:p w:rsidR="006D317B" w:rsidRDefault="006D317B">
            <w:pPr>
              <w:spacing w:before="20" w:after="20"/>
              <w:jc w:val="center"/>
              <w:rPr>
                <w:lang w:val="fr-FR"/>
              </w:rPr>
            </w:pPr>
            <w:r>
              <w:rPr>
                <w:lang w:val="fr-FR"/>
              </w:rPr>
              <w:t>3</w:t>
            </w:r>
          </w:p>
        </w:tc>
      </w:tr>
      <w:tr w:rsidR="006D317B">
        <w:tblPrEx>
          <w:tblCellMar>
            <w:top w:w="0" w:type="dxa"/>
            <w:bottom w:w="0" w:type="dxa"/>
          </w:tblCellMar>
        </w:tblPrEx>
        <w:trPr>
          <w:jc w:val="center"/>
        </w:trPr>
        <w:tc>
          <w:tcPr>
            <w:tcW w:w="1842" w:type="dxa"/>
          </w:tcPr>
          <w:p w:rsidR="006D317B" w:rsidRDefault="006D317B">
            <w:pPr>
              <w:spacing w:before="20" w:after="20"/>
              <w:jc w:val="center"/>
              <w:rPr>
                <w:lang w:val="fr-FR"/>
              </w:rPr>
            </w:pPr>
            <w:r>
              <w:rPr>
                <w:lang w:val="fr-FR"/>
              </w:rPr>
              <w:t>ITU A, B, C (NLOS)</w:t>
            </w:r>
          </w:p>
        </w:tc>
        <w:tc>
          <w:tcPr>
            <w:tcW w:w="2341" w:type="dxa"/>
          </w:tcPr>
          <w:p w:rsidR="006D317B" w:rsidRDefault="006D317B">
            <w:pPr>
              <w:spacing w:before="20" w:after="20"/>
              <w:jc w:val="center"/>
            </w:pPr>
            <w:r>
              <w:t>3 (50,120,250 km/h) up to 8 (3km/h)</w:t>
            </w:r>
          </w:p>
        </w:tc>
        <w:tc>
          <w:tcPr>
            <w:tcW w:w="2366" w:type="dxa"/>
          </w:tcPr>
          <w:p w:rsidR="006D317B" w:rsidRDefault="006D317B">
            <w:pPr>
              <w:spacing w:before="20" w:after="20"/>
              <w:jc w:val="center"/>
            </w:pPr>
            <w:r>
              <w:t>3.5 (50,120,250 km/h) up to 7.2 (3km/h)</w:t>
            </w:r>
          </w:p>
        </w:tc>
      </w:tr>
      <w:tr w:rsidR="006D317B">
        <w:tblPrEx>
          <w:tblCellMar>
            <w:top w:w="0" w:type="dxa"/>
            <w:bottom w:w="0" w:type="dxa"/>
          </w:tblCellMar>
        </w:tblPrEx>
        <w:trPr>
          <w:jc w:val="center"/>
        </w:trPr>
        <w:tc>
          <w:tcPr>
            <w:tcW w:w="1842" w:type="dxa"/>
          </w:tcPr>
          <w:p w:rsidR="006D317B" w:rsidRDefault="006D317B">
            <w:pPr>
              <w:spacing w:before="20" w:after="20"/>
              <w:jc w:val="center"/>
            </w:pPr>
            <w:r>
              <w:t>High and Low Power IMR</w:t>
            </w:r>
          </w:p>
        </w:tc>
        <w:tc>
          <w:tcPr>
            <w:tcW w:w="2341" w:type="dxa"/>
          </w:tcPr>
          <w:p w:rsidR="006D317B" w:rsidRDefault="006D317B">
            <w:pPr>
              <w:spacing w:before="20" w:after="20"/>
              <w:jc w:val="center"/>
            </w:pPr>
            <w:r>
              <w:t>3.6</w:t>
            </w:r>
          </w:p>
        </w:tc>
        <w:tc>
          <w:tcPr>
            <w:tcW w:w="2366" w:type="dxa"/>
          </w:tcPr>
          <w:p w:rsidR="006D317B" w:rsidRDefault="006D317B">
            <w:pPr>
              <w:spacing w:before="20" w:after="20"/>
              <w:jc w:val="center"/>
            </w:pPr>
            <w:r>
              <w:t>2.8</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37</w:t>
        </w:r>
      </w:fldSimple>
      <w:r>
        <w:t xml:space="preserve"> - Link margin reduction; UE antenna diversity</w:t>
      </w:r>
    </w:p>
    <w:p w:rsidR="006D317B" w:rsidRDefault="006D317B">
      <w:pPr>
        <w:pStyle w:val="Heading5"/>
      </w:pPr>
      <w:bookmarkStart w:id="615" w:name="_Toc72569448"/>
      <w:r>
        <w:t>Satellite diversity</w:t>
      </w:r>
      <w:bookmarkEnd w:id="615"/>
    </w:p>
    <w:p w:rsidR="006D317B" w:rsidRDefault="006D317B">
      <w:r>
        <w:t>Satellite diversity can be provided when the system is built with several satellites. Advantages are :</w:t>
      </w:r>
    </w:p>
    <w:p w:rsidR="006D317B" w:rsidRDefault="006D317B">
      <w:pPr>
        <w:numPr>
          <w:ilvl w:val="0"/>
          <w:numId w:val="1699"/>
        </w:numPr>
        <w:ind w:left="641" w:hanging="357"/>
      </w:pPr>
      <w:r>
        <w:t>Reduce IMRs deployment</w:t>
      </w:r>
    </w:p>
    <w:p w:rsidR="006D317B" w:rsidRDefault="006D317B">
      <w:pPr>
        <w:numPr>
          <w:ilvl w:val="0"/>
          <w:numId w:val="1699"/>
        </w:numPr>
        <w:ind w:left="641" w:hanging="357"/>
      </w:pPr>
      <w:r>
        <w:t>Solve path blockage problem inherent to satellite systems,</w:t>
      </w:r>
    </w:p>
    <w:p w:rsidR="006D317B" w:rsidRDefault="006D317B">
      <w:pPr>
        <w:numPr>
          <w:ilvl w:val="0"/>
          <w:numId w:val="1699"/>
        </w:numPr>
        <w:ind w:left="644"/>
      </w:pPr>
      <w:r>
        <w:t>Reduce required link margin for situations where satellite signal is strongly attenuated (but not completely obstructed),</w:t>
      </w:r>
    </w:p>
    <w:p w:rsidR="006D317B" w:rsidRDefault="006D317B">
      <w:pPr>
        <w:numPr>
          <w:ilvl w:val="0"/>
          <w:numId w:val="1699"/>
        </w:numPr>
        <w:ind w:left="644"/>
      </w:pPr>
      <w:r>
        <w:t>Ease UE handover when moving through coverage areas.</w:t>
      </w:r>
    </w:p>
    <w:p w:rsidR="006D317B" w:rsidRDefault="006D317B">
      <w:r>
        <w:t>The method is also applicable to spots belonging to a given satellite (spot diversity) and satellite + IMRs.</w:t>
      </w:r>
    </w:p>
    <w:p w:rsidR="006D317B" w:rsidRDefault="006D317B">
      <w:r>
        <w:t>In the following, it is assumed that the number of satellites offering diversity is limited to 2.</w:t>
      </w:r>
    </w:p>
    <w:p w:rsidR="006D317B" w:rsidRDefault="006D317B">
      <w:r>
        <w:t>When switched to satellite diversity mode, UE is simultaneously radio connected to both satellites over the same carrier frequency.</w:t>
      </w:r>
    </w:p>
    <w:p w:rsidR="006D317B" w:rsidRDefault="006D317B">
      <w:r>
        <w:t>UE transmits an unique signal (one unique scrambling code). This uplink signal is received by both satellites, redirected to the gateway and combined at Node B rake receiver.</w:t>
      </w:r>
    </w:p>
    <w:p w:rsidR="006D317B" w:rsidRDefault="006D317B">
      <w:r>
        <w:t>In the downlink direction, each satellite transmits with a distinct scrambling code, UE rake receivers combine both signals.</w:t>
      </w:r>
    </w:p>
    <w:p w:rsidR="006D317B" w:rsidRDefault="006D317B">
      <w:pPr>
        <w:jc w:val="center"/>
      </w:pPr>
    </w:p>
    <w:p w:rsidR="006D317B" w:rsidRDefault="006D317B">
      <w:pPr>
        <w:jc w:val="center"/>
      </w:pPr>
      <w:r>
        <w:pict>
          <v:shape id="_x0000_i1133" type="#_x0000_t75" style="width:290.25pt;height:185.25pt" fillcolor="window">
            <v:imagedata r:id="rId166"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w:t>
        </w:r>
      </w:fldSimple>
      <w:r>
        <w:t xml:space="preserve"> - Satellite diversity</w:t>
      </w:r>
    </w:p>
    <w:p w:rsidR="006D317B" w:rsidRDefault="006D317B">
      <w:r>
        <w:t>Simulations where driven for several UE situations in view of both satellites :</w:t>
      </w:r>
    </w:p>
    <w:p w:rsidR="006D317B" w:rsidRDefault="006D317B">
      <w:pPr>
        <w:numPr>
          <w:ilvl w:val="0"/>
          <w:numId w:val="1726"/>
        </w:numPr>
        <w:tabs>
          <w:tab w:val="clear" w:pos="360"/>
          <w:tab w:val="num" w:pos="644"/>
        </w:tabs>
        <w:ind w:left="644"/>
      </w:pPr>
      <w:r>
        <w:t>1 satellite LOS, the other satellite NLOS : LOS component is such predominant that performances are equivalent to 1 single satellite with LOS. SSDT mechanism allows to switch off 2</w:t>
      </w:r>
      <w:r>
        <w:rPr>
          <w:vertAlign w:val="superscript"/>
        </w:rPr>
        <w:t>nd</w:t>
      </w:r>
      <w:r>
        <w:t xml:space="preserve"> satellite in order not to waste scarce satellite transmit power.</w:t>
      </w:r>
    </w:p>
    <w:p w:rsidR="006D317B" w:rsidRDefault="006D317B">
      <w:pPr>
        <w:numPr>
          <w:ilvl w:val="0"/>
          <w:numId w:val="1726"/>
        </w:numPr>
        <w:tabs>
          <w:tab w:val="clear" w:pos="360"/>
          <w:tab w:val="num" w:pos="644"/>
        </w:tabs>
        <w:ind w:left="644"/>
      </w:pPr>
      <w:r>
        <w:t>both satellites LOS,</w:t>
      </w:r>
    </w:p>
    <w:p w:rsidR="006D317B" w:rsidRDefault="006D317B">
      <w:pPr>
        <w:numPr>
          <w:ilvl w:val="0"/>
          <w:numId w:val="1726"/>
        </w:numPr>
        <w:tabs>
          <w:tab w:val="clear" w:pos="360"/>
          <w:tab w:val="num" w:pos="644"/>
        </w:tabs>
        <w:ind w:left="644"/>
      </w:pPr>
      <w:r>
        <w:t>none of the satellites LOS.</w:t>
      </w:r>
    </w:p>
    <w:p w:rsidR="006D317B" w:rsidRDefault="006D317B">
      <w:r>
        <w:t>Simulations results presented hereafter highlight Tx Eb/No gain due to satellite diversity, i.e. the difference versus the path loss difference of Tx Eb/No obtained with and without satellite diversity for reaching a target BLER of 1%. Results are given as a function of the 2</w:t>
      </w:r>
      <w:r>
        <w:rPr>
          <w:vertAlign w:val="superscript"/>
        </w:rPr>
        <w:t>nd</w:t>
      </w:r>
      <w:r>
        <w:t xml:space="preserve"> satellite path loss difference, i.e. path loss between UE and 1</w:t>
      </w:r>
      <w:r>
        <w:rPr>
          <w:vertAlign w:val="superscript"/>
        </w:rPr>
        <w:t>st</w:t>
      </w:r>
      <w:r>
        <w:t xml:space="preserve"> satellite is taken as a reference.</w:t>
      </w:r>
    </w:p>
    <w:p w:rsidR="006D317B" w:rsidRDefault="006D317B">
      <w:pPr>
        <w:pStyle w:val="Heading6"/>
        <w:tabs>
          <w:tab w:val="clear" w:pos="3240"/>
        </w:tabs>
      </w:pPr>
      <w:bookmarkStart w:id="616" w:name="_Toc72569449"/>
      <w:r>
        <w:t>Both satellites LOS</w:t>
      </w:r>
      <w:bookmarkEnd w:id="616"/>
    </w:p>
    <w:p w:rsidR="006D317B" w:rsidRDefault="006D317B">
      <w:r>
        <w:t>Path loss difference is to be understood as distinct satellite Rx antenna gain (uplink)/Tx satellite power capability (downlink).</w:t>
      </w:r>
    </w:p>
    <w:p w:rsidR="006D317B" w:rsidRDefault="006D317B">
      <w:r>
        <w:t xml:space="preserve">Diversity gain is practically identical for UE speed from 0 to 50 km/h. It is limited to a maximum of ~1 dB (12.2 kbps). </w:t>
      </w:r>
    </w:p>
    <w:p w:rsidR="006D317B" w:rsidRDefault="006D317B">
      <w:pPr>
        <w:jc w:val="center"/>
      </w:pPr>
      <w:r>
        <w:pict>
          <v:shape id="_x0000_i1134" type="#_x0000_t75" style="width:285.75pt;height:199.5pt" fillcolor="window">
            <v:imagedata r:id="rId167"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2</w:t>
        </w:r>
      </w:fldSimple>
      <w:r>
        <w:t xml:space="preserve"> - Satellite diversity gain; LOS; Uplink; 12.2 kbps</w:t>
      </w:r>
    </w:p>
    <w:p w:rsidR="006D317B" w:rsidRDefault="006D317B">
      <w:pPr>
        <w:jc w:val="center"/>
      </w:pPr>
      <w:r>
        <w:pict>
          <v:shape id="_x0000_i1135" type="#_x0000_t75" style="width:285.75pt;height:199.5pt" fillcolor="window">
            <v:imagedata r:id="rId168"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3</w:t>
        </w:r>
      </w:fldSimple>
      <w:r>
        <w:t xml:space="preserve"> - Satellite diversity gain; LOS; Uplink; 64/144 kbps</w:t>
      </w:r>
    </w:p>
    <w:p w:rsidR="006D317B" w:rsidRDefault="006D317B">
      <w:r>
        <w:t>In the downlink direction, Tx Eb/No gain is negative and almost identical whatever service data rate. Tx power gain is counteracted by increase of interference, due to non orthogonality of both satellites scrambling codes. Nevertheless, satellite diversity can still be envisaged for allowing dynamic power distribution among satellites in high traffic load conditions.</w:t>
      </w:r>
    </w:p>
    <w:p w:rsidR="006D317B" w:rsidRDefault="006D317B">
      <w:pPr>
        <w:jc w:val="center"/>
      </w:pPr>
      <w:r>
        <w:pict>
          <v:shape id="_x0000_i1136" type="#_x0000_t75" style="width:285.75pt;height:199.5pt" fillcolor="window">
            <v:imagedata r:id="rId169"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4</w:t>
        </w:r>
      </w:fldSimple>
      <w:r>
        <w:t xml:space="preserve"> - Satellite diversity gain; LOS; Downlink</w:t>
      </w:r>
    </w:p>
    <w:p w:rsidR="006D317B" w:rsidRDefault="006D317B">
      <w:pPr>
        <w:pStyle w:val="Heading6"/>
        <w:tabs>
          <w:tab w:val="clear" w:pos="3240"/>
        </w:tabs>
      </w:pPr>
      <w:bookmarkStart w:id="617" w:name="_Toc72569450"/>
      <w:r>
        <w:t>None of the satellite LOS</w:t>
      </w:r>
      <w:bookmarkEnd w:id="617"/>
    </w:p>
    <w:p w:rsidR="006D317B" w:rsidRDefault="006D317B">
      <w:r>
        <w:t>Satellite diversity gain is significant when UE is suffering NLOS with none of the satellites. Furthermore, the case when 2</w:t>
      </w:r>
      <w:r>
        <w:rPr>
          <w:vertAlign w:val="superscript"/>
        </w:rPr>
        <w:t>nd</w:t>
      </w:r>
      <w:r>
        <w:t xml:space="preserve"> satellite path loss difference is 0 dB looks an highly probable assumption. Maximum Tx Eb/No gain is reached for low speed UEs. In the downlink direction, it is almost independent of the service data rate.</w:t>
      </w:r>
    </w:p>
    <w:p w:rsidR="006D317B" w:rsidRDefault="006D317B">
      <w:pPr>
        <w:jc w:val="center"/>
      </w:pPr>
      <w:r>
        <w:pict>
          <v:shape id="_x0000_i1137" type="#_x0000_t75" style="width:293.25pt;height:186pt" fillcolor="window">
            <v:imagedata r:id="rId170"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5</w:t>
        </w:r>
      </w:fldSimple>
      <w:r>
        <w:t xml:space="preserve"> - Satellite diversity gain; NLOS; Uplink; 12.2 kbps; 3 km/h</w:t>
      </w:r>
    </w:p>
    <w:p w:rsidR="006D317B" w:rsidRDefault="006D317B">
      <w:pPr>
        <w:jc w:val="center"/>
      </w:pPr>
      <w:r>
        <w:pict>
          <v:shape id="_x0000_i1138" type="#_x0000_t75" style="width:288.75pt;height:195.75pt" fillcolor="window">
            <v:imagedata r:id="rId171"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6</w:t>
        </w:r>
      </w:fldSimple>
      <w:r>
        <w:t xml:space="preserve"> - Satellite diversity gain; NLOS; Uplink; 64/144 kbps; 3 km/h</w:t>
      </w:r>
    </w:p>
    <w:p w:rsidR="006D317B" w:rsidRDefault="006D317B">
      <w:pPr>
        <w:jc w:val="center"/>
      </w:pPr>
      <w:r>
        <w:pict>
          <v:shape id="_x0000_i1139" type="#_x0000_t75" style="width:278.25pt;height:192.75pt" fillcolor="window">
            <v:imagedata r:id="rId172"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7</w:t>
        </w:r>
      </w:fldSimple>
      <w:r>
        <w:t xml:space="preserve"> - Satellite diversity gain; NLOS; Uplink; 12.2 kbps; 50 km/h</w:t>
      </w:r>
    </w:p>
    <w:p w:rsidR="006D317B" w:rsidRDefault="006D317B">
      <w:pPr>
        <w:jc w:val="center"/>
      </w:pPr>
      <w:r>
        <w:pict>
          <v:shape id="_x0000_i1140" type="#_x0000_t75" style="width:283.5pt;height:194.25pt" fillcolor="window">
            <v:imagedata r:id="rId173"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8</w:t>
        </w:r>
      </w:fldSimple>
      <w:r>
        <w:t xml:space="preserve"> - Satellite diversity gain; NLOS; Uplink; 64/144 kbps; 50 km/h</w:t>
      </w:r>
    </w:p>
    <w:p w:rsidR="006D317B" w:rsidRDefault="006D317B">
      <w:pPr>
        <w:jc w:val="center"/>
      </w:pPr>
      <w:r>
        <w:pict>
          <v:shape id="_x0000_i1141" type="#_x0000_t75" style="width:275.25pt;height:169.5pt" fillcolor="window">
            <v:imagedata r:id="rId174"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9</w:t>
        </w:r>
      </w:fldSimple>
      <w:r>
        <w:t xml:space="preserve"> - Satellite diversity gain; NLOS; Downlink; 3 km/h</w:t>
      </w:r>
    </w:p>
    <w:p w:rsidR="006D317B" w:rsidRDefault="006D317B">
      <w:pPr>
        <w:jc w:val="center"/>
      </w:pPr>
      <w:r>
        <w:pict>
          <v:shape id="_x0000_i1142" type="#_x0000_t75" style="width:273.75pt;height:189pt" fillcolor="window">
            <v:imagedata r:id="rId175"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10</w:t>
        </w:r>
      </w:fldSimple>
      <w:r>
        <w:t xml:space="preserve"> - Satellite diversity gain; NLOS; Downlink; 50 km/h</w:t>
      </w:r>
    </w:p>
    <w:p w:rsidR="006D317B" w:rsidRDefault="006D317B">
      <w:pPr>
        <w:pStyle w:val="Heading4"/>
        <w:tabs>
          <w:tab w:val="clear" w:pos="2520"/>
        </w:tabs>
        <w:spacing w:before="0"/>
      </w:pPr>
      <w:r>
        <w:br w:type="page"/>
      </w:r>
      <w:bookmarkStart w:id="618" w:name="_Toc72569451"/>
      <w:r>
        <w:t>Slow Power Control performance</w:t>
      </w:r>
      <w:bookmarkEnd w:id="618"/>
    </w:p>
    <w:p w:rsidR="006D317B" w:rsidRDefault="006D317B">
      <w:r>
        <w:t>Slow Power Control performance has been evaluated for radio links suffering from slow sinusoidal fading (2 Hz, 10 dB peak to peak attenuation) as well as brutal signal obstruction (10 dB signal attenuation), this channel attenuation being superimposed to either AWGN or ITU A fading.</w:t>
      </w:r>
    </w:p>
    <w:p w:rsidR="006D317B" w:rsidRDefault="006D317B">
      <w:r>
        <w:t>The required Rx Eb/No for reaching a BLER of 1% is presented below, both in absence and presence of slow power control.</w:t>
      </w:r>
    </w:p>
    <w:p w:rsidR="006D317B" w:rsidRDefault="006D317B">
      <w:r>
        <w:t xml:space="preserve">Also are given impulse responses for a reaching a BLER of 1%, of : </w:t>
      </w:r>
    </w:p>
    <w:p w:rsidR="006D317B" w:rsidRDefault="006D317B">
      <w:pPr>
        <w:numPr>
          <w:ilvl w:val="0"/>
          <w:numId w:val="1728"/>
        </w:numPr>
        <w:tabs>
          <w:tab w:val="clear" w:pos="360"/>
          <w:tab w:val="num" w:pos="644"/>
        </w:tabs>
        <w:ind w:left="644"/>
      </w:pPr>
      <w:r>
        <w:t>the received Eb/No for several data rates : 12.2, 64 and 144 kbps,</w:t>
      </w:r>
    </w:p>
    <w:p w:rsidR="006D317B" w:rsidRDefault="006D317B">
      <w:pPr>
        <w:numPr>
          <w:ilvl w:val="0"/>
          <w:numId w:val="1728"/>
        </w:numPr>
        <w:tabs>
          <w:tab w:val="clear" w:pos="360"/>
          <w:tab w:val="num" w:pos="644"/>
        </w:tabs>
        <w:ind w:left="644"/>
      </w:pPr>
      <w:r>
        <w:t>the channel variation,</w:t>
      </w:r>
    </w:p>
    <w:p w:rsidR="006D317B" w:rsidRDefault="006D317B">
      <w:pPr>
        <w:numPr>
          <w:ilvl w:val="0"/>
          <w:numId w:val="1728"/>
        </w:numPr>
        <w:tabs>
          <w:tab w:val="clear" w:pos="360"/>
          <w:tab w:val="num" w:pos="644"/>
        </w:tabs>
        <w:ind w:left="644"/>
      </w:pPr>
      <w:r>
        <w:t>the Tx power relative to initial power (i.e. without fading).</w:t>
      </w:r>
    </w:p>
    <w:p w:rsidR="006D317B" w:rsidRDefault="006D317B">
      <w:pPr>
        <w:pStyle w:val="Heading5"/>
        <w:spacing w:before="60" w:after="120"/>
      </w:pPr>
      <w:bookmarkStart w:id="619" w:name="_Toc72569452"/>
      <w:r>
        <w:t>Uplink Slow Power Control</w:t>
      </w:r>
      <w:bookmarkEnd w:id="619"/>
    </w:p>
    <w:p w:rsidR="006D317B" w:rsidRDefault="006D317B">
      <w:r>
        <w:t>The required Rx Eb/No for reaching a BLER of 1%, both in absence and presence of slow power control, is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15"/>
        <w:gridCol w:w="1162"/>
        <w:gridCol w:w="1134"/>
        <w:gridCol w:w="1701"/>
        <w:gridCol w:w="1701"/>
      </w:tblGrid>
      <w:tr w:rsidR="006D317B">
        <w:tblPrEx>
          <w:tblCellMar>
            <w:top w:w="0" w:type="dxa"/>
            <w:bottom w:w="0" w:type="dxa"/>
          </w:tblCellMar>
        </w:tblPrEx>
        <w:trPr>
          <w:jc w:val="center"/>
        </w:trPr>
        <w:tc>
          <w:tcPr>
            <w:tcW w:w="1885" w:type="dxa"/>
            <w:tcBorders>
              <w:bottom w:val="nil"/>
            </w:tcBorders>
          </w:tcPr>
          <w:p w:rsidR="006D317B" w:rsidRDefault="006D317B">
            <w:pPr>
              <w:spacing w:after="20"/>
            </w:pPr>
            <w:r>
              <w:t>Data rate</w:t>
            </w:r>
          </w:p>
        </w:tc>
        <w:tc>
          <w:tcPr>
            <w:tcW w:w="1162" w:type="dxa"/>
            <w:tcBorders>
              <w:bottom w:val="nil"/>
            </w:tcBorders>
          </w:tcPr>
          <w:p w:rsidR="006D317B" w:rsidRDefault="006D317B">
            <w:pPr>
              <w:spacing w:after="20"/>
            </w:pPr>
            <w:r>
              <w:t>AWGN+</w:t>
            </w:r>
            <w:r>
              <w:br/>
              <w:t>Slow fading</w:t>
            </w:r>
          </w:p>
        </w:tc>
        <w:tc>
          <w:tcPr>
            <w:tcW w:w="1134" w:type="dxa"/>
            <w:tcBorders>
              <w:bottom w:val="nil"/>
            </w:tcBorders>
          </w:tcPr>
          <w:p w:rsidR="006D317B" w:rsidRDefault="006D317B">
            <w:pPr>
              <w:spacing w:after="20"/>
              <w:jc w:val="left"/>
            </w:pPr>
            <w:r>
              <w:t xml:space="preserve">ITU A + </w:t>
            </w:r>
            <w:r>
              <w:br/>
              <w:t>Slow fading</w:t>
            </w:r>
          </w:p>
        </w:tc>
        <w:tc>
          <w:tcPr>
            <w:tcW w:w="1701" w:type="dxa"/>
            <w:tcBorders>
              <w:bottom w:val="nil"/>
            </w:tcBorders>
          </w:tcPr>
          <w:p w:rsidR="006D317B" w:rsidRDefault="006D317B">
            <w:pPr>
              <w:spacing w:after="20"/>
              <w:jc w:val="left"/>
            </w:pPr>
            <w:r>
              <w:t xml:space="preserve">AWGN + </w:t>
            </w:r>
            <w:r>
              <w:br/>
              <w:t>Signal obstruction</w:t>
            </w:r>
          </w:p>
        </w:tc>
        <w:tc>
          <w:tcPr>
            <w:tcW w:w="1701" w:type="dxa"/>
            <w:tcBorders>
              <w:bottom w:val="nil"/>
            </w:tcBorders>
          </w:tcPr>
          <w:p w:rsidR="006D317B" w:rsidRDefault="006D317B">
            <w:pPr>
              <w:spacing w:after="20"/>
              <w:jc w:val="left"/>
            </w:pPr>
            <w:r>
              <w:t xml:space="preserve">ITU A + </w:t>
            </w:r>
            <w:r>
              <w:br/>
              <w:t>Signal obstruction</w:t>
            </w:r>
          </w:p>
        </w:tc>
      </w:tr>
      <w:tr w:rsidR="006D317B">
        <w:tblPrEx>
          <w:tblCellMar>
            <w:top w:w="0" w:type="dxa"/>
            <w:bottom w:w="0" w:type="dxa"/>
          </w:tblCellMar>
        </w:tblPrEx>
        <w:trPr>
          <w:jc w:val="center"/>
        </w:trPr>
        <w:tc>
          <w:tcPr>
            <w:tcW w:w="1885" w:type="dxa"/>
            <w:tcBorders>
              <w:bottom w:val="nil"/>
            </w:tcBorders>
          </w:tcPr>
          <w:p w:rsidR="006D317B" w:rsidRDefault="006D317B">
            <w:pPr>
              <w:spacing w:after="20"/>
            </w:pPr>
            <w:r>
              <w:t>12.2 kbps</w:t>
            </w:r>
          </w:p>
        </w:tc>
        <w:tc>
          <w:tcPr>
            <w:tcW w:w="1162" w:type="dxa"/>
            <w:tcBorders>
              <w:bottom w:val="nil"/>
            </w:tcBorders>
          </w:tcPr>
          <w:p w:rsidR="006D317B" w:rsidRDefault="006D317B">
            <w:pPr>
              <w:spacing w:after="20"/>
            </w:pPr>
          </w:p>
        </w:tc>
        <w:tc>
          <w:tcPr>
            <w:tcW w:w="1134" w:type="dxa"/>
            <w:tcBorders>
              <w:bottom w:val="nil"/>
            </w:tcBorders>
          </w:tcPr>
          <w:p w:rsidR="006D317B" w:rsidRDefault="006D317B">
            <w:pPr>
              <w:spacing w:after="20"/>
            </w:pPr>
          </w:p>
        </w:tc>
        <w:tc>
          <w:tcPr>
            <w:tcW w:w="1701" w:type="dxa"/>
            <w:tcBorders>
              <w:bottom w:val="nil"/>
            </w:tcBorders>
          </w:tcPr>
          <w:p w:rsidR="006D317B" w:rsidRDefault="006D317B">
            <w:pPr>
              <w:spacing w:after="20"/>
            </w:pPr>
          </w:p>
        </w:tc>
        <w:tc>
          <w:tcPr>
            <w:tcW w:w="1701" w:type="dxa"/>
            <w:tcBorders>
              <w:bottom w:val="nil"/>
            </w:tcBorders>
          </w:tcPr>
          <w:p w:rsidR="006D317B" w:rsidRDefault="006D317B">
            <w:pPr>
              <w:spacing w:after="20"/>
            </w:pPr>
          </w:p>
        </w:tc>
      </w:tr>
      <w:tr w:rsidR="006D317B">
        <w:tblPrEx>
          <w:tblCellMar>
            <w:top w:w="0" w:type="dxa"/>
            <w:bottom w:w="0" w:type="dxa"/>
          </w:tblCellMar>
        </w:tblPrEx>
        <w:trPr>
          <w:jc w:val="center"/>
        </w:trPr>
        <w:tc>
          <w:tcPr>
            <w:tcW w:w="1885" w:type="dxa"/>
            <w:tcBorders>
              <w:top w:val="nil"/>
              <w:bottom w:val="nil"/>
            </w:tcBorders>
          </w:tcPr>
          <w:p w:rsidR="006D317B" w:rsidRDefault="006D317B">
            <w:pPr>
              <w:spacing w:after="20"/>
              <w:ind w:left="142"/>
            </w:pPr>
            <w:r>
              <w:t>No Power Ctrl</w:t>
            </w:r>
          </w:p>
        </w:tc>
        <w:tc>
          <w:tcPr>
            <w:tcW w:w="1162" w:type="dxa"/>
            <w:tcBorders>
              <w:top w:val="nil"/>
              <w:bottom w:val="nil"/>
            </w:tcBorders>
          </w:tcPr>
          <w:p w:rsidR="006D317B" w:rsidRDefault="006D317B">
            <w:pPr>
              <w:spacing w:after="20"/>
              <w:jc w:val="center"/>
            </w:pPr>
            <w:r>
              <w:rPr>
                <w:snapToGrid w:val="0"/>
                <w:color w:val="000000"/>
              </w:rPr>
              <w:t>12.8 dB</w:t>
            </w:r>
          </w:p>
        </w:tc>
        <w:tc>
          <w:tcPr>
            <w:tcW w:w="1134" w:type="dxa"/>
            <w:tcBorders>
              <w:top w:val="nil"/>
              <w:bottom w:val="nil"/>
            </w:tcBorders>
          </w:tcPr>
          <w:p w:rsidR="006D317B" w:rsidRDefault="006D317B">
            <w:pPr>
              <w:spacing w:after="20"/>
              <w:jc w:val="center"/>
            </w:pPr>
            <w:r>
              <w:rPr>
                <w:snapToGrid w:val="0"/>
                <w:color w:val="000000"/>
              </w:rPr>
              <w:t>13.7 dB</w:t>
            </w:r>
          </w:p>
        </w:tc>
        <w:tc>
          <w:tcPr>
            <w:tcW w:w="1701" w:type="dxa"/>
            <w:tcBorders>
              <w:top w:val="nil"/>
              <w:bottom w:val="nil"/>
            </w:tcBorders>
          </w:tcPr>
          <w:p w:rsidR="006D317B" w:rsidRDefault="006D317B">
            <w:pPr>
              <w:spacing w:after="20"/>
              <w:jc w:val="center"/>
            </w:pPr>
            <w:r>
              <w:rPr>
                <w:snapToGrid w:val="0"/>
                <w:color w:val="000000"/>
              </w:rPr>
              <w:t>12.0 dB</w:t>
            </w:r>
          </w:p>
        </w:tc>
        <w:tc>
          <w:tcPr>
            <w:tcW w:w="1701" w:type="dxa"/>
            <w:tcBorders>
              <w:top w:val="nil"/>
              <w:bottom w:val="nil"/>
            </w:tcBorders>
          </w:tcPr>
          <w:p w:rsidR="006D317B" w:rsidRDefault="006D317B">
            <w:pPr>
              <w:spacing w:after="20"/>
              <w:jc w:val="center"/>
            </w:pPr>
            <w:r>
              <w:rPr>
                <w:snapToGrid w:val="0"/>
                <w:color w:val="000000"/>
              </w:rPr>
              <w:t>13.6 dB</w:t>
            </w:r>
          </w:p>
        </w:tc>
      </w:tr>
      <w:tr w:rsidR="006D317B">
        <w:tblPrEx>
          <w:tblCellMar>
            <w:top w:w="0" w:type="dxa"/>
            <w:bottom w:w="0" w:type="dxa"/>
          </w:tblCellMar>
        </w:tblPrEx>
        <w:trPr>
          <w:jc w:val="center"/>
        </w:trPr>
        <w:tc>
          <w:tcPr>
            <w:tcW w:w="1885" w:type="dxa"/>
            <w:tcBorders>
              <w:top w:val="nil"/>
            </w:tcBorders>
          </w:tcPr>
          <w:p w:rsidR="006D317B" w:rsidRDefault="006D317B">
            <w:pPr>
              <w:spacing w:after="20"/>
              <w:ind w:left="142"/>
            </w:pPr>
            <w:r>
              <w:t>Slow Power Ctrl</w:t>
            </w:r>
          </w:p>
        </w:tc>
        <w:tc>
          <w:tcPr>
            <w:tcW w:w="1162" w:type="dxa"/>
            <w:tcBorders>
              <w:top w:val="nil"/>
            </w:tcBorders>
          </w:tcPr>
          <w:p w:rsidR="006D317B" w:rsidRDefault="006D317B">
            <w:pPr>
              <w:spacing w:after="20"/>
              <w:jc w:val="center"/>
            </w:pPr>
            <w:r>
              <w:rPr>
                <w:snapToGrid w:val="0"/>
                <w:color w:val="000000"/>
              </w:rPr>
              <w:t>8.4 dB</w:t>
            </w:r>
          </w:p>
        </w:tc>
        <w:tc>
          <w:tcPr>
            <w:tcW w:w="1134" w:type="dxa"/>
            <w:tcBorders>
              <w:top w:val="nil"/>
            </w:tcBorders>
          </w:tcPr>
          <w:p w:rsidR="006D317B" w:rsidRDefault="006D317B">
            <w:pPr>
              <w:spacing w:after="20"/>
              <w:jc w:val="center"/>
            </w:pPr>
            <w:r>
              <w:rPr>
                <w:snapToGrid w:val="0"/>
                <w:color w:val="000000"/>
              </w:rPr>
              <w:t>9.9 dB</w:t>
            </w:r>
          </w:p>
        </w:tc>
        <w:tc>
          <w:tcPr>
            <w:tcW w:w="1701" w:type="dxa"/>
            <w:tcBorders>
              <w:top w:val="nil"/>
            </w:tcBorders>
          </w:tcPr>
          <w:p w:rsidR="006D317B" w:rsidRDefault="006D317B">
            <w:pPr>
              <w:spacing w:after="20"/>
              <w:jc w:val="center"/>
            </w:pPr>
            <w:r>
              <w:rPr>
                <w:snapToGrid w:val="0"/>
                <w:color w:val="000000"/>
              </w:rPr>
              <w:t>8.6 dB</w:t>
            </w:r>
          </w:p>
        </w:tc>
        <w:tc>
          <w:tcPr>
            <w:tcW w:w="1701" w:type="dxa"/>
            <w:tcBorders>
              <w:top w:val="nil"/>
            </w:tcBorders>
          </w:tcPr>
          <w:p w:rsidR="006D317B" w:rsidRDefault="006D317B">
            <w:pPr>
              <w:spacing w:after="20"/>
              <w:jc w:val="center"/>
            </w:pPr>
            <w:r>
              <w:rPr>
                <w:snapToGrid w:val="0"/>
                <w:color w:val="000000"/>
              </w:rPr>
              <w:t>9.6 dB</w:t>
            </w:r>
          </w:p>
        </w:tc>
      </w:tr>
      <w:tr w:rsidR="006D317B">
        <w:tblPrEx>
          <w:tblCellMar>
            <w:top w:w="0" w:type="dxa"/>
            <w:bottom w:w="0" w:type="dxa"/>
          </w:tblCellMar>
        </w:tblPrEx>
        <w:trPr>
          <w:jc w:val="center"/>
        </w:trPr>
        <w:tc>
          <w:tcPr>
            <w:tcW w:w="1885" w:type="dxa"/>
            <w:tcBorders>
              <w:bottom w:val="nil"/>
            </w:tcBorders>
          </w:tcPr>
          <w:p w:rsidR="006D317B" w:rsidRDefault="006D317B">
            <w:pPr>
              <w:spacing w:after="20"/>
            </w:pPr>
            <w:r>
              <w:t>64 kbps</w:t>
            </w:r>
          </w:p>
        </w:tc>
        <w:tc>
          <w:tcPr>
            <w:tcW w:w="1162" w:type="dxa"/>
            <w:tcBorders>
              <w:bottom w:val="nil"/>
            </w:tcBorders>
          </w:tcPr>
          <w:p w:rsidR="006D317B" w:rsidRDefault="006D317B">
            <w:pPr>
              <w:spacing w:after="20"/>
              <w:jc w:val="center"/>
            </w:pPr>
          </w:p>
        </w:tc>
        <w:tc>
          <w:tcPr>
            <w:tcW w:w="1134"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r>
      <w:tr w:rsidR="006D317B">
        <w:tblPrEx>
          <w:tblCellMar>
            <w:top w:w="0" w:type="dxa"/>
            <w:bottom w:w="0" w:type="dxa"/>
          </w:tblCellMar>
        </w:tblPrEx>
        <w:trPr>
          <w:jc w:val="center"/>
        </w:trPr>
        <w:tc>
          <w:tcPr>
            <w:tcW w:w="1885" w:type="dxa"/>
            <w:tcBorders>
              <w:top w:val="nil"/>
              <w:bottom w:val="nil"/>
            </w:tcBorders>
          </w:tcPr>
          <w:p w:rsidR="006D317B" w:rsidRDefault="006D317B">
            <w:pPr>
              <w:spacing w:after="20"/>
              <w:ind w:left="142"/>
            </w:pPr>
            <w:r>
              <w:t>No Power Ctrl</w:t>
            </w:r>
          </w:p>
        </w:tc>
        <w:tc>
          <w:tcPr>
            <w:tcW w:w="1162" w:type="dxa"/>
            <w:tcBorders>
              <w:top w:val="nil"/>
              <w:bottom w:val="nil"/>
            </w:tcBorders>
          </w:tcPr>
          <w:p w:rsidR="006D317B" w:rsidRDefault="006D317B">
            <w:pPr>
              <w:spacing w:after="20"/>
              <w:jc w:val="center"/>
            </w:pPr>
            <w:r>
              <w:rPr>
                <w:snapToGrid w:val="0"/>
                <w:color w:val="000000"/>
              </w:rPr>
              <w:t>9.8 dB</w:t>
            </w:r>
          </w:p>
        </w:tc>
        <w:tc>
          <w:tcPr>
            <w:tcW w:w="1134" w:type="dxa"/>
            <w:tcBorders>
              <w:top w:val="nil"/>
              <w:bottom w:val="nil"/>
            </w:tcBorders>
          </w:tcPr>
          <w:p w:rsidR="006D317B" w:rsidRDefault="006D317B">
            <w:pPr>
              <w:spacing w:after="20"/>
              <w:jc w:val="center"/>
            </w:pPr>
            <w:r>
              <w:rPr>
                <w:snapToGrid w:val="0"/>
                <w:color w:val="000000"/>
              </w:rPr>
              <w:t>10.7 dB</w:t>
            </w:r>
          </w:p>
        </w:tc>
        <w:tc>
          <w:tcPr>
            <w:tcW w:w="1701" w:type="dxa"/>
            <w:tcBorders>
              <w:top w:val="nil"/>
              <w:bottom w:val="nil"/>
            </w:tcBorders>
          </w:tcPr>
          <w:p w:rsidR="006D317B" w:rsidRDefault="006D317B">
            <w:pPr>
              <w:spacing w:after="20"/>
              <w:jc w:val="center"/>
            </w:pPr>
            <w:r>
              <w:rPr>
                <w:snapToGrid w:val="0"/>
                <w:color w:val="000000"/>
              </w:rPr>
              <w:t>10.5 dB</w:t>
            </w:r>
          </w:p>
        </w:tc>
        <w:tc>
          <w:tcPr>
            <w:tcW w:w="1701" w:type="dxa"/>
            <w:tcBorders>
              <w:top w:val="nil"/>
              <w:bottom w:val="nil"/>
            </w:tcBorders>
          </w:tcPr>
          <w:p w:rsidR="006D317B" w:rsidRDefault="006D317B">
            <w:pPr>
              <w:spacing w:after="20"/>
              <w:jc w:val="center"/>
            </w:pPr>
            <w:r>
              <w:rPr>
                <w:snapToGrid w:val="0"/>
                <w:color w:val="000000"/>
              </w:rPr>
              <w:t>11.9 dB</w:t>
            </w:r>
          </w:p>
        </w:tc>
      </w:tr>
      <w:tr w:rsidR="006D317B">
        <w:tblPrEx>
          <w:tblCellMar>
            <w:top w:w="0" w:type="dxa"/>
            <w:bottom w:w="0" w:type="dxa"/>
          </w:tblCellMar>
        </w:tblPrEx>
        <w:trPr>
          <w:jc w:val="center"/>
        </w:trPr>
        <w:tc>
          <w:tcPr>
            <w:tcW w:w="1885" w:type="dxa"/>
            <w:tcBorders>
              <w:top w:val="nil"/>
            </w:tcBorders>
          </w:tcPr>
          <w:p w:rsidR="006D317B" w:rsidRDefault="006D317B">
            <w:pPr>
              <w:spacing w:after="20"/>
              <w:ind w:left="142"/>
            </w:pPr>
            <w:r>
              <w:t>Slow Power Ctrl</w:t>
            </w:r>
          </w:p>
        </w:tc>
        <w:tc>
          <w:tcPr>
            <w:tcW w:w="1162" w:type="dxa"/>
            <w:tcBorders>
              <w:top w:val="nil"/>
            </w:tcBorders>
          </w:tcPr>
          <w:p w:rsidR="006D317B" w:rsidRDefault="006D317B">
            <w:pPr>
              <w:spacing w:after="20"/>
              <w:jc w:val="center"/>
            </w:pPr>
            <w:r>
              <w:rPr>
                <w:snapToGrid w:val="0"/>
                <w:color w:val="000000"/>
              </w:rPr>
              <w:t>6.0 dB</w:t>
            </w:r>
          </w:p>
        </w:tc>
        <w:tc>
          <w:tcPr>
            <w:tcW w:w="1134" w:type="dxa"/>
            <w:tcBorders>
              <w:top w:val="nil"/>
            </w:tcBorders>
          </w:tcPr>
          <w:p w:rsidR="006D317B" w:rsidRDefault="006D317B">
            <w:pPr>
              <w:spacing w:after="20"/>
              <w:jc w:val="center"/>
            </w:pPr>
            <w:r>
              <w:rPr>
                <w:snapToGrid w:val="0"/>
                <w:color w:val="000000"/>
              </w:rPr>
              <w:t>8.4 dB</w:t>
            </w:r>
          </w:p>
        </w:tc>
        <w:tc>
          <w:tcPr>
            <w:tcW w:w="1701" w:type="dxa"/>
            <w:tcBorders>
              <w:top w:val="nil"/>
            </w:tcBorders>
          </w:tcPr>
          <w:p w:rsidR="006D317B" w:rsidRDefault="006D317B">
            <w:pPr>
              <w:spacing w:after="20"/>
              <w:jc w:val="center"/>
            </w:pPr>
            <w:r>
              <w:rPr>
                <w:snapToGrid w:val="0"/>
                <w:color w:val="000000"/>
              </w:rPr>
              <w:t>5.1 dB</w:t>
            </w:r>
          </w:p>
        </w:tc>
        <w:tc>
          <w:tcPr>
            <w:tcW w:w="1701" w:type="dxa"/>
            <w:tcBorders>
              <w:top w:val="nil"/>
            </w:tcBorders>
          </w:tcPr>
          <w:p w:rsidR="006D317B" w:rsidRDefault="006D317B">
            <w:pPr>
              <w:spacing w:after="20"/>
              <w:jc w:val="center"/>
            </w:pPr>
            <w:r>
              <w:rPr>
                <w:snapToGrid w:val="0"/>
                <w:color w:val="000000"/>
              </w:rPr>
              <w:t>4.9 dB</w:t>
            </w:r>
          </w:p>
        </w:tc>
      </w:tr>
      <w:tr w:rsidR="006D317B">
        <w:tblPrEx>
          <w:tblCellMar>
            <w:top w:w="0" w:type="dxa"/>
            <w:bottom w:w="0" w:type="dxa"/>
          </w:tblCellMar>
        </w:tblPrEx>
        <w:trPr>
          <w:jc w:val="center"/>
        </w:trPr>
        <w:tc>
          <w:tcPr>
            <w:tcW w:w="1885" w:type="dxa"/>
            <w:tcBorders>
              <w:bottom w:val="nil"/>
            </w:tcBorders>
          </w:tcPr>
          <w:p w:rsidR="006D317B" w:rsidRDefault="006D317B">
            <w:pPr>
              <w:spacing w:after="20"/>
            </w:pPr>
            <w:r>
              <w:t>144 kbps</w:t>
            </w:r>
          </w:p>
        </w:tc>
        <w:tc>
          <w:tcPr>
            <w:tcW w:w="1162" w:type="dxa"/>
            <w:tcBorders>
              <w:bottom w:val="nil"/>
            </w:tcBorders>
          </w:tcPr>
          <w:p w:rsidR="006D317B" w:rsidRDefault="006D317B">
            <w:pPr>
              <w:spacing w:after="20"/>
              <w:jc w:val="center"/>
            </w:pPr>
          </w:p>
        </w:tc>
        <w:tc>
          <w:tcPr>
            <w:tcW w:w="1134"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r>
      <w:tr w:rsidR="006D317B">
        <w:tblPrEx>
          <w:tblCellMar>
            <w:top w:w="0" w:type="dxa"/>
            <w:bottom w:w="0" w:type="dxa"/>
          </w:tblCellMar>
        </w:tblPrEx>
        <w:trPr>
          <w:jc w:val="center"/>
        </w:trPr>
        <w:tc>
          <w:tcPr>
            <w:tcW w:w="1885" w:type="dxa"/>
            <w:tcBorders>
              <w:top w:val="nil"/>
              <w:bottom w:val="nil"/>
            </w:tcBorders>
          </w:tcPr>
          <w:p w:rsidR="006D317B" w:rsidRDefault="006D317B">
            <w:pPr>
              <w:spacing w:after="20"/>
              <w:ind w:left="142"/>
            </w:pPr>
            <w:r>
              <w:t>No Power Ctrl</w:t>
            </w:r>
          </w:p>
        </w:tc>
        <w:tc>
          <w:tcPr>
            <w:tcW w:w="1162" w:type="dxa"/>
            <w:tcBorders>
              <w:top w:val="nil"/>
              <w:bottom w:val="nil"/>
            </w:tcBorders>
          </w:tcPr>
          <w:p w:rsidR="006D317B" w:rsidRDefault="006D317B">
            <w:pPr>
              <w:spacing w:after="20"/>
              <w:jc w:val="center"/>
            </w:pPr>
            <w:r>
              <w:rPr>
                <w:snapToGrid w:val="0"/>
                <w:color w:val="000000"/>
              </w:rPr>
              <w:t>9.1 dB</w:t>
            </w:r>
          </w:p>
        </w:tc>
        <w:tc>
          <w:tcPr>
            <w:tcW w:w="1134" w:type="dxa"/>
            <w:tcBorders>
              <w:top w:val="nil"/>
              <w:bottom w:val="nil"/>
            </w:tcBorders>
          </w:tcPr>
          <w:p w:rsidR="006D317B" w:rsidRDefault="006D317B">
            <w:pPr>
              <w:spacing w:after="20"/>
              <w:jc w:val="center"/>
            </w:pPr>
            <w:r>
              <w:rPr>
                <w:snapToGrid w:val="0"/>
                <w:color w:val="000000"/>
              </w:rPr>
              <w:t>10.1 dB</w:t>
            </w:r>
          </w:p>
        </w:tc>
        <w:tc>
          <w:tcPr>
            <w:tcW w:w="1701" w:type="dxa"/>
            <w:tcBorders>
              <w:top w:val="nil"/>
              <w:bottom w:val="nil"/>
            </w:tcBorders>
          </w:tcPr>
          <w:p w:rsidR="006D317B" w:rsidRDefault="006D317B">
            <w:pPr>
              <w:spacing w:after="20"/>
              <w:jc w:val="center"/>
            </w:pPr>
            <w:r>
              <w:rPr>
                <w:snapToGrid w:val="0"/>
                <w:color w:val="000000"/>
              </w:rPr>
              <w:t>10.1 dB</w:t>
            </w:r>
          </w:p>
        </w:tc>
        <w:tc>
          <w:tcPr>
            <w:tcW w:w="1701" w:type="dxa"/>
            <w:tcBorders>
              <w:top w:val="nil"/>
              <w:bottom w:val="nil"/>
            </w:tcBorders>
          </w:tcPr>
          <w:p w:rsidR="006D317B" w:rsidRDefault="006D317B">
            <w:pPr>
              <w:spacing w:after="20"/>
              <w:jc w:val="center"/>
            </w:pPr>
            <w:r>
              <w:rPr>
                <w:snapToGrid w:val="0"/>
                <w:color w:val="000000"/>
              </w:rPr>
              <w:t>11.5 dB</w:t>
            </w:r>
          </w:p>
        </w:tc>
      </w:tr>
      <w:tr w:rsidR="006D317B">
        <w:tblPrEx>
          <w:tblCellMar>
            <w:top w:w="0" w:type="dxa"/>
            <w:bottom w:w="0" w:type="dxa"/>
          </w:tblCellMar>
        </w:tblPrEx>
        <w:trPr>
          <w:jc w:val="center"/>
        </w:trPr>
        <w:tc>
          <w:tcPr>
            <w:tcW w:w="1885" w:type="dxa"/>
            <w:tcBorders>
              <w:top w:val="nil"/>
            </w:tcBorders>
          </w:tcPr>
          <w:p w:rsidR="006D317B" w:rsidRDefault="006D317B">
            <w:pPr>
              <w:spacing w:after="20"/>
              <w:ind w:left="142"/>
            </w:pPr>
            <w:r>
              <w:t>Slow Power Ctrl</w:t>
            </w:r>
          </w:p>
        </w:tc>
        <w:tc>
          <w:tcPr>
            <w:tcW w:w="1162" w:type="dxa"/>
            <w:tcBorders>
              <w:top w:val="nil"/>
            </w:tcBorders>
          </w:tcPr>
          <w:p w:rsidR="006D317B" w:rsidRDefault="006D317B">
            <w:pPr>
              <w:spacing w:after="20"/>
              <w:jc w:val="center"/>
            </w:pPr>
            <w:r>
              <w:rPr>
                <w:snapToGrid w:val="0"/>
                <w:color w:val="000000"/>
              </w:rPr>
              <w:t>5.2 dB</w:t>
            </w:r>
          </w:p>
        </w:tc>
        <w:tc>
          <w:tcPr>
            <w:tcW w:w="1134" w:type="dxa"/>
            <w:tcBorders>
              <w:top w:val="nil"/>
            </w:tcBorders>
          </w:tcPr>
          <w:p w:rsidR="006D317B" w:rsidRDefault="006D317B">
            <w:pPr>
              <w:spacing w:after="20"/>
              <w:jc w:val="center"/>
            </w:pPr>
            <w:r>
              <w:rPr>
                <w:snapToGrid w:val="0"/>
                <w:color w:val="000000"/>
              </w:rPr>
              <w:t>7.3 dB</w:t>
            </w:r>
          </w:p>
        </w:tc>
        <w:tc>
          <w:tcPr>
            <w:tcW w:w="1701" w:type="dxa"/>
            <w:tcBorders>
              <w:top w:val="nil"/>
            </w:tcBorders>
          </w:tcPr>
          <w:p w:rsidR="006D317B" w:rsidRDefault="006D317B">
            <w:pPr>
              <w:spacing w:after="20"/>
              <w:jc w:val="center"/>
            </w:pPr>
            <w:r>
              <w:rPr>
                <w:snapToGrid w:val="0"/>
                <w:color w:val="000000"/>
              </w:rPr>
              <w:t>5.3 dB</w:t>
            </w:r>
          </w:p>
        </w:tc>
        <w:tc>
          <w:tcPr>
            <w:tcW w:w="1701" w:type="dxa"/>
            <w:tcBorders>
              <w:top w:val="nil"/>
            </w:tcBorders>
          </w:tcPr>
          <w:p w:rsidR="006D317B" w:rsidRDefault="006D317B">
            <w:pPr>
              <w:spacing w:after="20"/>
              <w:jc w:val="center"/>
            </w:pPr>
            <w:r>
              <w:rPr>
                <w:snapToGrid w:val="0"/>
                <w:color w:val="000000"/>
              </w:rPr>
              <w:t>4.6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38</w:t>
        </w:r>
      </w:fldSimple>
      <w:r>
        <w:t xml:space="preserve"> - Slow Power Control Rx Eb/No - Uplink</w:t>
      </w:r>
    </w:p>
    <w:p w:rsidR="006D317B" w:rsidRDefault="006D317B">
      <w:r>
        <w:t>Slow power control impulse response is as follows :</w:t>
      </w:r>
    </w:p>
    <w:p w:rsidR="006D317B" w:rsidRDefault="006D317B">
      <w:pPr>
        <w:spacing w:after="0"/>
        <w:jc w:val="center"/>
        <w:rPr>
          <w:noProof/>
        </w:rPr>
      </w:pPr>
      <w:r>
        <w:rPr>
          <w:noProof/>
        </w:rPr>
        <w:pict>
          <v:shape id="_x0000_i1143" type="#_x0000_t75" style="width:379.5pt;height:284.25pt" fillcolor="window">
            <v:imagedata r:id="rId176" o:title=""/>
          </v:shape>
        </w:pict>
      </w:r>
      <w:r>
        <w:rPr>
          <w:noProof/>
        </w:rPr>
        <w:t xml:space="preserve"> </w:t>
      </w:r>
    </w:p>
    <w:p w:rsidR="006D317B" w:rsidRDefault="006D317B">
      <w:pPr>
        <w:pStyle w:val="Caption"/>
      </w:pPr>
      <w:r>
        <w:t xml:space="preserve">Figure </w:t>
      </w:r>
      <w:fldSimple w:instr=" STYLEREF 1 \s ">
        <w:r>
          <w:rPr>
            <w:noProof/>
          </w:rPr>
          <w:t>6</w:t>
        </w:r>
      </w:fldSimple>
      <w:r>
        <w:noBreakHyphen/>
      </w:r>
      <w:fldSimple w:instr=" SEQ Figure \* ARABIC \s 1 ">
        <w:r>
          <w:rPr>
            <w:noProof/>
          </w:rPr>
          <w:t>11</w:t>
        </w:r>
      </w:fldSimple>
      <w:r>
        <w:t xml:space="preserve"> - Slow Power Control Response to sinusoidal fading; AWGN; Uplink</w:t>
      </w:r>
    </w:p>
    <w:p w:rsidR="006D317B" w:rsidRDefault="006D317B">
      <w:pPr>
        <w:jc w:val="center"/>
      </w:pPr>
      <w:r>
        <w:rPr>
          <w:noProof/>
        </w:rPr>
        <w:pict>
          <v:shape id="_x0000_i1144" type="#_x0000_t75" style="width:403.5pt;height:308.25pt" fillcolor="window">
            <v:imagedata r:id="rId177"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12</w:t>
        </w:r>
      </w:fldSimple>
      <w:r>
        <w:t xml:space="preserve"> - Slow Power Control Response to sinusoidal fading; ITU Model A; Uplink</w:t>
      </w:r>
    </w:p>
    <w:p w:rsidR="006D317B" w:rsidRDefault="006D317B">
      <w:pPr>
        <w:jc w:val="center"/>
      </w:pPr>
      <w:r>
        <w:rPr>
          <w:noProof/>
        </w:rPr>
        <w:pict>
          <v:shape id="_x0000_i1145" type="#_x0000_t75" style="width:404.25pt;height:301.5pt" fillcolor="window">
            <v:imagedata r:id="rId178"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13</w:t>
        </w:r>
      </w:fldSimple>
      <w:r>
        <w:t xml:space="preserve"> - Slow Power Control Response to 10 dB Signal obstruction; AWGN; Uplink</w:t>
      </w:r>
    </w:p>
    <w:p w:rsidR="006D317B" w:rsidRDefault="006D317B">
      <w:pPr>
        <w:jc w:val="center"/>
      </w:pPr>
      <w:r>
        <w:rPr>
          <w:noProof/>
        </w:rPr>
        <w:pict>
          <v:shape id="_x0000_i1146" type="#_x0000_t75" style="width:404.25pt;height:309pt" fillcolor="window">
            <v:imagedata r:id="rId179"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14</w:t>
        </w:r>
      </w:fldSimple>
      <w:r>
        <w:t xml:space="preserve"> - Slow Power Control Response to 10 dB Signal obstruction; ITU Model A; Uplink</w:t>
      </w:r>
    </w:p>
    <w:p w:rsidR="006D317B" w:rsidRDefault="006D317B">
      <w:pPr>
        <w:pStyle w:val="Heading5"/>
      </w:pPr>
      <w:bookmarkStart w:id="620" w:name="_Toc72569453"/>
      <w:r>
        <w:t>Downlink Slow Power Control</w:t>
      </w:r>
      <w:bookmarkEnd w:id="620"/>
    </w:p>
    <w:p w:rsidR="006D317B" w:rsidRDefault="006D317B">
      <w:r>
        <w:t>The required Rx Eb/No for reaching a BLER of 1%, both in absence and presence of slow power control, is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15"/>
        <w:gridCol w:w="1162"/>
        <w:gridCol w:w="1134"/>
        <w:gridCol w:w="1701"/>
        <w:gridCol w:w="1701"/>
      </w:tblGrid>
      <w:tr w:rsidR="006D317B">
        <w:tblPrEx>
          <w:tblCellMar>
            <w:top w:w="0" w:type="dxa"/>
            <w:bottom w:w="0" w:type="dxa"/>
          </w:tblCellMar>
        </w:tblPrEx>
        <w:trPr>
          <w:jc w:val="center"/>
        </w:trPr>
        <w:tc>
          <w:tcPr>
            <w:tcW w:w="1885" w:type="dxa"/>
            <w:tcBorders>
              <w:bottom w:val="nil"/>
            </w:tcBorders>
          </w:tcPr>
          <w:p w:rsidR="006D317B" w:rsidRDefault="006D317B">
            <w:pPr>
              <w:spacing w:after="20"/>
            </w:pPr>
            <w:r>
              <w:t>Data rate</w:t>
            </w:r>
          </w:p>
        </w:tc>
        <w:tc>
          <w:tcPr>
            <w:tcW w:w="1162" w:type="dxa"/>
            <w:tcBorders>
              <w:bottom w:val="nil"/>
            </w:tcBorders>
          </w:tcPr>
          <w:p w:rsidR="006D317B" w:rsidRDefault="006D317B">
            <w:pPr>
              <w:spacing w:after="20"/>
            </w:pPr>
            <w:r>
              <w:t>AWGN+</w:t>
            </w:r>
            <w:r>
              <w:br/>
              <w:t>Slow fading</w:t>
            </w:r>
          </w:p>
        </w:tc>
        <w:tc>
          <w:tcPr>
            <w:tcW w:w="1134" w:type="dxa"/>
            <w:tcBorders>
              <w:bottom w:val="nil"/>
            </w:tcBorders>
          </w:tcPr>
          <w:p w:rsidR="006D317B" w:rsidRDefault="006D317B">
            <w:pPr>
              <w:spacing w:after="20"/>
              <w:jc w:val="left"/>
            </w:pPr>
            <w:r>
              <w:t xml:space="preserve">ITU A + </w:t>
            </w:r>
            <w:r>
              <w:br/>
              <w:t>Slow fading</w:t>
            </w:r>
          </w:p>
        </w:tc>
        <w:tc>
          <w:tcPr>
            <w:tcW w:w="1701" w:type="dxa"/>
            <w:tcBorders>
              <w:bottom w:val="nil"/>
            </w:tcBorders>
          </w:tcPr>
          <w:p w:rsidR="006D317B" w:rsidRDefault="006D317B">
            <w:pPr>
              <w:spacing w:after="20"/>
              <w:jc w:val="left"/>
            </w:pPr>
            <w:r>
              <w:t xml:space="preserve">AWGN + </w:t>
            </w:r>
            <w:r>
              <w:br/>
              <w:t>Signal obstruction</w:t>
            </w:r>
          </w:p>
        </w:tc>
        <w:tc>
          <w:tcPr>
            <w:tcW w:w="1701" w:type="dxa"/>
            <w:tcBorders>
              <w:bottom w:val="nil"/>
            </w:tcBorders>
          </w:tcPr>
          <w:p w:rsidR="006D317B" w:rsidRDefault="006D317B">
            <w:pPr>
              <w:spacing w:after="20"/>
              <w:jc w:val="left"/>
            </w:pPr>
            <w:r>
              <w:t xml:space="preserve">ITU A + </w:t>
            </w:r>
            <w:r>
              <w:br/>
              <w:t>Signal obstruction</w:t>
            </w:r>
          </w:p>
        </w:tc>
      </w:tr>
      <w:tr w:rsidR="006D317B">
        <w:tblPrEx>
          <w:tblCellMar>
            <w:top w:w="0" w:type="dxa"/>
            <w:bottom w:w="0" w:type="dxa"/>
          </w:tblCellMar>
        </w:tblPrEx>
        <w:trPr>
          <w:jc w:val="center"/>
        </w:trPr>
        <w:tc>
          <w:tcPr>
            <w:tcW w:w="1885" w:type="dxa"/>
            <w:tcBorders>
              <w:bottom w:val="nil"/>
            </w:tcBorders>
          </w:tcPr>
          <w:p w:rsidR="006D317B" w:rsidRDefault="006D317B">
            <w:pPr>
              <w:spacing w:after="20"/>
            </w:pPr>
            <w:r>
              <w:t>12.2 kbps</w:t>
            </w:r>
          </w:p>
        </w:tc>
        <w:tc>
          <w:tcPr>
            <w:tcW w:w="1162" w:type="dxa"/>
            <w:tcBorders>
              <w:bottom w:val="nil"/>
            </w:tcBorders>
          </w:tcPr>
          <w:p w:rsidR="006D317B" w:rsidRDefault="006D317B">
            <w:pPr>
              <w:spacing w:after="20"/>
            </w:pPr>
          </w:p>
        </w:tc>
        <w:tc>
          <w:tcPr>
            <w:tcW w:w="1134" w:type="dxa"/>
            <w:tcBorders>
              <w:bottom w:val="nil"/>
            </w:tcBorders>
          </w:tcPr>
          <w:p w:rsidR="006D317B" w:rsidRDefault="006D317B">
            <w:pPr>
              <w:spacing w:after="20"/>
            </w:pPr>
          </w:p>
        </w:tc>
        <w:tc>
          <w:tcPr>
            <w:tcW w:w="1701" w:type="dxa"/>
            <w:tcBorders>
              <w:bottom w:val="nil"/>
            </w:tcBorders>
          </w:tcPr>
          <w:p w:rsidR="006D317B" w:rsidRDefault="006D317B">
            <w:pPr>
              <w:spacing w:after="20"/>
            </w:pPr>
          </w:p>
        </w:tc>
        <w:tc>
          <w:tcPr>
            <w:tcW w:w="1701" w:type="dxa"/>
            <w:tcBorders>
              <w:bottom w:val="nil"/>
            </w:tcBorders>
          </w:tcPr>
          <w:p w:rsidR="006D317B" w:rsidRDefault="006D317B">
            <w:pPr>
              <w:spacing w:after="20"/>
            </w:pPr>
          </w:p>
        </w:tc>
      </w:tr>
      <w:tr w:rsidR="006D317B">
        <w:tblPrEx>
          <w:tblCellMar>
            <w:top w:w="0" w:type="dxa"/>
            <w:bottom w:w="0" w:type="dxa"/>
          </w:tblCellMar>
        </w:tblPrEx>
        <w:trPr>
          <w:jc w:val="center"/>
        </w:trPr>
        <w:tc>
          <w:tcPr>
            <w:tcW w:w="1885" w:type="dxa"/>
            <w:tcBorders>
              <w:top w:val="nil"/>
              <w:bottom w:val="nil"/>
            </w:tcBorders>
          </w:tcPr>
          <w:p w:rsidR="006D317B" w:rsidRDefault="006D317B">
            <w:pPr>
              <w:spacing w:after="20"/>
              <w:ind w:left="142"/>
            </w:pPr>
            <w:r>
              <w:t>No Power Ctrl</w:t>
            </w:r>
          </w:p>
        </w:tc>
        <w:tc>
          <w:tcPr>
            <w:tcW w:w="1162" w:type="dxa"/>
            <w:tcBorders>
              <w:top w:val="nil"/>
              <w:bottom w:val="nil"/>
            </w:tcBorders>
          </w:tcPr>
          <w:p w:rsidR="006D317B" w:rsidRDefault="006D317B">
            <w:pPr>
              <w:spacing w:after="20"/>
              <w:jc w:val="center"/>
            </w:pPr>
            <w:r>
              <w:rPr>
                <w:snapToGrid w:val="0"/>
                <w:color w:val="000000"/>
              </w:rPr>
              <w:t>13.3</w:t>
            </w:r>
          </w:p>
        </w:tc>
        <w:tc>
          <w:tcPr>
            <w:tcW w:w="1134" w:type="dxa"/>
            <w:tcBorders>
              <w:top w:val="nil"/>
              <w:bottom w:val="nil"/>
            </w:tcBorders>
          </w:tcPr>
          <w:p w:rsidR="006D317B" w:rsidRDefault="006D317B">
            <w:pPr>
              <w:spacing w:after="20"/>
              <w:jc w:val="center"/>
            </w:pPr>
            <w:r>
              <w:rPr>
                <w:snapToGrid w:val="0"/>
                <w:color w:val="000000"/>
              </w:rPr>
              <w:t>14.2</w:t>
            </w:r>
          </w:p>
        </w:tc>
        <w:tc>
          <w:tcPr>
            <w:tcW w:w="1701" w:type="dxa"/>
            <w:tcBorders>
              <w:top w:val="nil"/>
              <w:bottom w:val="nil"/>
            </w:tcBorders>
          </w:tcPr>
          <w:p w:rsidR="006D317B" w:rsidRDefault="006D317B">
            <w:pPr>
              <w:spacing w:after="20"/>
              <w:jc w:val="center"/>
            </w:pPr>
            <w:r>
              <w:rPr>
                <w:snapToGrid w:val="0"/>
                <w:color w:val="000000"/>
              </w:rPr>
              <w:t>10.5</w:t>
            </w:r>
          </w:p>
        </w:tc>
        <w:tc>
          <w:tcPr>
            <w:tcW w:w="1701" w:type="dxa"/>
            <w:tcBorders>
              <w:top w:val="nil"/>
              <w:bottom w:val="nil"/>
            </w:tcBorders>
          </w:tcPr>
          <w:p w:rsidR="006D317B" w:rsidRDefault="006D317B">
            <w:pPr>
              <w:spacing w:after="20"/>
              <w:jc w:val="center"/>
            </w:pPr>
            <w:r>
              <w:rPr>
                <w:snapToGrid w:val="0"/>
                <w:color w:val="000000"/>
              </w:rPr>
              <w:t>12.0</w:t>
            </w:r>
          </w:p>
        </w:tc>
      </w:tr>
      <w:tr w:rsidR="006D317B">
        <w:tblPrEx>
          <w:tblCellMar>
            <w:top w:w="0" w:type="dxa"/>
            <w:bottom w:w="0" w:type="dxa"/>
          </w:tblCellMar>
        </w:tblPrEx>
        <w:trPr>
          <w:jc w:val="center"/>
        </w:trPr>
        <w:tc>
          <w:tcPr>
            <w:tcW w:w="1885" w:type="dxa"/>
            <w:tcBorders>
              <w:top w:val="nil"/>
            </w:tcBorders>
          </w:tcPr>
          <w:p w:rsidR="006D317B" w:rsidRDefault="006D317B">
            <w:pPr>
              <w:spacing w:after="20"/>
              <w:ind w:left="142"/>
            </w:pPr>
            <w:r>
              <w:t>Slow Power Ctrl</w:t>
            </w:r>
          </w:p>
        </w:tc>
        <w:tc>
          <w:tcPr>
            <w:tcW w:w="1162" w:type="dxa"/>
            <w:tcBorders>
              <w:top w:val="nil"/>
            </w:tcBorders>
          </w:tcPr>
          <w:p w:rsidR="006D317B" w:rsidRDefault="006D317B">
            <w:pPr>
              <w:spacing w:after="20"/>
              <w:jc w:val="center"/>
            </w:pPr>
            <w:r>
              <w:rPr>
                <w:snapToGrid w:val="0"/>
                <w:color w:val="000000"/>
              </w:rPr>
              <w:t>8.6</w:t>
            </w:r>
          </w:p>
        </w:tc>
        <w:tc>
          <w:tcPr>
            <w:tcW w:w="1134" w:type="dxa"/>
            <w:tcBorders>
              <w:top w:val="nil"/>
            </w:tcBorders>
          </w:tcPr>
          <w:p w:rsidR="006D317B" w:rsidRDefault="006D317B">
            <w:pPr>
              <w:spacing w:after="20"/>
              <w:jc w:val="center"/>
            </w:pPr>
            <w:r>
              <w:rPr>
                <w:snapToGrid w:val="0"/>
                <w:color w:val="000000"/>
              </w:rPr>
              <w:t>9.9</w:t>
            </w:r>
          </w:p>
        </w:tc>
        <w:tc>
          <w:tcPr>
            <w:tcW w:w="1701" w:type="dxa"/>
            <w:tcBorders>
              <w:top w:val="nil"/>
            </w:tcBorders>
          </w:tcPr>
          <w:p w:rsidR="006D317B" w:rsidRDefault="006D317B">
            <w:pPr>
              <w:spacing w:after="20"/>
              <w:jc w:val="center"/>
            </w:pPr>
            <w:r>
              <w:rPr>
                <w:snapToGrid w:val="0"/>
                <w:color w:val="000000"/>
              </w:rPr>
              <w:t>8.8</w:t>
            </w:r>
          </w:p>
        </w:tc>
        <w:tc>
          <w:tcPr>
            <w:tcW w:w="1701" w:type="dxa"/>
            <w:tcBorders>
              <w:top w:val="nil"/>
            </w:tcBorders>
          </w:tcPr>
          <w:p w:rsidR="006D317B" w:rsidRDefault="006D317B">
            <w:pPr>
              <w:spacing w:after="20"/>
              <w:jc w:val="center"/>
            </w:pPr>
            <w:r>
              <w:rPr>
                <w:snapToGrid w:val="0"/>
                <w:color w:val="000000"/>
              </w:rPr>
              <w:t>9.9</w:t>
            </w:r>
          </w:p>
        </w:tc>
      </w:tr>
      <w:tr w:rsidR="006D317B">
        <w:tblPrEx>
          <w:tblCellMar>
            <w:top w:w="0" w:type="dxa"/>
            <w:bottom w:w="0" w:type="dxa"/>
          </w:tblCellMar>
        </w:tblPrEx>
        <w:trPr>
          <w:jc w:val="center"/>
        </w:trPr>
        <w:tc>
          <w:tcPr>
            <w:tcW w:w="1885" w:type="dxa"/>
            <w:tcBorders>
              <w:bottom w:val="nil"/>
            </w:tcBorders>
          </w:tcPr>
          <w:p w:rsidR="006D317B" w:rsidRDefault="006D317B">
            <w:pPr>
              <w:spacing w:after="20"/>
            </w:pPr>
            <w:r>
              <w:t>64 kbps</w:t>
            </w:r>
          </w:p>
        </w:tc>
        <w:tc>
          <w:tcPr>
            <w:tcW w:w="1162" w:type="dxa"/>
            <w:tcBorders>
              <w:bottom w:val="nil"/>
            </w:tcBorders>
          </w:tcPr>
          <w:p w:rsidR="006D317B" w:rsidRDefault="006D317B">
            <w:pPr>
              <w:spacing w:after="20"/>
              <w:jc w:val="center"/>
            </w:pPr>
          </w:p>
        </w:tc>
        <w:tc>
          <w:tcPr>
            <w:tcW w:w="1134"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r>
      <w:tr w:rsidR="006D317B">
        <w:tblPrEx>
          <w:tblCellMar>
            <w:top w:w="0" w:type="dxa"/>
            <w:bottom w:w="0" w:type="dxa"/>
          </w:tblCellMar>
        </w:tblPrEx>
        <w:trPr>
          <w:jc w:val="center"/>
        </w:trPr>
        <w:tc>
          <w:tcPr>
            <w:tcW w:w="1885" w:type="dxa"/>
            <w:tcBorders>
              <w:top w:val="nil"/>
              <w:bottom w:val="nil"/>
            </w:tcBorders>
          </w:tcPr>
          <w:p w:rsidR="006D317B" w:rsidRDefault="006D317B">
            <w:pPr>
              <w:spacing w:after="20"/>
              <w:ind w:left="142"/>
            </w:pPr>
            <w:r>
              <w:t>No Power Ctrl</w:t>
            </w:r>
          </w:p>
        </w:tc>
        <w:tc>
          <w:tcPr>
            <w:tcW w:w="1162" w:type="dxa"/>
            <w:tcBorders>
              <w:top w:val="nil"/>
              <w:bottom w:val="nil"/>
            </w:tcBorders>
          </w:tcPr>
          <w:p w:rsidR="006D317B" w:rsidRDefault="006D317B">
            <w:pPr>
              <w:spacing w:after="20"/>
              <w:jc w:val="center"/>
            </w:pPr>
            <w:r>
              <w:rPr>
                <w:snapToGrid w:val="0"/>
                <w:color w:val="000000"/>
              </w:rPr>
              <w:t>2.0</w:t>
            </w:r>
          </w:p>
        </w:tc>
        <w:tc>
          <w:tcPr>
            <w:tcW w:w="1134" w:type="dxa"/>
            <w:tcBorders>
              <w:top w:val="nil"/>
              <w:bottom w:val="nil"/>
            </w:tcBorders>
          </w:tcPr>
          <w:p w:rsidR="006D317B" w:rsidRDefault="006D317B">
            <w:pPr>
              <w:spacing w:after="20"/>
              <w:jc w:val="center"/>
            </w:pPr>
            <w:r>
              <w:rPr>
                <w:snapToGrid w:val="0"/>
                <w:color w:val="000000"/>
              </w:rPr>
              <w:t>2.5</w:t>
            </w:r>
          </w:p>
        </w:tc>
        <w:tc>
          <w:tcPr>
            <w:tcW w:w="1701" w:type="dxa"/>
            <w:tcBorders>
              <w:top w:val="nil"/>
              <w:bottom w:val="nil"/>
            </w:tcBorders>
          </w:tcPr>
          <w:p w:rsidR="006D317B" w:rsidRDefault="006D317B">
            <w:pPr>
              <w:spacing w:after="20"/>
              <w:jc w:val="center"/>
            </w:pPr>
            <w:r>
              <w:rPr>
                <w:snapToGrid w:val="0"/>
                <w:color w:val="000000"/>
              </w:rPr>
              <w:t>7.5</w:t>
            </w:r>
          </w:p>
        </w:tc>
        <w:tc>
          <w:tcPr>
            <w:tcW w:w="1701" w:type="dxa"/>
            <w:tcBorders>
              <w:top w:val="nil"/>
              <w:bottom w:val="nil"/>
            </w:tcBorders>
          </w:tcPr>
          <w:p w:rsidR="006D317B" w:rsidRDefault="006D317B">
            <w:pPr>
              <w:spacing w:after="20"/>
              <w:jc w:val="center"/>
            </w:pPr>
            <w:r>
              <w:rPr>
                <w:snapToGrid w:val="0"/>
                <w:color w:val="000000"/>
              </w:rPr>
              <w:t>9.0</w:t>
            </w:r>
          </w:p>
        </w:tc>
      </w:tr>
      <w:tr w:rsidR="006D317B">
        <w:tblPrEx>
          <w:tblCellMar>
            <w:top w:w="0" w:type="dxa"/>
            <w:bottom w:w="0" w:type="dxa"/>
          </w:tblCellMar>
        </w:tblPrEx>
        <w:trPr>
          <w:jc w:val="center"/>
        </w:trPr>
        <w:tc>
          <w:tcPr>
            <w:tcW w:w="1885" w:type="dxa"/>
            <w:tcBorders>
              <w:top w:val="nil"/>
            </w:tcBorders>
          </w:tcPr>
          <w:p w:rsidR="006D317B" w:rsidRDefault="006D317B">
            <w:pPr>
              <w:spacing w:after="20"/>
              <w:ind w:left="142"/>
            </w:pPr>
            <w:r>
              <w:t>Slow Power Ctrl</w:t>
            </w:r>
          </w:p>
        </w:tc>
        <w:tc>
          <w:tcPr>
            <w:tcW w:w="1162" w:type="dxa"/>
            <w:tcBorders>
              <w:top w:val="nil"/>
            </w:tcBorders>
          </w:tcPr>
          <w:p w:rsidR="006D317B" w:rsidRDefault="006D317B">
            <w:pPr>
              <w:spacing w:after="20"/>
              <w:jc w:val="center"/>
            </w:pPr>
            <w:r>
              <w:rPr>
                <w:snapToGrid w:val="0"/>
                <w:color w:val="000000"/>
              </w:rPr>
              <w:t>2.0</w:t>
            </w:r>
          </w:p>
        </w:tc>
        <w:tc>
          <w:tcPr>
            <w:tcW w:w="1134" w:type="dxa"/>
            <w:tcBorders>
              <w:top w:val="nil"/>
            </w:tcBorders>
          </w:tcPr>
          <w:p w:rsidR="006D317B" w:rsidRDefault="006D317B">
            <w:pPr>
              <w:spacing w:after="20"/>
              <w:jc w:val="center"/>
            </w:pPr>
            <w:r>
              <w:rPr>
                <w:snapToGrid w:val="0"/>
                <w:color w:val="000000"/>
              </w:rPr>
              <w:t>7.6</w:t>
            </w:r>
          </w:p>
        </w:tc>
        <w:tc>
          <w:tcPr>
            <w:tcW w:w="1701" w:type="dxa"/>
            <w:tcBorders>
              <w:top w:val="nil"/>
            </w:tcBorders>
          </w:tcPr>
          <w:p w:rsidR="006D317B" w:rsidRDefault="006D317B">
            <w:pPr>
              <w:spacing w:after="20"/>
              <w:jc w:val="center"/>
            </w:pPr>
            <w:r>
              <w:rPr>
                <w:snapToGrid w:val="0"/>
                <w:color w:val="000000"/>
              </w:rPr>
              <w:t>5.7</w:t>
            </w:r>
          </w:p>
        </w:tc>
        <w:tc>
          <w:tcPr>
            <w:tcW w:w="1701" w:type="dxa"/>
            <w:tcBorders>
              <w:top w:val="nil"/>
            </w:tcBorders>
          </w:tcPr>
          <w:p w:rsidR="006D317B" w:rsidRDefault="006D317B">
            <w:pPr>
              <w:spacing w:after="20"/>
              <w:jc w:val="center"/>
            </w:pPr>
            <w:r>
              <w:rPr>
                <w:snapToGrid w:val="0"/>
                <w:color w:val="000000"/>
              </w:rPr>
              <w:t>6.4</w:t>
            </w:r>
          </w:p>
        </w:tc>
      </w:tr>
      <w:tr w:rsidR="006D317B">
        <w:tblPrEx>
          <w:tblCellMar>
            <w:top w:w="0" w:type="dxa"/>
            <w:bottom w:w="0" w:type="dxa"/>
          </w:tblCellMar>
        </w:tblPrEx>
        <w:trPr>
          <w:jc w:val="center"/>
        </w:trPr>
        <w:tc>
          <w:tcPr>
            <w:tcW w:w="1885" w:type="dxa"/>
            <w:tcBorders>
              <w:bottom w:val="nil"/>
            </w:tcBorders>
          </w:tcPr>
          <w:p w:rsidR="006D317B" w:rsidRDefault="006D317B">
            <w:pPr>
              <w:spacing w:after="20"/>
            </w:pPr>
            <w:r>
              <w:t>144 kbps</w:t>
            </w:r>
          </w:p>
        </w:tc>
        <w:tc>
          <w:tcPr>
            <w:tcW w:w="1162" w:type="dxa"/>
            <w:tcBorders>
              <w:bottom w:val="nil"/>
            </w:tcBorders>
          </w:tcPr>
          <w:p w:rsidR="006D317B" w:rsidRDefault="006D317B">
            <w:pPr>
              <w:spacing w:after="20"/>
              <w:jc w:val="center"/>
            </w:pPr>
          </w:p>
        </w:tc>
        <w:tc>
          <w:tcPr>
            <w:tcW w:w="1134"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c>
          <w:tcPr>
            <w:tcW w:w="1701" w:type="dxa"/>
            <w:tcBorders>
              <w:bottom w:val="nil"/>
            </w:tcBorders>
          </w:tcPr>
          <w:p w:rsidR="006D317B" w:rsidRDefault="006D317B">
            <w:pPr>
              <w:spacing w:after="20"/>
              <w:jc w:val="center"/>
            </w:pPr>
          </w:p>
        </w:tc>
      </w:tr>
      <w:tr w:rsidR="006D317B">
        <w:tblPrEx>
          <w:tblCellMar>
            <w:top w:w="0" w:type="dxa"/>
            <w:bottom w:w="0" w:type="dxa"/>
          </w:tblCellMar>
        </w:tblPrEx>
        <w:trPr>
          <w:jc w:val="center"/>
        </w:trPr>
        <w:tc>
          <w:tcPr>
            <w:tcW w:w="1885" w:type="dxa"/>
            <w:tcBorders>
              <w:top w:val="nil"/>
              <w:bottom w:val="nil"/>
            </w:tcBorders>
          </w:tcPr>
          <w:p w:rsidR="006D317B" w:rsidRDefault="006D317B">
            <w:pPr>
              <w:spacing w:after="20"/>
              <w:ind w:left="142"/>
            </w:pPr>
            <w:r>
              <w:t>No Power Ctrl</w:t>
            </w:r>
          </w:p>
        </w:tc>
        <w:tc>
          <w:tcPr>
            <w:tcW w:w="1162" w:type="dxa"/>
            <w:tcBorders>
              <w:top w:val="nil"/>
              <w:bottom w:val="nil"/>
            </w:tcBorders>
          </w:tcPr>
          <w:p w:rsidR="006D317B" w:rsidRDefault="006D317B">
            <w:pPr>
              <w:spacing w:after="20"/>
              <w:jc w:val="center"/>
            </w:pPr>
            <w:r>
              <w:rPr>
                <w:snapToGrid w:val="0"/>
                <w:color w:val="000000"/>
              </w:rPr>
              <w:t>10.1</w:t>
            </w:r>
          </w:p>
        </w:tc>
        <w:tc>
          <w:tcPr>
            <w:tcW w:w="1134" w:type="dxa"/>
            <w:tcBorders>
              <w:top w:val="nil"/>
              <w:bottom w:val="nil"/>
            </w:tcBorders>
          </w:tcPr>
          <w:p w:rsidR="006D317B" w:rsidRDefault="006D317B">
            <w:pPr>
              <w:spacing w:after="20"/>
              <w:jc w:val="center"/>
            </w:pPr>
            <w:r>
              <w:rPr>
                <w:snapToGrid w:val="0"/>
                <w:color w:val="000000"/>
              </w:rPr>
              <w:t>11.1</w:t>
            </w:r>
          </w:p>
        </w:tc>
        <w:tc>
          <w:tcPr>
            <w:tcW w:w="1701" w:type="dxa"/>
            <w:tcBorders>
              <w:top w:val="nil"/>
              <w:bottom w:val="nil"/>
            </w:tcBorders>
          </w:tcPr>
          <w:p w:rsidR="006D317B" w:rsidRDefault="006D317B">
            <w:pPr>
              <w:spacing w:after="20"/>
              <w:jc w:val="center"/>
            </w:pPr>
            <w:r>
              <w:rPr>
                <w:snapToGrid w:val="0"/>
                <w:color w:val="000000"/>
              </w:rPr>
              <w:t>9.5</w:t>
            </w:r>
          </w:p>
        </w:tc>
        <w:tc>
          <w:tcPr>
            <w:tcW w:w="1701" w:type="dxa"/>
            <w:tcBorders>
              <w:top w:val="nil"/>
              <w:bottom w:val="nil"/>
            </w:tcBorders>
          </w:tcPr>
          <w:p w:rsidR="006D317B" w:rsidRDefault="006D317B">
            <w:pPr>
              <w:spacing w:after="20"/>
              <w:jc w:val="center"/>
            </w:pPr>
            <w:r>
              <w:rPr>
                <w:snapToGrid w:val="0"/>
                <w:color w:val="000000"/>
              </w:rPr>
              <w:t>11.0</w:t>
            </w:r>
          </w:p>
        </w:tc>
      </w:tr>
      <w:tr w:rsidR="006D317B">
        <w:tblPrEx>
          <w:tblCellMar>
            <w:top w:w="0" w:type="dxa"/>
            <w:bottom w:w="0" w:type="dxa"/>
          </w:tblCellMar>
        </w:tblPrEx>
        <w:trPr>
          <w:jc w:val="center"/>
        </w:trPr>
        <w:tc>
          <w:tcPr>
            <w:tcW w:w="1885" w:type="dxa"/>
            <w:tcBorders>
              <w:top w:val="nil"/>
            </w:tcBorders>
          </w:tcPr>
          <w:p w:rsidR="006D317B" w:rsidRDefault="006D317B">
            <w:pPr>
              <w:spacing w:after="20"/>
              <w:ind w:left="142"/>
            </w:pPr>
            <w:r>
              <w:t>Slow Power Ctrl</w:t>
            </w:r>
          </w:p>
        </w:tc>
        <w:tc>
          <w:tcPr>
            <w:tcW w:w="1162" w:type="dxa"/>
            <w:tcBorders>
              <w:top w:val="nil"/>
            </w:tcBorders>
          </w:tcPr>
          <w:p w:rsidR="006D317B" w:rsidRDefault="006D317B">
            <w:pPr>
              <w:spacing w:after="20"/>
              <w:jc w:val="center"/>
            </w:pPr>
            <w:r>
              <w:rPr>
                <w:snapToGrid w:val="0"/>
                <w:color w:val="000000"/>
              </w:rPr>
              <w:t>6.3</w:t>
            </w:r>
          </w:p>
        </w:tc>
        <w:tc>
          <w:tcPr>
            <w:tcW w:w="1134" w:type="dxa"/>
            <w:tcBorders>
              <w:top w:val="nil"/>
            </w:tcBorders>
          </w:tcPr>
          <w:p w:rsidR="006D317B" w:rsidRDefault="006D317B">
            <w:pPr>
              <w:spacing w:after="20"/>
              <w:jc w:val="center"/>
            </w:pPr>
            <w:r>
              <w:rPr>
                <w:snapToGrid w:val="0"/>
                <w:color w:val="000000"/>
              </w:rPr>
              <w:t>7.0</w:t>
            </w:r>
          </w:p>
        </w:tc>
        <w:tc>
          <w:tcPr>
            <w:tcW w:w="1701" w:type="dxa"/>
            <w:tcBorders>
              <w:top w:val="nil"/>
            </w:tcBorders>
          </w:tcPr>
          <w:p w:rsidR="006D317B" w:rsidRDefault="006D317B">
            <w:pPr>
              <w:spacing w:after="20"/>
              <w:jc w:val="center"/>
            </w:pPr>
            <w:r>
              <w:rPr>
                <w:snapToGrid w:val="0"/>
                <w:color w:val="000000"/>
              </w:rPr>
              <w:t>5.9</w:t>
            </w:r>
          </w:p>
        </w:tc>
        <w:tc>
          <w:tcPr>
            <w:tcW w:w="1701" w:type="dxa"/>
            <w:tcBorders>
              <w:top w:val="nil"/>
            </w:tcBorders>
          </w:tcPr>
          <w:p w:rsidR="006D317B" w:rsidRDefault="006D317B">
            <w:pPr>
              <w:spacing w:after="20"/>
              <w:jc w:val="center"/>
            </w:pPr>
            <w:r>
              <w:rPr>
                <w:snapToGrid w:val="0"/>
                <w:color w:val="000000"/>
              </w:rPr>
              <w:t>6.8</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39</w:t>
        </w:r>
      </w:fldSimple>
      <w:r>
        <w:t xml:space="preserve"> - Slow Power Control Rx Eb/No - Downlink</w:t>
      </w:r>
    </w:p>
    <w:p w:rsidR="006D317B" w:rsidRDefault="006D317B">
      <w:r>
        <w:t>Slow power control impulse response is as follows :</w:t>
      </w:r>
    </w:p>
    <w:p w:rsidR="006D317B" w:rsidRDefault="006D317B">
      <w:pPr>
        <w:jc w:val="center"/>
      </w:pPr>
      <w:r>
        <w:rPr>
          <w:noProof/>
        </w:rPr>
        <w:pict>
          <v:shape id="_x0000_i1147" type="#_x0000_t75" style="width:403.5pt;height:252.75pt" fillcolor="window">
            <v:imagedata r:id="rId180"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15</w:t>
        </w:r>
      </w:fldSimple>
      <w:r>
        <w:t xml:space="preserve"> - Slow Power Control Response to sinusoidal fading; AWGN; Downlink</w:t>
      </w:r>
    </w:p>
    <w:p w:rsidR="006D317B" w:rsidRDefault="006D317B">
      <w:pPr>
        <w:jc w:val="center"/>
      </w:pPr>
      <w:r>
        <w:rPr>
          <w:noProof/>
        </w:rPr>
        <w:pict>
          <v:shape id="_x0000_i1148" type="#_x0000_t75" style="width:403.5pt;height:257.25pt" fillcolor="window">
            <v:imagedata r:id="rId181"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16</w:t>
        </w:r>
      </w:fldSimple>
      <w:r>
        <w:t xml:space="preserve"> - Slow Power Control Response to sinusoidal fading; ITU Model A; Downlink</w:t>
      </w:r>
    </w:p>
    <w:p w:rsidR="006D317B" w:rsidRDefault="006D317B">
      <w:pPr>
        <w:jc w:val="center"/>
      </w:pPr>
      <w:r>
        <w:rPr>
          <w:noProof/>
        </w:rPr>
        <w:pict>
          <v:shape id="_x0000_i1149" type="#_x0000_t75" style="width:404.25pt;height:252.75pt" fillcolor="window">
            <v:imagedata r:id="rId182"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17</w:t>
        </w:r>
      </w:fldSimple>
      <w:r>
        <w:t xml:space="preserve"> - Slow Power Control Response to 10 dB Signal obstruction; AWGN; Downlink</w:t>
      </w:r>
    </w:p>
    <w:p w:rsidR="006D317B" w:rsidRDefault="006D317B">
      <w:pPr>
        <w:jc w:val="center"/>
        <w:rPr>
          <w:noProof/>
        </w:rPr>
      </w:pPr>
    </w:p>
    <w:p w:rsidR="006D317B" w:rsidRDefault="006D317B">
      <w:pPr>
        <w:jc w:val="center"/>
      </w:pPr>
      <w:r>
        <w:rPr>
          <w:noProof/>
        </w:rPr>
        <w:pict>
          <v:shape id="_x0000_i1150" type="#_x0000_t75" style="width:404.25pt;height:258.75pt" fillcolor="window">
            <v:imagedata r:id="rId183"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18</w:t>
        </w:r>
      </w:fldSimple>
      <w:r>
        <w:t xml:space="preserve"> - Slow Power Control Response to 10 dB Signal obstruction; ITU Model A; Downlink</w:t>
      </w:r>
    </w:p>
    <w:p w:rsidR="006D317B" w:rsidRDefault="006D317B">
      <w:pPr>
        <w:pStyle w:val="Heading4"/>
        <w:tabs>
          <w:tab w:val="clear" w:pos="2520"/>
        </w:tabs>
      </w:pPr>
      <w:bookmarkStart w:id="621" w:name="_Toc72569454"/>
      <w:r>
        <w:t>Multi User Detection</w:t>
      </w:r>
      <w:bookmarkEnd w:id="621"/>
    </w:p>
    <w:p w:rsidR="006D317B" w:rsidRDefault="006D317B">
      <w:r>
        <w:t>Multi User Detection (MUD) can be envisaged for decreasing Eb/Nt.</w:t>
      </w:r>
    </w:p>
    <w:p w:rsidR="006D317B" w:rsidRDefault="006D317B">
      <w:r>
        <w:t>In the uplink direction, MUD improvement is estimated to around 2.8 dB.</w:t>
      </w:r>
      <w:bookmarkStart w:id="622" w:name="_Hlt58318263"/>
      <w:bookmarkEnd w:id="622"/>
    </w:p>
    <w:p w:rsidR="006D317B" w:rsidRDefault="006D317B">
      <w:r>
        <w:t>For the downlink direction, UE complexity impact and improvement are under evaluation.</w:t>
      </w:r>
    </w:p>
    <w:p w:rsidR="006D317B" w:rsidRDefault="006D317B">
      <w:pPr>
        <w:pStyle w:val="Heading3"/>
        <w:tabs>
          <w:tab w:val="clear" w:pos="2160"/>
        </w:tabs>
      </w:pPr>
      <w:bookmarkStart w:id="623" w:name="_Toc72569455"/>
      <w:r>
        <w:t>Acquisition efficiency</w:t>
      </w:r>
      <w:bookmarkEnd w:id="623"/>
    </w:p>
    <w:p w:rsidR="006D317B" w:rsidRDefault="006D317B">
      <w:r>
        <w:t xml:space="preserve">Performance of initial spot synchronisation was evaluated for several radio environments (ref. </w:t>
      </w:r>
      <w:r>
        <w:fldChar w:fldCharType="begin"/>
      </w:r>
      <w:r>
        <w:instrText xml:space="preserve"> REF _Ref30247184 \r \h </w:instrText>
      </w:r>
      <w:r>
        <w:fldChar w:fldCharType="separate"/>
      </w:r>
      <w:r>
        <w:t>[37]</w:t>
      </w:r>
      <w:r>
        <w:fldChar w:fldCharType="end"/>
      </w:r>
      <w:r>
        <w:t>,</w:t>
      </w:r>
      <w:r>
        <w:fldChar w:fldCharType="begin"/>
      </w:r>
      <w:r>
        <w:instrText xml:space="preserve"> REF _Ref30247189 \r \h </w:instrText>
      </w:r>
      <w:r>
        <w:fldChar w:fldCharType="separate"/>
      </w:r>
      <w:r>
        <w:t>[38]</w:t>
      </w:r>
      <w:r>
        <w:fldChar w:fldCharType="end"/>
      </w:r>
      <w:r>
        <w:t>). They are resumed hereafter :</w:t>
      </w: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 w:rsidR="006D317B" w:rsidRDefault="006D317B">
      <w:pPr>
        <w:jc w:val="center"/>
      </w:pPr>
      <w:r>
        <w:pict>
          <v:shape id="_x0000_i1151" type="#_x0000_t75" style="width:246.75pt;height:153pt" fillcolor="window">
            <v:imagedata r:id="rId184"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19</w:t>
        </w:r>
      </w:fldSimple>
      <w:r>
        <w:t xml:space="preserve"> - False Acquisition probability vs. Ec/No, step 1</w:t>
      </w:r>
    </w:p>
    <w:p w:rsidR="006D317B" w:rsidRDefault="006D317B">
      <w:pPr>
        <w:jc w:val="center"/>
      </w:pPr>
      <w:r>
        <w:pict>
          <v:shape id="_x0000_i1152" type="#_x0000_t75" style="width:246pt;height:153pt" fillcolor="window">
            <v:imagedata r:id="rId185"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20</w:t>
        </w:r>
      </w:fldSimple>
      <w:r>
        <w:t xml:space="preserve"> - False Acquisition probability vs. Ec/No, step 2</w:t>
      </w:r>
    </w:p>
    <w:p w:rsidR="006D317B" w:rsidRDefault="006D317B">
      <w:pPr>
        <w:jc w:val="center"/>
      </w:pPr>
    </w:p>
    <w:p w:rsidR="006D317B" w:rsidRDefault="006D317B">
      <w:pPr>
        <w:jc w:val="center"/>
      </w:pPr>
      <w:r>
        <w:pict>
          <v:shape id="_x0000_i1153" type="#_x0000_t75" style="width:246pt;height:153pt" fillcolor="window">
            <v:imagedata r:id="rId186"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21</w:t>
        </w:r>
      </w:fldSimple>
      <w:r>
        <w:t xml:space="preserve"> - False Acquisition probability vs. Ec/No, step 3, 50 km/h</w:t>
      </w:r>
    </w:p>
    <w:p w:rsidR="006D317B" w:rsidRDefault="006D317B">
      <w:pPr>
        <w:jc w:val="center"/>
      </w:pPr>
      <w:r>
        <w:pict>
          <v:shape id="_x0000_i1154" type="#_x0000_t75" style="width:246pt;height:153pt" fillcolor="window">
            <v:imagedata r:id="rId187" o:title=""/>
          </v:shape>
        </w:pict>
      </w:r>
    </w:p>
    <w:p w:rsidR="006D317B" w:rsidRDefault="006D317B">
      <w:pPr>
        <w:pStyle w:val="Caption"/>
      </w:pPr>
      <w:r>
        <w:t xml:space="preserve">Figure </w:t>
      </w:r>
      <w:fldSimple w:instr=" STYLEREF 1 \s ">
        <w:r>
          <w:rPr>
            <w:noProof/>
          </w:rPr>
          <w:t>6</w:t>
        </w:r>
      </w:fldSimple>
      <w:r>
        <w:noBreakHyphen/>
      </w:r>
      <w:fldSimple w:instr=" SEQ Figure \* ARABIC \s 1 ">
        <w:r>
          <w:rPr>
            <w:noProof/>
          </w:rPr>
          <w:t>22</w:t>
        </w:r>
      </w:fldSimple>
      <w:r>
        <w:t xml:space="preserve"> - False Acquisition probability vs. Ec/No, step 3, 200 km/h</w:t>
      </w:r>
    </w:p>
    <w:p w:rsidR="006D317B" w:rsidRDefault="006D317B">
      <w:pPr>
        <w:sectPr w:rsidR="006D317B">
          <w:headerReference w:type="default" r:id="rId188"/>
          <w:footerReference w:type="default" r:id="rId189"/>
          <w:footnotePr>
            <w:numRestart w:val="eachSect"/>
          </w:footnotePr>
          <w:type w:val="continuous"/>
          <w:pgSz w:w="11907" w:h="16840"/>
          <w:pgMar w:top="1418" w:right="1134" w:bottom="1134" w:left="1134" w:header="851" w:footer="340" w:gutter="0"/>
          <w:cols w:num="2" w:space="720"/>
        </w:sectPr>
      </w:pPr>
    </w:p>
    <w:p w:rsidR="006D317B" w:rsidRDefault="006D317B">
      <w:pPr>
        <w:pStyle w:val="Heading2"/>
        <w:tabs>
          <w:tab w:val="clear" w:pos="1440"/>
        </w:tabs>
      </w:pPr>
      <w:r>
        <w:br w:type="page"/>
      </w:r>
      <w:bookmarkStart w:id="624" w:name="_Toc72569456"/>
      <w:r>
        <w:t>Satellite transmitter characteristics</w:t>
      </w:r>
      <w:bookmarkEnd w:id="624"/>
    </w:p>
    <w:bookmarkEnd w:id="537"/>
    <w:bookmarkEnd w:id="538"/>
    <w:bookmarkEnd w:id="539"/>
    <w:bookmarkEnd w:id="547"/>
    <w:bookmarkEnd w:id="548"/>
    <w:bookmarkEnd w:id="549"/>
    <w:p w:rsidR="006D317B" w:rsidRDefault="006D317B">
      <w:r>
        <w:t>Satellite transmission in the downlink MSS band is constrained by necessity to limit interference to terrestrial UMTS.</w:t>
      </w:r>
    </w:p>
    <w:p w:rsidR="006D317B" w:rsidRDefault="006D317B">
      <w:r>
        <w:t xml:space="preserve">It is assumed that the main constraint will be due to the protection of the reception by IMT-2000 UEs, in the lower adjacent terrestrial channel. </w:t>
      </w:r>
    </w:p>
    <w:p w:rsidR="006D317B" w:rsidRDefault="006D317B">
      <w:r>
        <w:t>For a 74 dBW satellite EIRP, the required attenuation level in the core band compared to co-channel operation can be derived as follows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1" w:type="dxa"/>
          <w:right w:w="31" w:type="dxa"/>
        </w:tblCellMar>
        <w:tblLook w:val="0000"/>
      </w:tblPr>
      <w:tblGrid>
        <w:gridCol w:w="1103"/>
        <w:gridCol w:w="3474"/>
        <w:gridCol w:w="992"/>
        <w:gridCol w:w="1063"/>
      </w:tblGrid>
      <w:tr w:rsidR="006D317B">
        <w:tblPrEx>
          <w:tblCellMar>
            <w:top w:w="0" w:type="dxa"/>
            <w:bottom w:w="0" w:type="dxa"/>
          </w:tblCellMar>
        </w:tblPrEx>
        <w:trPr>
          <w:cantSplit/>
          <w:jc w:val="center"/>
        </w:trPr>
        <w:tc>
          <w:tcPr>
            <w:tcW w:w="1134" w:type="dxa"/>
            <w:vMerge w:val="restart"/>
          </w:tcPr>
          <w:p w:rsidR="006D317B" w:rsidRDefault="006D317B">
            <w:pPr>
              <w:spacing w:before="20" w:after="20"/>
              <w:jc w:val="center"/>
            </w:pPr>
          </w:p>
          <w:p w:rsidR="006D317B" w:rsidRDefault="006D317B">
            <w:pPr>
              <w:spacing w:before="20" w:after="20"/>
              <w:jc w:val="center"/>
            </w:pPr>
          </w:p>
          <w:p w:rsidR="006D317B" w:rsidRDefault="006D317B">
            <w:pPr>
              <w:spacing w:before="20" w:after="20"/>
              <w:jc w:val="center"/>
            </w:pPr>
          </w:p>
          <w:p w:rsidR="006D317B" w:rsidRDefault="006D317B">
            <w:pPr>
              <w:spacing w:before="20" w:after="20"/>
              <w:jc w:val="center"/>
            </w:pPr>
            <w:r>
              <w:t>UE receiver</w:t>
            </w:r>
          </w:p>
        </w:tc>
        <w:tc>
          <w:tcPr>
            <w:tcW w:w="3474" w:type="dxa"/>
          </w:tcPr>
          <w:p w:rsidR="006D317B" w:rsidRDefault="006D317B">
            <w:pPr>
              <w:spacing w:before="20" w:after="20"/>
              <w:jc w:val="left"/>
            </w:pPr>
            <w:r>
              <w:t>Max Antenna gain</w:t>
            </w:r>
          </w:p>
        </w:tc>
        <w:tc>
          <w:tcPr>
            <w:tcW w:w="992" w:type="dxa"/>
          </w:tcPr>
          <w:p w:rsidR="006D317B" w:rsidRDefault="006D317B">
            <w:pPr>
              <w:spacing w:before="20" w:after="20"/>
              <w:jc w:val="center"/>
            </w:pPr>
            <w:r>
              <w:t>0</w:t>
            </w:r>
          </w:p>
        </w:tc>
        <w:tc>
          <w:tcPr>
            <w:tcW w:w="1063" w:type="dxa"/>
          </w:tcPr>
          <w:p w:rsidR="006D317B" w:rsidRDefault="006D317B">
            <w:pPr>
              <w:spacing w:before="20" w:after="20"/>
              <w:jc w:val="center"/>
            </w:pPr>
            <w:r>
              <w:t>dB</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Feeder loss</w:t>
            </w:r>
          </w:p>
        </w:tc>
        <w:tc>
          <w:tcPr>
            <w:tcW w:w="992" w:type="dxa"/>
          </w:tcPr>
          <w:p w:rsidR="006D317B" w:rsidRDefault="006D317B">
            <w:pPr>
              <w:spacing w:before="20" w:after="20"/>
              <w:jc w:val="center"/>
            </w:pPr>
            <w:r>
              <w:t>0</w:t>
            </w:r>
          </w:p>
        </w:tc>
        <w:tc>
          <w:tcPr>
            <w:tcW w:w="1063" w:type="dxa"/>
          </w:tcPr>
          <w:p w:rsidR="006D317B" w:rsidRDefault="006D317B">
            <w:pPr>
              <w:spacing w:before="20" w:after="20"/>
              <w:jc w:val="center"/>
            </w:pPr>
            <w:r>
              <w:t>dB</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Tilt angle</w:t>
            </w:r>
          </w:p>
        </w:tc>
        <w:tc>
          <w:tcPr>
            <w:tcW w:w="992" w:type="dxa"/>
          </w:tcPr>
          <w:p w:rsidR="006D317B" w:rsidRDefault="006D317B">
            <w:pPr>
              <w:spacing w:before="20" w:after="20"/>
              <w:jc w:val="center"/>
              <w:rPr>
                <w:lang w:val="fr-FR"/>
              </w:rPr>
            </w:pPr>
            <w:r>
              <w:rPr>
                <w:lang w:val="fr-FR"/>
              </w:rPr>
              <w:t>0.0</w:t>
            </w:r>
          </w:p>
        </w:tc>
        <w:tc>
          <w:tcPr>
            <w:tcW w:w="1063" w:type="dxa"/>
          </w:tcPr>
          <w:p w:rsidR="006D317B" w:rsidRDefault="006D317B">
            <w:pPr>
              <w:spacing w:before="20" w:after="20"/>
              <w:jc w:val="center"/>
              <w:rPr>
                <w:lang w:val="fr-FR"/>
              </w:rPr>
            </w:pPr>
            <w:r>
              <w:rPr>
                <w:lang w:val="fr-FR"/>
              </w:rPr>
              <w:t>°down</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rPr>
                <w:lang w:val="fr-FR"/>
              </w:rPr>
            </w:pPr>
          </w:p>
        </w:tc>
        <w:tc>
          <w:tcPr>
            <w:tcW w:w="3474" w:type="dxa"/>
          </w:tcPr>
          <w:p w:rsidR="006D317B" w:rsidRDefault="006D317B">
            <w:pPr>
              <w:spacing w:before="20" w:after="20"/>
              <w:jc w:val="left"/>
              <w:rPr>
                <w:lang w:val="fr-FR"/>
              </w:rPr>
            </w:pPr>
            <w:r>
              <w:rPr>
                <w:lang w:val="fr-FR"/>
              </w:rPr>
              <w:t>Rx Noise Figure</w:t>
            </w:r>
          </w:p>
        </w:tc>
        <w:tc>
          <w:tcPr>
            <w:tcW w:w="992" w:type="dxa"/>
          </w:tcPr>
          <w:p w:rsidR="006D317B" w:rsidRDefault="006D317B">
            <w:pPr>
              <w:spacing w:before="20" w:after="20"/>
              <w:jc w:val="center"/>
              <w:rPr>
                <w:lang w:val="fr-FR"/>
              </w:rPr>
            </w:pPr>
            <w:r>
              <w:rPr>
                <w:lang w:val="fr-FR"/>
              </w:rPr>
              <w:t>9</w:t>
            </w:r>
          </w:p>
        </w:tc>
        <w:tc>
          <w:tcPr>
            <w:tcW w:w="1063" w:type="dxa"/>
          </w:tcPr>
          <w:p w:rsidR="006D317B" w:rsidRDefault="006D317B">
            <w:pPr>
              <w:spacing w:before="20" w:after="20"/>
              <w:jc w:val="center"/>
              <w:rPr>
                <w:lang w:val="fr-FR"/>
              </w:rPr>
            </w:pPr>
            <w:r>
              <w:rPr>
                <w:lang w:val="fr-FR"/>
              </w:rPr>
              <w:t>dB</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rPr>
                <w:lang w:val="fr-FR"/>
              </w:rPr>
            </w:pPr>
          </w:p>
        </w:tc>
        <w:tc>
          <w:tcPr>
            <w:tcW w:w="3474" w:type="dxa"/>
          </w:tcPr>
          <w:p w:rsidR="006D317B" w:rsidRDefault="006D317B">
            <w:pPr>
              <w:spacing w:before="20" w:after="20"/>
              <w:jc w:val="left"/>
              <w:rPr>
                <w:lang w:val="fr-FR"/>
              </w:rPr>
            </w:pPr>
            <w:r>
              <w:rPr>
                <w:lang w:val="fr-FR"/>
              </w:rPr>
              <w:t>Rx Noise level</w:t>
            </w:r>
          </w:p>
        </w:tc>
        <w:tc>
          <w:tcPr>
            <w:tcW w:w="992" w:type="dxa"/>
          </w:tcPr>
          <w:p w:rsidR="006D317B" w:rsidRDefault="006D317B">
            <w:pPr>
              <w:spacing w:before="20" w:after="20"/>
              <w:jc w:val="center"/>
            </w:pPr>
            <w:r>
              <w:t>-134.98</w:t>
            </w:r>
          </w:p>
        </w:tc>
        <w:tc>
          <w:tcPr>
            <w:tcW w:w="1063" w:type="dxa"/>
          </w:tcPr>
          <w:p w:rsidR="006D317B" w:rsidRDefault="006D317B">
            <w:pPr>
              <w:spacing w:before="20" w:after="20"/>
              <w:jc w:val="center"/>
            </w:pPr>
            <w:r>
              <w:t>dBW/MHz</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Required I/N</w:t>
            </w:r>
          </w:p>
        </w:tc>
        <w:tc>
          <w:tcPr>
            <w:tcW w:w="992" w:type="dxa"/>
          </w:tcPr>
          <w:p w:rsidR="006D317B" w:rsidRDefault="006D317B">
            <w:pPr>
              <w:spacing w:before="20" w:after="20"/>
              <w:jc w:val="center"/>
            </w:pPr>
            <w:r>
              <w:t>-10</w:t>
            </w:r>
          </w:p>
        </w:tc>
        <w:tc>
          <w:tcPr>
            <w:tcW w:w="1063" w:type="dxa"/>
          </w:tcPr>
          <w:p w:rsidR="006D317B" w:rsidRDefault="006D317B">
            <w:pPr>
              <w:spacing w:before="20" w:after="20"/>
              <w:jc w:val="center"/>
            </w:pPr>
            <w:r>
              <w:t>dB</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Maximum tolerable ACI</w:t>
            </w:r>
          </w:p>
        </w:tc>
        <w:tc>
          <w:tcPr>
            <w:tcW w:w="992" w:type="dxa"/>
          </w:tcPr>
          <w:p w:rsidR="006D317B" w:rsidRDefault="006D317B">
            <w:pPr>
              <w:spacing w:before="20" w:after="20"/>
              <w:jc w:val="center"/>
              <w:rPr>
                <w:lang w:val="fr-FR"/>
              </w:rPr>
            </w:pPr>
            <w:r>
              <w:rPr>
                <w:lang w:val="fr-FR"/>
              </w:rPr>
              <w:t>-144.98</w:t>
            </w:r>
          </w:p>
        </w:tc>
        <w:tc>
          <w:tcPr>
            <w:tcW w:w="1063" w:type="dxa"/>
          </w:tcPr>
          <w:p w:rsidR="006D317B" w:rsidRDefault="006D317B">
            <w:pPr>
              <w:spacing w:before="20" w:after="20"/>
              <w:jc w:val="center"/>
              <w:rPr>
                <w:lang w:val="fr-FR"/>
              </w:rPr>
            </w:pPr>
            <w:r>
              <w:rPr>
                <w:lang w:val="fr-FR"/>
              </w:rPr>
              <w:t>dBW/MHz</w:t>
            </w:r>
          </w:p>
        </w:tc>
      </w:tr>
      <w:tr w:rsidR="006D317B">
        <w:tblPrEx>
          <w:tblCellMar>
            <w:top w:w="0" w:type="dxa"/>
            <w:bottom w:w="0" w:type="dxa"/>
          </w:tblCellMar>
        </w:tblPrEx>
        <w:trPr>
          <w:cantSplit/>
          <w:jc w:val="center"/>
        </w:trPr>
        <w:tc>
          <w:tcPr>
            <w:tcW w:w="1134" w:type="dxa"/>
            <w:vMerge w:val="restart"/>
          </w:tcPr>
          <w:p w:rsidR="006D317B" w:rsidRDefault="006D317B">
            <w:pPr>
              <w:spacing w:before="20" w:after="20"/>
              <w:jc w:val="center"/>
              <w:rPr>
                <w:lang w:val="fr-FR"/>
              </w:rPr>
            </w:pPr>
          </w:p>
          <w:p w:rsidR="006D317B" w:rsidRDefault="006D317B">
            <w:pPr>
              <w:spacing w:before="20" w:after="20"/>
              <w:jc w:val="center"/>
              <w:rPr>
                <w:lang w:val="fr-FR"/>
              </w:rPr>
            </w:pPr>
          </w:p>
          <w:p w:rsidR="006D317B" w:rsidRDefault="006D317B">
            <w:pPr>
              <w:spacing w:before="20" w:after="20"/>
              <w:jc w:val="center"/>
              <w:rPr>
                <w:lang w:val="fr-FR"/>
              </w:rPr>
            </w:pPr>
          </w:p>
          <w:p w:rsidR="006D317B" w:rsidRDefault="006D317B">
            <w:pPr>
              <w:spacing w:before="20" w:after="20"/>
              <w:jc w:val="center"/>
              <w:rPr>
                <w:lang w:val="fr-FR"/>
              </w:rPr>
            </w:pPr>
            <w:r>
              <w:rPr>
                <w:lang w:val="fr-FR"/>
              </w:rPr>
              <w:t>Satellite</w:t>
            </w:r>
          </w:p>
        </w:tc>
        <w:tc>
          <w:tcPr>
            <w:tcW w:w="3474" w:type="dxa"/>
          </w:tcPr>
          <w:p w:rsidR="006D317B" w:rsidRDefault="006D317B">
            <w:pPr>
              <w:spacing w:before="20" w:after="20"/>
              <w:jc w:val="left"/>
              <w:rPr>
                <w:lang w:val="fr-FR"/>
              </w:rPr>
            </w:pPr>
            <w:r>
              <w:rPr>
                <w:lang w:val="fr-FR"/>
              </w:rPr>
              <w:t>Satellite altitude</w:t>
            </w:r>
          </w:p>
        </w:tc>
        <w:tc>
          <w:tcPr>
            <w:tcW w:w="992" w:type="dxa"/>
          </w:tcPr>
          <w:p w:rsidR="006D317B" w:rsidRDefault="006D317B">
            <w:pPr>
              <w:spacing w:before="20" w:after="20"/>
              <w:jc w:val="center"/>
            </w:pPr>
            <w:r>
              <w:t>36000</w:t>
            </w:r>
          </w:p>
        </w:tc>
        <w:tc>
          <w:tcPr>
            <w:tcW w:w="1063" w:type="dxa"/>
          </w:tcPr>
          <w:p w:rsidR="006D317B" w:rsidRDefault="006D317B">
            <w:pPr>
              <w:spacing w:before="20" w:after="20"/>
              <w:jc w:val="center"/>
            </w:pPr>
            <w:r>
              <w:t>Km</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Frequency</w:t>
            </w:r>
          </w:p>
        </w:tc>
        <w:tc>
          <w:tcPr>
            <w:tcW w:w="992" w:type="dxa"/>
          </w:tcPr>
          <w:p w:rsidR="006D317B" w:rsidRDefault="006D317B">
            <w:pPr>
              <w:spacing w:before="20" w:after="20"/>
              <w:jc w:val="center"/>
            </w:pPr>
            <w:r>
              <w:t>2170</w:t>
            </w:r>
          </w:p>
        </w:tc>
        <w:tc>
          <w:tcPr>
            <w:tcW w:w="1063" w:type="dxa"/>
          </w:tcPr>
          <w:p w:rsidR="006D317B" w:rsidRDefault="006D317B">
            <w:pPr>
              <w:spacing w:before="20" w:after="20"/>
              <w:jc w:val="center"/>
            </w:pPr>
            <w:r>
              <w:t>MHz</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Path loss</w:t>
            </w:r>
          </w:p>
        </w:tc>
        <w:tc>
          <w:tcPr>
            <w:tcW w:w="992" w:type="dxa"/>
          </w:tcPr>
          <w:p w:rsidR="006D317B" w:rsidRDefault="006D317B">
            <w:pPr>
              <w:spacing w:before="20" w:after="20"/>
              <w:jc w:val="center"/>
            </w:pPr>
            <w:r>
              <w:t>191.6</w:t>
            </w:r>
          </w:p>
        </w:tc>
        <w:tc>
          <w:tcPr>
            <w:tcW w:w="1063" w:type="dxa"/>
          </w:tcPr>
          <w:p w:rsidR="006D317B" w:rsidRDefault="006D317B">
            <w:pPr>
              <w:spacing w:before="20" w:after="20"/>
              <w:jc w:val="center"/>
            </w:pPr>
            <w:r>
              <w:t>dB</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Maximum tolerable satellite EIRP density</w:t>
            </w:r>
          </w:p>
        </w:tc>
        <w:tc>
          <w:tcPr>
            <w:tcW w:w="992" w:type="dxa"/>
          </w:tcPr>
          <w:p w:rsidR="006D317B" w:rsidRDefault="006D317B">
            <w:pPr>
              <w:spacing w:before="20" w:after="20"/>
              <w:jc w:val="center"/>
              <w:rPr>
                <w:lang w:val="de-DE"/>
              </w:rPr>
            </w:pPr>
            <w:r>
              <w:rPr>
                <w:lang w:val="de-DE"/>
              </w:rPr>
              <w:t>46.62</w:t>
            </w:r>
          </w:p>
        </w:tc>
        <w:tc>
          <w:tcPr>
            <w:tcW w:w="1063" w:type="dxa"/>
          </w:tcPr>
          <w:p w:rsidR="006D317B" w:rsidRDefault="006D317B">
            <w:pPr>
              <w:spacing w:before="20" w:after="20"/>
              <w:jc w:val="center"/>
              <w:rPr>
                <w:lang w:val="de-DE"/>
              </w:rPr>
            </w:pPr>
            <w:r>
              <w:rPr>
                <w:lang w:val="de-DE"/>
              </w:rPr>
              <w:t>dBW/MHz</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rPr>
                <w:lang w:val="de-DE"/>
              </w:rPr>
            </w:pPr>
          </w:p>
        </w:tc>
        <w:tc>
          <w:tcPr>
            <w:tcW w:w="3474" w:type="dxa"/>
          </w:tcPr>
          <w:p w:rsidR="006D317B" w:rsidRDefault="006D317B">
            <w:pPr>
              <w:spacing w:before="20" w:after="20"/>
              <w:jc w:val="left"/>
              <w:rPr>
                <w:lang w:val="de-DE"/>
              </w:rPr>
            </w:pPr>
            <w:r>
              <w:rPr>
                <w:lang w:val="de-DE"/>
              </w:rPr>
              <w:t>Satellite EIRP</w:t>
            </w:r>
          </w:p>
        </w:tc>
        <w:tc>
          <w:tcPr>
            <w:tcW w:w="992" w:type="dxa"/>
          </w:tcPr>
          <w:p w:rsidR="006D317B" w:rsidRDefault="006D317B">
            <w:pPr>
              <w:spacing w:before="20" w:after="20"/>
              <w:jc w:val="center"/>
              <w:rPr>
                <w:lang w:val="de-DE"/>
              </w:rPr>
            </w:pPr>
            <w:r>
              <w:rPr>
                <w:lang w:val="de-DE"/>
              </w:rPr>
              <w:t>74</w:t>
            </w:r>
          </w:p>
        </w:tc>
        <w:tc>
          <w:tcPr>
            <w:tcW w:w="1063" w:type="dxa"/>
          </w:tcPr>
          <w:p w:rsidR="006D317B" w:rsidRDefault="006D317B">
            <w:pPr>
              <w:spacing w:before="20" w:after="20"/>
              <w:jc w:val="center"/>
              <w:rPr>
                <w:lang w:val="de-DE"/>
              </w:rPr>
            </w:pPr>
            <w:r>
              <w:rPr>
                <w:lang w:val="de-DE"/>
              </w:rPr>
              <w:t>dBW</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rPr>
                <w:lang w:val="de-DE"/>
              </w:rPr>
            </w:pPr>
          </w:p>
        </w:tc>
        <w:tc>
          <w:tcPr>
            <w:tcW w:w="3474" w:type="dxa"/>
          </w:tcPr>
          <w:p w:rsidR="006D317B" w:rsidRDefault="006D317B">
            <w:pPr>
              <w:spacing w:before="20" w:after="20"/>
              <w:jc w:val="left"/>
              <w:rPr>
                <w:lang w:val="de-DE"/>
              </w:rPr>
            </w:pPr>
            <w:r>
              <w:rPr>
                <w:lang w:val="de-DE"/>
              </w:rPr>
              <w:t xml:space="preserve">Bandwidth </w:t>
            </w:r>
          </w:p>
        </w:tc>
        <w:tc>
          <w:tcPr>
            <w:tcW w:w="992" w:type="dxa"/>
          </w:tcPr>
          <w:p w:rsidR="006D317B" w:rsidRDefault="006D317B">
            <w:pPr>
              <w:spacing w:before="20" w:after="20"/>
              <w:jc w:val="center"/>
            </w:pPr>
            <w:r>
              <w:t>3.84</w:t>
            </w:r>
          </w:p>
        </w:tc>
        <w:tc>
          <w:tcPr>
            <w:tcW w:w="1063" w:type="dxa"/>
          </w:tcPr>
          <w:p w:rsidR="006D317B" w:rsidRDefault="006D317B">
            <w:pPr>
              <w:spacing w:before="20" w:after="20"/>
              <w:jc w:val="center"/>
            </w:pPr>
            <w:r>
              <w:t>MHz</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Max in-band EIRP density</w:t>
            </w:r>
          </w:p>
        </w:tc>
        <w:tc>
          <w:tcPr>
            <w:tcW w:w="992" w:type="dxa"/>
          </w:tcPr>
          <w:p w:rsidR="006D317B" w:rsidRDefault="006D317B">
            <w:pPr>
              <w:spacing w:before="20" w:after="20"/>
              <w:jc w:val="center"/>
            </w:pPr>
            <w:r>
              <w:t>68.16</w:t>
            </w:r>
          </w:p>
        </w:tc>
        <w:tc>
          <w:tcPr>
            <w:tcW w:w="1063" w:type="dxa"/>
          </w:tcPr>
          <w:p w:rsidR="006D317B" w:rsidRDefault="006D317B">
            <w:pPr>
              <w:spacing w:before="20" w:after="20"/>
              <w:jc w:val="center"/>
            </w:pPr>
            <w:r>
              <w:t>dBW/MHz</w:t>
            </w:r>
          </w:p>
        </w:tc>
      </w:tr>
      <w:tr w:rsidR="006D317B">
        <w:tblPrEx>
          <w:tblCellMar>
            <w:top w:w="0" w:type="dxa"/>
            <w:bottom w:w="0" w:type="dxa"/>
          </w:tblCellMar>
        </w:tblPrEx>
        <w:trPr>
          <w:cantSplit/>
          <w:jc w:val="center"/>
        </w:trPr>
        <w:tc>
          <w:tcPr>
            <w:tcW w:w="1134" w:type="dxa"/>
            <w:vMerge/>
          </w:tcPr>
          <w:p w:rsidR="006D317B" w:rsidRDefault="006D317B">
            <w:pPr>
              <w:spacing w:before="20" w:after="20"/>
              <w:jc w:val="center"/>
            </w:pPr>
          </w:p>
        </w:tc>
        <w:tc>
          <w:tcPr>
            <w:tcW w:w="3474" w:type="dxa"/>
          </w:tcPr>
          <w:p w:rsidR="006D317B" w:rsidRDefault="006D317B">
            <w:pPr>
              <w:spacing w:before="20" w:after="20"/>
              <w:jc w:val="left"/>
            </w:pPr>
            <w:r>
              <w:t>Required attenuation</w:t>
            </w:r>
          </w:p>
        </w:tc>
        <w:tc>
          <w:tcPr>
            <w:tcW w:w="992" w:type="dxa"/>
          </w:tcPr>
          <w:p w:rsidR="006D317B" w:rsidRDefault="006D317B">
            <w:pPr>
              <w:spacing w:before="20" w:after="20"/>
              <w:jc w:val="center"/>
            </w:pPr>
            <w:r>
              <w:t>21.54</w:t>
            </w:r>
          </w:p>
        </w:tc>
        <w:tc>
          <w:tcPr>
            <w:tcW w:w="1063" w:type="dxa"/>
          </w:tcPr>
          <w:p w:rsidR="006D317B" w:rsidRDefault="006D317B">
            <w:pPr>
              <w:spacing w:before="20" w:after="20"/>
              <w:jc w:val="center"/>
            </w:pPr>
            <w:r>
              <w:t>dB</w:t>
            </w:r>
          </w:p>
        </w:tc>
      </w:tr>
    </w:tbl>
    <w:p w:rsidR="006D317B" w:rsidRDefault="006D317B">
      <w:pPr>
        <w:jc w:val="center"/>
      </w:pPr>
    </w:p>
    <w:p w:rsidR="006D317B" w:rsidRDefault="006D317B">
      <w:pPr>
        <w:pStyle w:val="Caption"/>
      </w:pPr>
      <w:r>
        <w:t xml:space="preserve">Table </w:t>
      </w:r>
      <w:fldSimple w:instr=" STYLEREF 1 \s ">
        <w:r>
          <w:rPr>
            <w:noProof/>
          </w:rPr>
          <w:t>6</w:t>
        </w:r>
      </w:fldSimple>
      <w:r>
        <w:noBreakHyphen/>
      </w:r>
      <w:fldSimple w:instr=" SEQ Table \* ARABIC \s 1 ">
        <w:r>
          <w:rPr>
            <w:noProof/>
          </w:rPr>
          <w:t>40</w:t>
        </w:r>
      </w:fldSimple>
      <w:r>
        <w:t>- Satellite transmitter characteristics</w:t>
      </w:r>
    </w:p>
    <w:p w:rsidR="006D317B" w:rsidRDefault="006D317B">
      <w:r>
        <w:t xml:space="preserve">The satellite spectrum mask  and Adjacent Channel Leakage Ratio (ACLR) are as follows : </w:t>
      </w:r>
    </w:p>
    <w:p w:rsidR="006D317B" w:rsidRDefault="006D317B">
      <w:pPr>
        <w:jc w:val="center"/>
      </w:pPr>
      <w:r>
        <w:object w:dxaOrig="7381" w:dyaOrig="4141">
          <v:shape id="_x0000_i1155" type="#_x0000_t75" style="width:369pt;height:207pt" o:ole="" fillcolor="window">
            <v:imagedata r:id="rId190" o:title=""/>
          </v:shape>
          <o:OLEObject Type="Embed" ProgID="Word.Picture.8" ShapeID="_x0000_i1155" DrawAspect="Content" ObjectID="_1468164681" r:id="rId191"/>
        </w:object>
      </w:r>
    </w:p>
    <w:p w:rsidR="006D317B" w:rsidRDefault="006D317B">
      <w:pPr>
        <w:pStyle w:val="Caption"/>
      </w:pPr>
      <w:bookmarkStart w:id="625" w:name="_Ref50548499"/>
      <w:bookmarkStart w:id="626" w:name="_Ref50548473"/>
      <w:r>
        <w:t xml:space="preserve">Figure </w:t>
      </w:r>
      <w:fldSimple w:instr=" STYLEREF 1 \s ">
        <w:r>
          <w:rPr>
            <w:noProof/>
          </w:rPr>
          <w:t>6</w:t>
        </w:r>
      </w:fldSimple>
      <w:r>
        <w:noBreakHyphen/>
      </w:r>
      <w:fldSimple w:instr=" SEQ Figure \* ARABIC \s 1 ">
        <w:r>
          <w:rPr>
            <w:noProof/>
          </w:rPr>
          <w:t>23</w:t>
        </w:r>
      </w:fldSimple>
      <w:bookmarkEnd w:id="625"/>
      <w:r>
        <w:t xml:space="preserve"> - Satellite spectrum emission mask and ACLR</w:t>
      </w:r>
      <w:bookmarkEnd w:id="626"/>
    </w:p>
    <w:p w:rsidR="006D317B" w:rsidRDefault="006D317B"/>
    <w:p w:rsidR="006D317B" w:rsidRDefault="006D317B">
      <w:pPr>
        <w:pStyle w:val="Heading2"/>
        <w:tabs>
          <w:tab w:val="clear" w:pos="1440"/>
        </w:tabs>
      </w:pPr>
      <w:bookmarkStart w:id="627" w:name="_Toc50549179"/>
      <w:r>
        <w:br w:type="page"/>
      </w:r>
      <w:bookmarkStart w:id="628" w:name="_Toc72569457"/>
      <w:r>
        <w:t>UE characteristics</w:t>
      </w:r>
      <w:bookmarkStart w:id="629" w:name="_Hlt50971287"/>
      <w:bookmarkEnd w:id="627"/>
      <w:bookmarkEnd w:id="628"/>
      <w:bookmarkEnd w:id="629"/>
    </w:p>
    <w:p w:rsidR="006D317B" w:rsidRDefault="006D317B">
      <w:r>
        <w:t>Terrestrial 3GPP UE are to be upgraded, their radio implementation must be upgraded for frequency agility to MSS bands. The UE RF performances are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239"/>
        <w:gridCol w:w="345"/>
        <w:gridCol w:w="1914"/>
        <w:gridCol w:w="1569"/>
        <w:gridCol w:w="345"/>
      </w:tblGrid>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Receive frequency (MHz)</w:t>
            </w:r>
          </w:p>
        </w:tc>
        <w:tc>
          <w:tcPr>
            <w:tcW w:w="3828" w:type="dxa"/>
            <w:gridSpan w:val="3"/>
          </w:tcPr>
          <w:p w:rsidR="006D317B" w:rsidRDefault="006D317B">
            <w:pPr>
              <w:pStyle w:val="Tableau"/>
              <w:spacing w:before="20" w:after="20"/>
            </w:pPr>
            <w:r>
              <w:t>2 170-2 200</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Transmit frequency (MHz)</w:t>
            </w:r>
          </w:p>
        </w:tc>
        <w:tc>
          <w:tcPr>
            <w:tcW w:w="3828" w:type="dxa"/>
            <w:gridSpan w:val="3"/>
          </w:tcPr>
          <w:p w:rsidR="006D317B" w:rsidRDefault="006D317B">
            <w:pPr>
              <w:pStyle w:val="Tableau"/>
              <w:spacing w:before="20" w:after="20"/>
            </w:pPr>
            <w:r>
              <w:t>1980-2010</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Receive/Transmit polarisation</w:t>
            </w:r>
          </w:p>
        </w:tc>
        <w:tc>
          <w:tcPr>
            <w:tcW w:w="3828" w:type="dxa"/>
            <w:gridSpan w:val="3"/>
          </w:tcPr>
          <w:p w:rsidR="006D317B" w:rsidRDefault="006D317B">
            <w:pPr>
              <w:pStyle w:val="Tableau"/>
              <w:spacing w:before="20" w:after="20"/>
            </w:pPr>
            <w:r>
              <w:t>Linear</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rPr>
                <w:lang w:val="fr-FR"/>
              </w:rPr>
            </w:pPr>
            <w:r>
              <w:rPr>
                <w:lang w:val="fr-FR"/>
              </w:rPr>
              <w:t>Noise figure</w:t>
            </w:r>
          </w:p>
        </w:tc>
        <w:tc>
          <w:tcPr>
            <w:tcW w:w="3828" w:type="dxa"/>
            <w:gridSpan w:val="3"/>
          </w:tcPr>
          <w:p w:rsidR="006D317B" w:rsidRDefault="006D317B">
            <w:pPr>
              <w:pStyle w:val="Tableau"/>
              <w:spacing w:before="20" w:after="20"/>
              <w:rPr>
                <w:lang w:val="fr-FR"/>
              </w:rPr>
            </w:pPr>
            <w:r>
              <w:rPr>
                <w:lang w:val="fr-FR"/>
              </w:rPr>
              <w:t>9 dB</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Receiver noise floor</w:t>
            </w:r>
          </w:p>
        </w:tc>
        <w:tc>
          <w:tcPr>
            <w:tcW w:w="3828" w:type="dxa"/>
            <w:gridSpan w:val="3"/>
          </w:tcPr>
          <w:p w:rsidR="006D317B" w:rsidRDefault="006D317B">
            <w:pPr>
              <w:pStyle w:val="Tableau"/>
              <w:spacing w:before="20" w:after="20"/>
            </w:pPr>
            <w:r>
              <w:t>-99 dBm</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Antenna gain</w:t>
            </w:r>
          </w:p>
        </w:tc>
        <w:tc>
          <w:tcPr>
            <w:tcW w:w="3828" w:type="dxa"/>
            <w:gridSpan w:val="3"/>
          </w:tcPr>
          <w:p w:rsidR="006D317B" w:rsidRDefault="006D317B">
            <w:pPr>
              <w:pStyle w:val="Tableau"/>
              <w:spacing w:before="20" w:after="20"/>
            </w:pPr>
            <w:r>
              <w:t>0/2/4/14 dBi</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Maximum output power</w:t>
            </w:r>
          </w:p>
        </w:tc>
        <w:tc>
          <w:tcPr>
            <w:tcW w:w="3828" w:type="dxa"/>
            <w:gridSpan w:val="3"/>
          </w:tcPr>
          <w:p w:rsidR="006D317B" w:rsidRDefault="006D317B">
            <w:pPr>
              <w:pStyle w:val="Tableau"/>
              <w:spacing w:before="20" w:after="20"/>
            </w:pPr>
            <w:r>
              <w:t>24/27/33/39 dBm</w:t>
            </w:r>
          </w:p>
        </w:tc>
      </w:tr>
      <w:tr w:rsidR="006D317B">
        <w:tblPrEx>
          <w:tblCellMar>
            <w:top w:w="0" w:type="dxa"/>
            <w:bottom w:w="0" w:type="dxa"/>
          </w:tblCellMar>
        </w:tblPrEx>
        <w:trPr>
          <w:gridAfter w:val="1"/>
          <w:wAfter w:w="345" w:type="dxa"/>
          <w:jc w:val="center"/>
        </w:trPr>
        <w:tc>
          <w:tcPr>
            <w:tcW w:w="3309" w:type="dxa"/>
          </w:tcPr>
          <w:p w:rsidR="006D317B" w:rsidRDefault="006D317B">
            <w:pPr>
              <w:pStyle w:val="Tableau"/>
              <w:spacing w:before="20" w:after="20"/>
            </w:pPr>
            <w:r>
              <w:t>Transmission mask</w:t>
            </w:r>
          </w:p>
        </w:tc>
        <w:tc>
          <w:tcPr>
            <w:tcW w:w="3828" w:type="dxa"/>
            <w:gridSpan w:val="3"/>
          </w:tcPr>
          <w:p w:rsidR="006D317B" w:rsidRDefault="006D317B">
            <w:pPr>
              <w:pStyle w:val="Tableau"/>
              <w:spacing w:before="20" w:after="20"/>
            </w:pPr>
            <w:r>
              <w:t>Compliant with 3GPP UE requirements (ref.</w:t>
            </w:r>
            <w:r>
              <w:fldChar w:fldCharType="begin"/>
            </w:r>
            <w:r>
              <w:instrText xml:space="preserve"> REF _Ref15895448 \r \h </w:instrText>
            </w:r>
            <w:r>
              <w:fldChar w:fldCharType="separate"/>
            </w:r>
            <w:r>
              <w:t>[10]</w:t>
            </w:r>
            <w:r>
              <w:fldChar w:fldCharType="end"/>
            </w:r>
            <w:r>
              <w:t>)</w:t>
            </w:r>
          </w:p>
        </w:tc>
      </w:tr>
      <w:tr w:rsidR="006D317B">
        <w:tblPrEx>
          <w:tblCellMar>
            <w:top w:w="0" w:type="dxa"/>
            <w:bottom w:w="0" w:type="dxa"/>
          </w:tblCellMar>
        </w:tblPrEx>
        <w:trPr>
          <w:cantSplit/>
          <w:trHeight w:val="473"/>
          <w:jc w:val="center"/>
        </w:trPr>
        <w:tc>
          <w:tcPr>
            <w:tcW w:w="3307" w:type="dxa"/>
            <w:gridSpan w:val="2"/>
            <w:vMerge w:val="restart"/>
          </w:tcPr>
          <w:p w:rsidR="006D317B" w:rsidRDefault="006D317B">
            <w:pPr>
              <w:pStyle w:val="Tableau"/>
              <w:spacing w:before="20" w:after="20"/>
              <w:jc w:val="left"/>
              <w:rPr>
                <w:lang w:val="de-DE"/>
              </w:rPr>
            </w:pPr>
            <w:r>
              <w:t>ACLR (Adjacent Channel Leakage Ratio) as a function of carrier separation (ref.</w:t>
            </w:r>
            <w:r>
              <w:fldChar w:fldCharType="begin"/>
            </w:r>
            <w:r>
              <w:instrText xml:space="preserve"> REF _Ref15895448 \r \h </w:instrText>
            </w:r>
            <w:r>
              <w:fldChar w:fldCharType="separate"/>
            </w:r>
            <w:r>
              <w:t>[10]</w:t>
            </w:r>
            <w:r>
              <w:fldChar w:fldCharType="end"/>
            </w:r>
            <w:r>
              <w:rPr>
                <w:lang w:val="de-DE"/>
              </w:rPr>
              <w:t>)</w:t>
            </w:r>
          </w:p>
        </w:tc>
        <w:tc>
          <w:tcPr>
            <w:tcW w:w="1914" w:type="dxa"/>
          </w:tcPr>
          <w:p w:rsidR="006D317B" w:rsidRDefault="006D317B">
            <w:pPr>
              <w:pStyle w:val="Tableau"/>
              <w:spacing w:before="20" w:after="20"/>
              <w:jc w:val="center"/>
              <w:rPr>
                <w:lang w:val="de-DE"/>
              </w:rPr>
            </w:pPr>
            <w:r>
              <w:rPr>
                <w:lang w:val="de-DE"/>
              </w:rPr>
              <w:t>5 MHz</w:t>
            </w:r>
          </w:p>
        </w:tc>
        <w:tc>
          <w:tcPr>
            <w:tcW w:w="1914" w:type="dxa"/>
            <w:gridSpan w:val="2"/>
          </w:tcPr>
          <w:p w:rsidR="006D317B" w:rsidRDefault="006D317B">
            <w:pPr>
              <w:pStyle w:val="Tableau"/>
              <w:spacing w:before="20" w:after="20"/>
              <w:jc w:val="center"/>
              <w:rPr>
                <w:lang w:val="de-DE"/>
              </w:rPr>
            </w:pPr>
            <w:r>
              <w:rPr>
                <w:lang w:val="de-DE"/>
              </w:rPr>
              <w:t>10 MHz</w:t>
            </w:r>
          </w:p>
        </w:tc>
      </w:tr>
      <w:tr w:rsidR="006D317B">
        <w:tblPrEx>
          <w:tblCellMar>
            <w:top w:w="0" w:type="dxa"/>
            <w:bottom w:w="0" w:type="dxa"/>
          </w:tblCellMar>
        </w:tblPrEx>
        <w:trPr>
          <w:cantSplit/>
          <w:trHeight w:val="472"/>
          <w:jc w:val="center"/>
        </w:trPr>
        <w:tc>
          <w:tcPr>
            <w:tcW w:w="3307" w:type="dxa"/>
            <w:gridSpan w:val="2"/>
            <w:vMerge/>
          </w:tcPr>
          <w:p w:rsidR="006D317B" w:rsidRDefault="006D317B">
            <w:pPr>
              <w:pStyle w:val="Tableau"/>
              <w:spacing w:before="20" w:after="20"/>
              <w:rPr>
                <w:lang w:val="de-DE"/>
              </w:rPr>
            </w:pPr>
          </w:p>
        </w:tc>
        <w:tc>
          <w:tcPr>
            <w:tcW w:w="1914" w:type="dxa"/>
          </w:tcPr>
          <w:p w:rsidR="006D317B" w:rsidRDefault="006D317B">
            <w:pPr>
              <w:pStyle w:val="Tableau"/>
              <w:spacing w:before="20" w:after="20"/>
              <w:jc w:val="center"/>
              <w:rPr>
                <w:lang w:val="de-DE"/>
              </w:rPr>
            </w:pPr>
            <w:r>
              <w:rPr>
                <w:lang w:val="de-DE"/>
              </w:rPr>
              <w:t>33 dB</w:t>
            </w:r>
          </w:p>
        </w:tc>
        <w:tc>
          <w:tcPr>
            <w:tcW w:w="1914" w:type="dxa"/>
            <w:gridSpan w:val="2"/>
          </w:tcPr>
          <w:p w:rsidR="006D317B" w:rsidRDefault="006D317B">
            <w:pPr>
              <w:pStyle w:val="Tableau"/>
              <w:spacing w:before="20" w:after="20"/>
              <w:jc w:val="center"/>
            </w:pPr>
            <w:r>
              <w:t>43 dB</w:t>
            </w:r>
          </w:p>
        </w:tc>
      </w:tr>
      <w:tr w:rsidR="006D317B">
        <w:tblPrEx>
          <w:tblCellMar>
            <w:top w:w="0" w:type="dxa"/>
            <w:bottom w:w="0" w:type="dxa"/>
          </w:tblCellMar>
        </w:tblPrEx>
        <w:trPr>
          <w:cantSplit/>
          <w:trHeight w:val="473"/>
          <w:jc w:val="center"/>
        </w:trPr>
        <w:tc>
          <w:tcPr>
            <w:tcW w:w="3307" w:type="dxa"/>
            <w:gridSpan w:val="2"/>
            <w:vMerge w:val="restart"/>
          </w:tcPr>
          <w:p w:rsidR="006D317B" w:rsidRDefault="006D317B">
            <w:pPr>
              <w:pStyle w:val="Tableau"/>
              <w:spacing w:before="20" w:after="20"/>
              <w:jc w:val="left"/>
              <w:rPr>
                <w:lang w:val="de-DE"/>
              </w:rPr>
            </w:pPr>
            <w:bookmarkStart w:id="630" w:name="_Hlt62639368"/>
            <w:r>
              <w:t>ACS (Adjacent Channel Selectivity) as a function of carrier separation (ref.</w:t>
            </w:r>
            <w:r>
              <w:fldChar w:fldCharType="begin"/>
            </w:r>
            <w:r>
              <w:instrText xml:space="preserve"> REF _Ref15895448 \r \h </w:instrText>
            </w:r>
            <w:r>
              <w:fldChar w:fldCharType="separate"/>
            </w:r>
            <w:r>
              <w:t>[10]</w:t>
            </w:r>
            <w:r>
              <w:fldChar w:fldCharType="end"/>
            </w:r>
            <w:r>
              <w:rPr>
                <w:lang w:val="de-DE"/>
              </w:rPr>
              <w:t>)</w:t>
            </w:r>
          </w:p>
        </w:tc>
        <w:tc>
          <w:tcPr>
            <w:tcW w:w="1914" w:type="dxa"/>
          </w:tcPr>
          <w:p w:rsidR="006D317B" w:rsidRDefault="006D317B">
            <w:pPr>
              <w:pStyle w:val="Tableau"/>
              <w:spacing w:before="20" w:after="20"/>
              <w:jc w:val="center"/>
              <w:rPr>
                <w:lang w:val="de-DE"/>
              </w:rPr>
            </w:pPr>
            <w:r>
              <w:rPr>
                <w:lang w:val="de-DE"/>
              </w:rPr>
              <w:t>5 MHz</w:t>
            </w:r>
          </w:p>
        </w:tc>
        <w:tc>
          <w:tcPr>
            <w:tcW w:w="1914" w:type="dxa"/>
            <w:gridSpan w:val="2"/>
          </w:tcPr>
          <w:p w:rsidR="006D317B" w:rsidRDefault="006D317B">
            <w:pPr>
              <w:pStyle w:val="Tableau"/>
              <w:spacing w:before="20" w:after="20"/>
              <w:jc w:val="center"/>
              <w:rPr>
                <w:lang w:val="de-DE"/>
              </w:rPr>
            </w:pPr>
            <w:r>
              <w:rPr>
                <w:lang w:val="de-DE"/>
              </w:rPr>
              <w:t>10 MHz</w:t>
            </w:r>
          </w:p>
        </w:tc>
      </w:tr>
      <w:tr w:rsidR="006D317B">
        <w:tblPrEx>
          <w:tblCellMar>
            <w:top w:w="0" w:type="dxa"/>
            <w:bottom w:w="0" w:type="dxa"/>
          </w:tblCellMar>
        </w:tblPrEx>
        <w:trPr>
          <w:cantSplit/>
          <w:trHeight w:val="472"/>
          <w:jc w:val="center"/>
        </w:trPr>
        <w:tc>
          <w:tcPr>
            <w:tcW w:w="3307" w:type="dxa"/>
            <w:gridSpan w:val="2"/>
            <w:vMerge/>
          </w:tcPr>
          <w:p w:rsidR="006D317B" w:rsidRDefault="006D317B">
            <w:pPr>
              <w:pStyle w:val="Tableau"/>
              <w:spacing w:before="20" w:after="20"/>
              <w:rPr>
                <w:lang w:val="de-DE"/>
              </w:rPr>
            </w:pPr>
            <w:bookmarkStart w:id="631" w:name="_Hlt50971934"/>
            <w:bookmarkEnd w:id="630"/>
          </w:p>
        </w:tc>
        <w:tc>
          <w:tcPr>
            <w:tcW w:w="1914" w:type="dxa"/>
          </w:tcPr>
          <w:p w:rsidR="006D317B" w:rsidRDefault="006D317B">
            <w:pPr>
              <w:pStyle w:val="Tableau"/>
              <w:spacing w:before="20" w:after="20"/>
              <w:jc w:val="center"/>
              <w:rPr>
                <w:lang w:val="de-DE"/>
              </w:rPr>
            </w:pPr>
            <w:r>
              <w:rPr>
                <w:lang w:val="de-DE"/>
              </w:rPr>
              <w:t>33 dB</w:t>
            </w:r>
          </w:p>
        </w:tc>
        <w:tc>
          <w:tcPr>
            <w:tcW w:w="1914" w:type="dxa"/>
            <w:gridSpan w:val="2"/>
          </w:tcPr>
          <w:p w:rsidR="006D317B" w:rsidRDefault="006D317B">
            <w:pPr>
              <w:pStyle w:val="Tableau"/>
              <w:spacing w:before="20" w:after="20"/>
              <w:jc w:val="center"/>
            </w:pPr>
            <w:r>
              <w:t>43 dB</w:t>
            </w:r>
          </w:p>
        </w:tc>
      </w:tr>
    </w:tbl>
    <w:bookmarkEnd w:id="631"/>
    <w:p w:rsidR="006D317B" w:rsidRDefault="006D317B">
      <w:pPr>
        <w:pStyle w:val="Caption"/>
      </w:pPr>
      <w:r>
        <w:t xml:space="preserve">Table </w:t>
      </w:r>
      <w:fldSimple w:instr=" STYLEREF 1 \s ">
        <w:r>
          <w:rPr>
            <w:noProof/>
          </w:rPr>
          <w:t>6</w:t>
        </w:r>
      </w:fldSimple>
      <w:r>
        <w:noBreakHyphen/>
      </w:r>
      <w:fldSimple w:instr=" SEQ Table \* ARABIC \s 1 ">
        <w:r>
          <w:rPr>
            <w:noProof/>
          </w:rPr>
          <w:t>41</w:t>
        </w:r>
      </w:fldSimple>
      <w:r>
        <w:t xml:space="preserve"> – 3GPP Class 3 UE RF performance</w:t>
      </w:r>
    </w:p>
    <w:p w:rsidR="006D317B" w:rsidRDefault="006D317B">
      <w:pPr>
        <w:pStyle w:val="Heading2"/>
        <w:tabs>
          <w:tab w:val="clear" w:pos="1440"/>
        </w:tabs>
        <w:spacing w:before="60"/>
      </w:pPr>
      <w:bookmarkStart w:id="632" w:name="_Ref50548563"/>
      <w:bookmarkStart w:id="633" w:name="_Toc50549180"/>
      <w:bookmarkStart w:id="634" w:name="_Toc72569458"/>
      <w:r>
        <w:t>IMR characteristics</w:t>
      </w:r>
      <w:bookmarkEnd w:id="632"/>
      <w:bookmarkEnd w:id="633"/>
      <w:bookmarkEnd w:id="6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541"/>
        <w:gridCol w:w="1418"/>
        <w:gridCol w:w="46"/>
        <w:gridCol w:w="1465"/>
        <w:gridCol w:w="14"/>
        <w:gridCol w:w="1451"/>
      </w:tblGrid>
      <w:tr w:rsidR="006D317B">
        <w:tblPrEx>
          <w:tblCellMar>
            <w:top w:w="0" w:type="dxa"/>
            <w:bottom w:w="0" w:type="dxa"/>
          </w:tblCellMar>
        </w:tblPrEx>
        <w:trPr>
          <w:cantSplit/>
          <w:jc w:val="center"/>
        </w:trPr>
        <w:tc>
          <w:tcPr>
            <w:tcW w:w="3611" w:type="dxa"/>
          </w:tcPr>
          <w:p w:rsidR="006D317B" w:rsidRDefault="006D317B">
            <w:pPr>
              <w:pStyle w:val="Tableau"/>
              <w:spacing w:before="20" w:after="20"/>
            </w:pPr>
            <w:r>
              <w:t>Coverage area (°)</w:t>
            </w:r>
          </w:p>
        </w:tc>
        <w:tc>
          <w:tcPr>
            <w:tcW w:w="4394" w:type="dxa"/>
            <w:gridSpan w:val="5"/>
          </w:tcPr>
          <w:p w:rsidR="006D317B" w:rsidRDefault="006D317B">
            <w:pPr>
              <w:pStyle w:val="Tableau"/>
              <w:spacing w:before="20" w:after="20"/>
            </w:pPr>
            <w:r>
              <w:t>Up to 360° (i.e. 12</w:t>
            </w:r>
            <w:bookmarkStart w:id="635" w:name="_Hlt50971828"/>
            <w:bookmarkEnd w:id="635"/>
            <w:r>
              <w:t>0° per sector)</w:t>
            </w:r>
          </w:p>
        </w:tc>
      </w:tr>
      <w:tr w:rsidR="006D317B">
        <w:tblPrEx>
          <w:tblCellMar>
            <w:top w:w="0" w:type="dxa"/>
            <w:bottom w:w="0" w:type="dxa"/>
          </w:tblCellMar>
        </w:tblPrEx>
        <w:trPr>
          <w:cantSplit/>
          <w:jc w:val="center"/>
        </w:trPr>
        <w:tc>
          <w:tcPr>
            <w:tcW w:w="3611" w:type="dxa"/>
          </w:tcPr>
          <w:p w:rsidR="006D317B" w:rsidRDefault="006D317B">
            <w:pPr>
              <w:pStyle w:val="Tableau"/>
              <w:spacing w:before="20" w:after="20"/>
            </w:pPr>
            <w:r>
              <w:t>IMR classes</w:t>
            </w:r>
          </w:p>
        </w:tc>
        <w:tc>
          <w:tcPr>
            <w:tcW w:w="1418" w:type="dxa"/>
          </w:tcPr>
          <w:p w:rsidR="006D317B" w:rsidRDefault="006D317B">
            <w:pPr>
              <w:pStyle w:val="Tableau"/>
              <w:spacing w:before="20" w:after="20"/>
              <w:jc w:val="center"/>
            </w:pPr>
            <w:r>
              <w:t>Wide area repeaters for macro-cell application</w:t>
            </w:r>
          </w:p>
        </w:tc>
        <w:tc>
          <w:tcPr>
            <w:tcW w:w="1525" w:type="dxa"/>
            <w:gridSpan w:val="3"/>
          </w:tcPr>
          <w:p w:rsidR="006D317B" w:rsidRDefault="006D317B">
            <w:pPr>
              <w:pStyle w:val="Tableau"/>
              <w:spacing w:before="20" w:after="20"/>
              <w:jc w:val="center"/>
            </w:pPr>
            <w:r>
              <w:t>Medium range repeaters for micro-cell</w:t>
            </w:r>
          </w:p>
        </w:tc>
        <w:tc>
          <w:tcPr>
            <w:tcW w:w="1451" w:type="dxa"/>
          </w:tcPr>
          <w:p w:rsidR="006D317B" w:rsidRDefault="006D317B">
            <w:pPr>
              <w:pStyle w:val="Tableau"/>
              <w:spacing w:before="20" w:after="20"/>
              <w:jc w:val="center"/>
            </w:pPr>
            <w:r>
              <w:t>Local area repeaters for pico-cell</w:t>
            </w:r>
          </w:p>
        </w:tc>
      </w:tr>
      <w:tr w:rsidR="006D317B">
        <w:tblPrEx>
          <w:tblCellMar>
            <w:top w:w="0" w:type="dxa"/>
            <w:bottom w:w="0" w:type="dxa"/>
          </w:tblCellMar>
        </w:tblPrEx>
        <w:trPr>
          <w:cantSplit/>
          <w:jc w:val="center"/>
        </w:trPr>
        <w:tc>
          <w:tcPr>
            <w:tcW w:w="3611" w:type="dxa"/>
          </w:tcPr>
          <w:p w:rsidR="006D317B" w:rsidRDefault="006D317B">
            <w:pPr>
              <w:pStyle w:val="Tableau"/>
              <w:spacing w:before="20" w:after="20"/>
            </w:pPr>
            <w:r>
              <w:t>Assumed height of IMRs (m)</w:t>
            </w:r>
          </w:p>
        </w:tc>
        <w:tc>
          <w:tcPr>
            <w:tcW w:w="1418" w:type="dxa"/>
          </w:tcPr>
          <w:p w:rsidR="006D317B" w:rsidRDefault="006D317B">
            <w:pPr>
              <w:pStyle w:val="Tableau"/>
              <w:spacing w:before="20" w:after="20"/>
              <w:jc w:val="center"/>
            </w:pPr>
            <w:r>
              <w:t>30</w:t>
            </w:r>
          </w:p>
        </w:tc>
        <w:tc>
          <w:tcPr>
            <w:tcW w:w="1525" w:type="dxa"/>
            <w:gridSpan w:val="3"/>
          </w:tcPr>
          <w:p w:rsidR="006D317B" w:rsidRDefault="006D317B">
            <w:pPr>
              <w:pStyle w:val="Tableau"/>
              <w:spacing w:before="20" w:after="20"/>
              <w:jc w:val="center"/>
            </w:pPr>
            <w:r>
              <w:t>6</w:t>
            </w:r>
          </w:p>
        </w:tc>
        <w:tc>
          <w:tcPr>
            <w:tcW w:w="1451" w:type="dxa"/>
          </w:tcPr>
          <w:p w:rsidR="006D317B" w:rsidRDefault="006D317B">
            <w:pPr>
              <w:pStyle w:val="Tableau"/>
              <w:spacing w:before="20" w:after="20"/>
              <w:jc w:val="center"/>
            </w:pPr>
            <w:r>
              <w:t>6</w:t>
            </w:r>
          </w:p>
        </w:tc>
      </w:tr>
      <w:tr w:rsidR="006D317B">
        <w:tblPrEx>
          <w:tblCellMar>
            <w:top w:w="0" w:type="dxa"/>
            <w:bottom w:w="0" w:type="dxa"/>
          </w:tblCellMar>
        </w:tblPrEx>
        <w:trPr>
          <w:cantSplit/>
          <w:jc w:val="center"/>
        </w:trPr>
        <w:tc>
          <w:tcPr>
            <w:tcW w:w="3611" w:type="dxa"/>
          </w:tcPr>
          <w:p w:rsidR="006D317B" w:rsidRDefault="006D317B">
            <w:pPr>
              <w:pStyle w:val="Tableau"/>
              <w:spacing w:before="20" w:after="20"/>
            </w:pPr>
            <w:r>
              <w:t>Maximum output power (dBm)</w:t>
            </w:r>
          </w:p>
        </w:tc>
        <w:tc>
          <w:tcPr>
            <w:tcW w:w="1418" w:type="dxa"/>
          </w:tcPr>
          <w:p w:rsidR="006D317B" w:rsidRDefault="006D317B">
            <w:pPr>
              <w:pStyle w:val="Tableau"/>
              <w:spacing w:before="20" w:after="20"/>
              <w:jc w:val="center"/>
            </w:pPr>
            <w:r>
              <w:t>43</w:t>
            </w:r>
          </w:p>
        </w:tc>
        <w:tc>
          <w:tcPr>
            <w:tcW w:w="1525" w:type="dxa"/>
            <w:gridSpan w:val="3"/>
          </w:tcPr>
          <w:p w:rsidR="006D317B" w:rsidRDefault="006D317B">
            <w:pPr>
              <w:pStyle w:val="Tableau"/>
              <w:spacing w:before="20" w:after="20"/>
              <w:jc w:val="center"/>
            </w:pPr>
            <w:r>
              <w:t>30</w:t>
            </w:r>
          </w:p>
        </w:tc>
        <w:tc>
          <w:tcPr>
            <w:tcW w:w="1451" w:type="dxa"/>
          </w:tcPr>
          <w:p w:rsidR="006D317B" w:rsidRDefault="006D317B">
            <w:pPr>
              <w:pStyle w:val="Tableau"/>
              <w:spacing w:before="20" w:after="20"/>
              <w:jc w:val="center"/>
            </w:pPr>
            <w:r>
              <w:t>24</w:t>
            </w:r>
          </w:p>
        </w:tc>
      </w:tr>
      <w:tr w:rsidR="006D317B">
        <w:tblPrEx>
          <w:tblCellMar>
            <w:top w:w="0" w:type="dxa"/>
            <w:bottom w:w="0" w:type="dxa"/>
          </w:tblCellMar>
        </w:tblPrEx>
        <w:trPr>
          <w:cantSplit/>
          <w:jc w:val="center"/>
        </w:trPr>
        <w:tc>
          <w:tcPr>
            <w:tcW w:w="3611" w:type="dxa"/>
          </w:tcPr>
          <w:p w:rsidR="006D317B" w:rsidRDefault="006D317B">
            <w:pPr>
              <w:pStyle w:val="Tableau"/>
              <w:spacing w:before="20" w:after="20"/>
            </w:pPr>
            <w:r>
              <w:t>Maximum Antenna gain (Tx) (dBi)</w:t>
            </w:r>
          </w:p>
        </w:tc>
        <w:tc>
          <w:tcPr>
            <w:tcW w:w="1418" w:type="dxa"/>
          </w:tcPr>
          <w:p w:rsidR="006D317B" w:rsidRDefault="006D317B">
            <w:pPr>
              <w:pStyle w:val="Tableau"/>
              <w:spacing w:before="20" w:after="20"/>
              <w:jc w:val="center"/>
            </w:pPr>
            <w:r>
              <w:t>15</w:t>
            </w:r>
          </w:p>
        </w:tc>
        <w:tc>
          <w:tcPr>
            <w:tcW w:w="1525" w:type="dxa"/>
            <w:gridSpan w:val="3"/>
          </w:tcPr>
          <w:p w:rsidR="006D317B" w:rsidRDefault="006D317B">
            <w:pPr>
              <w:pStyle w:val="Tableau"/>
              <w:spacing w:before="20" w:after="20"/>
              <w:jc w:val="center"/>
            </w:pPr>
            <w:r>
              <w:t>6</w:t>
            </w:r>
          </w:p>
        </w:tc>
        <w:tc>
          <w:tcPr>
            <w:tcW w:w="1451" w:type="dxa"/>
          </w:tcPr>
          <w:p w:rsidR="006D317B" w:rsidRDefault="006D317B">
            <w:pPr>
              <w:pStyle w:val="Tableau"/>
              <w:spacing w:before="20" w:after="20"/>
              <w:jc w:val="center"/>
            </w:pPr>
            <w:r>
              <w:t>0</w:t>
            </w:r>
          </w:p>
        </w:tc>
      </w:tr>
      <w:tr w:rsidR="006D317B">
        <w:tblPrEx>
          <w:tblCellMar>
            <w:top w:w="0" w:type="dxa"/>
            <w:bottom w:w="0" w:type="dxa"/>
          </w:tblCellMar>
        </w:tblPrEx>
        <w:trPr>
          <w:cantSplit/>
          <w:jc w:val="center"/>
        </w:trPr>
        <w:tc>
          <w:tcPr>
            <w:tcW w:w="3611" w:type="dxa"/>
          </w:tcPr>
          <w:p w:rsidR="006D317B" w:rsidRDefault="006D317B">
            <w:pPr>
              <w:pStyle w:val="Tableau"/>
              <w:spacing w:before="20" w:after="20"/>
            </w:pPr>
            <w:r>
              <w:t>Transmission mask</w:t>
            </w:r>
          </w:p>
        </w:tc>
        <w:tc>
          <w:tcPr>
            <w:tcW w:w="4394" w:type="dxa"/>
            <w:gridSpan w:val="5"/>
          </w:tcPr>
          <w:p w:rsidR="006D317B" w:rsidRDefault="006D317B">
            <w:pPr>
              <w:pStyle w:val="Tableau"/>
              <w:spacing w:before="20" w:after="20"/>
              <w:jc w:val="left"/>
            </w:pPr>
            <w:r>
              <w:t>Compliant with 3GPP Node B requirements (ref.</w:t>
            </w:r>
            <w:r>
              <w:fldChar w:fldCharType="begin"/>
            </w:r>
            <w:r>
              <w:instrText xml:space="preserve"> REF _Ref15895457 \r \h </w:instrText>
            </w:r>
            <w:r>
              <w:fldChar w:fldCharType="separate"/>
            </w:r>
            <w:r>
              <w:t>[11]</w:t>
            </w:r>
            <w:r>
              <w:fldChar w:fldCharType="end"/>
            </w:r>
            <w:r>
              <w:t>)</w:t>
            </w:r>
          </w:p>
        </w:tc>
      </w:tr>
      <w:tr w:rsidR="006D317B">
        <w:tblPrEx>
          <w:tblCellMar>
            <w:top w:w="0" w:type="dxa"/>
            <w:bottom w:w="0" w:type="dxa"/>
          </w:tblCellMar>
        </w:tblPrEx>
        <w:trPr>
          <w:cantSplit/>
          <w:trHeight w:val="338"/>
          <w:jc w:val="center"/>
        </w:trPr>
        <w:tc>
          <w:tcPr>
            <w:tcW w:w="3611" w:type="dxa"/>
            <w:vMerge w:val="restart"/>
          </w:tcPr>
          <w:p w:rsidR="006D317B" w:rsidRDefault="006D317B">
            <w:pPr>
              <w:pStyle w:val="Tableau"/>
              <w:spacing w:before="20" w:after="20"/>
              <w:jc w:val="left"/>
              <w:rPr>
                <w:lang w:val="de-DE"/>
              </w:rPr>
            </w:pPr>
            <w:r>
              <w:t>ACLR (Adjacent Channel Leakage ratio) as a function of carrier separation (ref.</w:t>
            </w:r>
            <w:r>
              <w:fldChar w:fldCharType="begin"/>
            </w:r>
            <w:r>
              <w:instrText xml:space="preserve"> REF _Ref15895457 \r \h </w:instrText>
            </w:r>
            <w:r>
              <w:fldChar w:fldCharType="separate"/>
            </w:r>
            <w:r>
              <w:t>[11]</w:t>
            </w:r>
            <w:r>
              <w:fldChar w:fldCharType="end"/>
            </w:r>
            <w:r>
              <w:rPr>
                <w:lang w:val="de-DE"/>
              </w:rPr>
              <w:t>)</w:t>
            </w:r>
          </w:p>
        </w:tc>
        <w:tc>
          <w:tcPr>
            <w:tcW w:w="1464" w:type="dxa"/>
            <w:gridSpan w:val="2"/>
          </w:tcPr>
          <w:p w:rsidR="006D317B" w:rsidRDefault="006D317B">
            <w:pPr>
              <w:pStyle w:val="Tableau"/>
              <w:spacing w:before="20" w:after="20"/>
              <w:jc w:val="center"/>
              <w:rPr>
                <w:lang w:val="de-DE"/>
              </w:rPr>
            </w:pPr>
            <w:r>
              <w:rPr>
                <w:lang w:val="de-DE"/>
              </w:rPr>
              <w:t>5 MHz</w:t>
            </w:r>
          </w:p>
        </w:tc>
        <w:tc>
          <w:tcPr>
            <w:tcW w:w="1465" w:type="dxa"/>
          </w:tcPr>
          <w:p w:rsidR="006D317B" w:rsidRDefault="006D317B">
            <w:pPr>
              <w:pStyle w:val="Tableau"/>
              <w:spacing w:before="20" w:after="20"/>
              <w:jc w:val="center"/>
              <w:rPr>
                <w:lang w:val="de-DE"/>
              </w:rPr>
            </w:pPr>
            <w:r>
              <w:rPr>
                <w:lang w:val="de-DE"/>
              </w:rPr>
              <w:t>10 MHz</w:t>
            </w:r>
          </w:p>
        </w:tc>
        <w:tc>
          <w:tcPr>
            <w:tcW w:w="1465" w:type="dxa"/>
            <w:gridSpan w:val="2"/>
          </w:tcPr>
          <w:p w:rsidR="006D317B" w:rsidRDefault="006D317B">
            <w:pPr>
              <w:pStyle w:val="Tableau"/>
              <w:spacing w:before="20" w:after="20"/>
              <w:jc w:val="center"/>
              <w:rPr>
                <w:lang w:val="de-DE"/>
              </w:rPr>
            </w:pPr>
            <w:r>
              <w:rPr>
                <w:lang w:val="de-DE"/>
              </w:rPr>
              <w:t>15 MHz</w:t>
            </w:r>
          </w:p>
        </w:tc>
      </w:tr>
      <w:tr w:rsidR="006D317B">
        <w:tblPrEx>
          <w:tblCellMar>
            <w:top w:w="0" w:type="dxa"/>
            <w:bottom w:w="0" w:type="dxa"/>
          </w:tblCellMar>
        </w:tblPrEx>
        <w:trPr>
          <w:cantSplit/>
          <w:trHeight w:val="337"/>
          <w:jc w:val="center"/>
        </w:trPr>
        <w:tc>
          <w:tcPr>
            <w:tcW w:w="3611" w:type="dxa"/>
            <w:vMerge/>
          </w:tcPr>
          <w:p w:rsidR="006D317B" w:rsidRDefault="006D317B">
            <w:pPr>
              <w:pStyle w:val="Tableau"/>
              <w:spacing w:before="20" w:after="20"/>
              <w:rPr>
                <w:lang w:val="de-DE"/>
              </w:rPr>
            </w:pPr>
          </w:p>
        </w:tc>
        <w:tc>
          <w:tcPr>
            <w:tcW w:w="1464" w:type="dxa"/>
            <w:gridSpan w:val="2"/>
          </w:tcPr>
          <w:p w:rsidR="006D317B" w:rsidRDefault="006D317B">
            <w:pPr>
              <w:pStyle w:val="Tableau"/>
              <w:spacing w:before="20" w:after="20"/>
              <w:jc w:val="center"/>
            </w:pPr>
            <w:r>
              <w:t>45 dB</w:t>
            </w:r>
          </w:p>
        </w:tc>
        <w:tc>
          <w:tcPr>
            <w:tcW w:w="1465" w:type="dxa"/>
          </w:tcPr>
          <w:p w:rsidR="006D317B" w:rsidRDefault="006D317B">
            <w:pPr>
              <w:pStyle w:val="Tableau"/>
              <w:spacing w:before="20" w:after="20"/>
              <w:jc w:val="center"/>
            </w:pPr>
            <w:r>
              <w:t>50 dB</w:t>
            </w:r>
          </w:p>
        </w:tc>
        <w:tc>
          <w:tcPr>
            <w:tcW w:w="1465" w:type="dxa"/>
            <w:gridSpan w:val="2"/>
          </w:tcPr>
          <w:p w:rsidR="006D317B" w:rsidRDefault="006D317B">
            <w:pPr>
              <w:pStyle w:val="Tableau"/>
              <w:spacing w:before="20" w:after="20"/>
              <w:jc w:val="center"/>
            </w:pPr>
            <w:r>
              <w:t>67 dB</w:t>
            </w:r>
          </w:p>
        </w:tc>
      </w:tr>
    </w:tbl>
    <w:p w:rsidR="006D317B" w:rsidRDefault="006D317B">
      <w:pPr>
        <w:pStyle w:val="Caption"/>
      </w:pPr>
      <w:r>
        <w:t xml:space="preserve">Table </w:t>
      </w:r>
      <w:fldSimple w:instr=" STYLEREF 1 \s ">
        <w:r>
          <w:rPr>
            <w:noProof/>
          </w:rPr>
          <w:t>6</w:t>
        </w:r>
      </w:fldSimple>
      <w:r>
        <w:noBreakHyphen/>
      </w:r>
      <w:fldSimple w:instr=" SEQ Table \* ARABIC \s 1 ">
        <w:r>
          <w:rPr>
            <w:noProof/>
          </w:rPr>
          <w:t>42</w:t>
        </w:r>
      </w:fldSimple>
      <w:r>
        <w:t xml:space="preserve"> – IMR power characteristics</w:t>
      </w:r>
    </w:p>
    <w:p w:rsidR="006D317B" w:rsidRDefault="006D317B">
      <w:pPr>
        <w:jc w:val="center"/>
      </w:pPr>
      <w:r>
        <w:pict>
          <v:shape id="_x0000_i1156" type="#_x0000_t75" style="width:349.5pt;height:265.5pt" fillcolor="window">
            <v:imagedata r:id="rId192" o:title=""/>
          </v:shape>
        </w:pict>
      </w:r>
    </w:p>
    <w:p w:rsidR="006D317B" w:rsidRDefault="006D317B">
      <w:pPr>
        <w:pStyle w:val="Caption"/>
        <w:spacing w:before="0"/>
      </w:pPr>
      <w:r>
        <w:t xml:space="preserve">Figure </w:t>
      </w:r>
      <w:fldSimple w:instr=" STYLEREF 1 \s ">
        <w:r>
          <w:rPr>
            <w:noProof/>
          </w:rPr>
          <w:t>6</w:t>
        </w:r>
      </w:fldSimple>
      <w:r>
        <w:noBreakHyphen/>
      </w:r>
      <w:fldSimple w:instr=" SEQ Figure \* ARABIC \s 1 ">
        <w:r>
          <w:rPr>
            <w:noProof/>
          </w:rPr>
          <w:t>24</w:t>
        </w:r>
      </w:fldSimple>
      <w:r>
        <w:t xml:space="preserve"> – IMR transmission mask</w:t>
      </w:r>
    </w:p>
    <w:p w:rsidR="006D317B" w:rsidRDefault="006D317B">
      <w:pPr>
        <w:sectPr w:rsidR="006D317B">
          <w:headerReference w:type="default" r:id="rId193"/>
          <w:footerReference w:type="default" r:id="rId194"/>
          <w:footnotePr>
            <w:numRestart w:val="eachSect"/>
          </w:footnotePr>
          <w:type w:val="continuous"/>
          <w:pgSz w:w="11907" w:h="16840"/>
          <w:pgMar w:top="1418" w:right="1134" w:bottom="1134" w:left="1134" w:header="851" w:footer="340" w:gutter="0"/>
          <w:cols w:space="720"/>
        </w:sectPr>
      </w:pPr>
      <w:bookmarkStart w:id="636" w:name="_Hlt58318285"/>
      <w:bookmarkEnd w:id="636"/>
    </w:p>
    <w:p w:rsidR="006D317B" w:rsidRDefault="006D317B">
      <w:pPr>
        <w:sectPr w:rsidR="006D317B">
          <w:headerReference w:type="default" r:id="rId195"/>
          <w:footerReference w:type="default" r:id="rId196"/>
          <w:footnotePr>
            <w:numRestart w:val="eachSect"/>
          </w:footnotePr>
          <w:type w:val="continuous"/>
          <w:pgSz w:w="11907" w:h="16840"/>
          <w:pgMar w:top="1418" w:right="1134" w:bottom="1134" w:left="1134" w:header="851" w:footer="340" w:gutter="0"/>
          <w:cols w:space="720"/>
        </w:sectPr>
      </w:pPr>
    </w:p>
    <w:p w:rsidR="006D317B" w:rsidRDefault="006D317B">
      <w:pPr>
        <w:pStyle w:val="Heading1"/>
      </w:pPr>
      <w:r>
        <w:br w:type="page"/>
      </w:r>
      <w:bookmarkStart w:id="637" w:name="_Toc72569459"/>
      <w:r>
        <w:t>System capacity</w:t>
      </w:r>
      <w:bookmarkEnd w:id="637"/>
    </w:p>
    <w:p w:rsidR="006D317B" w:rsidRDefault="006D317B">
      <w:r>
        <w:t>System capacity is firstly presented for static environment (AWGN channel), then for mobile environment and indoor penetration. Improvement thanks to IMRs deployment is also quantified for the downlink direction.</w:t>
      </w:r>
    </w:p>
    <w:p w:rsidR="006D317B" w:rsidRDefault="006D317B">
      <w:r>
        <w:t xml:space="preserve">Detailed link budgets are given in </w:t>
      </w:r>
      <w:r>
        <w:fldChar w:fldCharType="begin"/>
      </w:r>
      <w:r>
        <w:instrText xml:space="preserve"> REF _Ref65490984 \n \h </w:instrText>
      </w:r>
      <w:r>
        <w:fldChar w:fldCharType="separate"/>
      </w:r>
      <w:r>
        <w:t>Annex 3</w:t>
      </w:r>
      <w:r>
        <w:fldChar w:fldCharType="end"/>
      </w:r>
      <w:r>
        <w:t>.</w:t>
      </w:r>
    </w:p>
    <w:p w:rsidR="006D317B" w:rsidRDefault="006D317B">
      <w:pPr>
        <w:pStyle w:val="Heading2"/>
        <w:tabs>
          <w:tab w:val="clear" w:pos="1440"/>
        </w:tabs>
      </w:pPr>
      <w:bookmarkStart w:id="638" w:name="_Toc72569460"/>
      <w:r>
        <w:t>Downlink</w:t>
      </w:r>
      <w:bookmarkEnd w:id="638"/>
    </w:p>
    <w:p w:rsidR="006D317B" w:rsidRDefault="006D317B">
      <w:r>
        <w:t>On-board power consumption is indicated in order to highlight situations when spot capacity is not transmit power limited but interference limited.</w:t>
      </w:r>
    </w:p>
    <w:p w:rsidR="006D317B" w:rsidRDefault="006D317B">
      <w:pPr>
        <w:pStyle w:val="Heading3"/>
        <w:tabs>
          <w:tab w:val="clear" w:pos="2160"/>
        </w:tabs>
      </w:pPr>
      <w:bookmarkStart w:id="639" w:name="_Toc72569461"/>
      <w:r>
        <w:t>Static environment</w:t>
      </w:r>
      <w:bookmarkEnd w:id="639"/>
    </w:p>
    <w:p w:rsidR="006D317B" w:rsidRDefault="006D317B">
      <w:pPr>
        <w:pStyle w:val="Heading4"/>
        <w:tabs>
          <w:tab w:val="clear" w:pos="2520"/>
        </w:tabs>
      </w:pPr>
      <w:bookmarkStart w:id="640" w:name="_Toc72569462"/>
      <w:r>
        <w:t>Data service 1.2 kbps</w:t>
      </w:r>
      <w:bookmarkEnd w:id="640"/>
    </w:p>
    <w:tbl>
      <w:tblPr>
        <w:tblW w:w="0" w:type="auto"/>
        <w:jc w:val="center"/>
        <w:tblLayout w:type="fixed"/>
        <w:tblCellMar>
          <w:left w:w="30" w:type="dxa"/>
          <w:right w:w="30" w:type="dxa"/>
        </w:tblCellMar>
        <w:tblLook w:val="0000"/>
      </w:tblPr>
      <w:tblGrid>
        <w:gridCol w:w="1410"/>
        <w:gridCol w:w="387"/>
        <w:gridCol w:w="599"/>
        <w:gridCol w:w="387"/>
        <w:gridCol w:w="658"/>
        <w:gridCol w:w="387"/>
        <w:gridCol w:w="747"/>
        <w:gridCol w:w="387"/>
        <w:gridCol w:w="606"/>
        <w:gridCol w:w="387"/>
        <w:gridCol w:w="605"/>
        <w:gridCol w:w="387"/>
        <w:gridCol w:w="784"/>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jc w:val="left"/>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0,865</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12,18%</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0,832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693</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12,17%</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jc w:val="left"/>
              <w:rPr>
                <w:b/>
                <w:snapToGrid w:val="0"/>
                <w:color w:val="008000"/>
                <w:lang w:val="fr-FR"/>
              </w:rPr>
            </w:pPr>
            <w:r>
              <w:rPr>
                <w:b/>
                <w:snapToGrid w:val="0"/>
                <w:color w:val="008000"/>
                <w:lang w:val="fr-FR"/>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0,798</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665</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0,17</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12,17%</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198</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jc w:val="left"/>
              <w:rPr>
                <w:b/>
                <w:snapToGrid w:val="0"/>
                <w:color w:val="0000FF"/>
                <w:lang w:val="fr-FR"/>
              </w:rPr>
            </w:pPr>
            <w:r>
              <w:rPr>
                <w:b/>
                <w:snapToGrid w:val="0"/>
                <w:color w:val="0000FF"/>
                <w:lang w:val="fr-FR"/>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hanging="24"/>
              <w:jc w:val="left"/>
              <w:rPr>
                <w:b/>
                <w:snapToGrid w:val="0"/>
                <w:color w:val="008000"/>
                <w:lang w:val="fr-FR"/>
              </w:rPr>
            </w:pPr>
            <w:r>
              <w:rPr>
                <w:b/>
                <w:snapToGrid w:val="0"/>
                <w:color w:val="008000"/>
                <w:lang w:val="fr-FR"/>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0,881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734</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0,19</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12,18%</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hanging="24"/>
              <w:jc w:val="left"/>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0,862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718</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12,15%</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hanging="24"/>
              <w:jc w:val="left"/>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0,842</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702</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12,18%</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jc w:val="left"/>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0,882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735</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0,19</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12,16%</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0,865</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12,16%</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0,847</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706</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12,17%</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197</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jc w:val="left"/>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0,888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740</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0,19</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12,16%</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0,878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732</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0,19</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12,19%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jc w:val="left"/>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0,865</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721</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12,15%</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w:t>
        </w:r>
      </w:fldSimple>
      <w:r>
        <w:t xml:space="preserve"> - System capacity; Speech 4.75 kbps; Downlink</w:t>
      </w:r>
    </w:p>
    <w:p w:rsidR="006D317B" w:rsidRDefault="006D317B">
      <w:pPr>
        <w:pStyle w:val="Heading4"/>
        <w:tabs>
          <w:tab w:val="clear" w:pos="2520"/>
        </w:tabs>
      </w:pPr>
      <w:r>
        <w:br w:type="page"/>
      </w:r>
      <w:bookmarkStart w:id="641" w:name="_Toc72569463"/>
      <w:r>
        <w:t>Speech service 4.75 kbps</w:t>
      </w:r>
      <w:bookmarkStart w:id="642" w:name="_Hlt50973440"/>
      <w:bookmarkEnd w:id="641"/>
      <w:bookmarkEnd w:id="642"/>
    </w:p>
    <w:tbl>
      <w:tblPr>
        <w:tblW w:w="0" w:type="auto"/>
        <w:jc w:val="center"/>
        <w:tblLayout w:type="fixed"/>
        <w:tblCellMar>
          <w:left w:w="30" w:type="dxa"/>
          <w:right w:w="30" w:type="dxa"/>
        </w:tblCellMar>
        <w:tblLook w:val="0000"/>
      </w:tblPr>
      <w:tblGrid>
        <w:gridCol w:w="1410"/>
        <w:gridCol w:w="387"/>
        <w:gridCol w:w="599"/>
        <w:gridCol w:w="387"/>
        <w:gridCol w:w="658"/>
        <w:gridCol w:w="387"/>
        <w:gridCol w:w="747"/>
        <w:gridCol w:w="387"/>
        <w:gridCol w:w="606"/>
        <w:gridCol w:w="387"/>
        <w:gridCol w:w="605"/>
        <w:gridCol w:w="387"/>
        <w:gridCol w:w="784"/>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4.75</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1,140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480</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12,47%</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1,071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451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12,49%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1,009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425</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0,22</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12,50%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1,178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496</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12,47%</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1,145</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482</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12,49%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1,109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467</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0,24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12,48%</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1,183</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498</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12,48%</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1,150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484</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12,40%</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1,116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470</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0,24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12,35%</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1,199</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505</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0,26</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12,50%</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1,185</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499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12,50%</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1,169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492</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12,51%</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2</w:t>
        </w:r>
      </w:fldSimple>
      <w:r>
        <w:t xml:space="preserve"> - System capacity; Speech 4.75 kbps; Downlink</w:t>
      </w:r>
    </w:p>
    <w:p w:rsidR="006D317B" w:rsidRDefault="006D317B">
      <w:pPr>
        <w:pStyle w:val="Heading4"/>
        <w:tabs>
          <w:tab w:val="clear" w:pos="2520"/>
        </w:tabs>
      </w:pPr>
      <w:r>
        <w:br w:type="page"/>
      </w:r>
      <w:bookmarkStart w:id="643" w:name="_Toc72569464"/>
      <w:r>
        <w:t>Speech service 12.2 kbps</w:t>
      </w:r>
      <w:bookmarkEnd w:id="643"/>
    </w:p>
    <w:tbl>
      <w:tblPr>
        <w:tblW w:w="0" w:type="auto"/>
        <w:jc w:val="center"/>
        <w:tblLayout w:type="fixed"/>
        <w:tblCellMar>
          <w:left w:w="30" w:type="dxa"/>
          <w:right w:w="30" w:type="dxa"/>
        </w:tblCellMar>
        <w:tblLook w:val="0000"/>
      </w:tblPr>
      <w:tblGrid>
        <w:gridCol w:w="1410"/>
        <w:gridCol w:w="387"/>
        <w:gridCol w:w="599"/>
        <w:gridCol w:w="387"/>
        <w:gridCol w:w="658"/>
        <w:gridCol w:w="387"/>
        <w:gridCol w:w="848"/>
        <w:gridCol w:w="387"/>
        <w:gridCol w:w="605"/>
        <w:gridCol w:w="387"/>
        <w:gridCol w:w="605"/>
        <w:gridCol w:w="387"/>
        <w:gridCol w:w="91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23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30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12.2</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23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302"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23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30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1.57</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258</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18.46%</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240</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18.15%</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228</w:t>
            </w:r>
          </w:p>
        </w:tc>
        <w:tc>
          <w:tcPr>
            <w:tcW w:w="123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0.30</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18.47%</w:t>
            </w:r>
          </w:p>
        </w:tc>
        <w:tc>
          <w:tcPr>
            <w:tcW w:w="130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23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30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264</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18.39%</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255</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18.49%</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1.49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245</w:t>
            </w:r>
          </w:p>
        </w:tc>
        <w:tc>
          <w:tcPr>
            <w:tcW w:w="123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0.32</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18.45%</w:t>
            </w:r>
          </w:p>
        </w:tc>
        <w:tc>
          <w:tcPr>
            <w:tcW w:w="130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23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30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1.63</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267</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18.46%</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259</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18.39%</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1.54</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252</w:t>
            </w:r>
          </w:p>
        </w:tc>
        <w:tc>
          <w:tcPr>
            <w:tcW w:w="123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0.33</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18.45%</w:t>
            </w:r>
          </w:p>
        </w:tc>
        <w:tc>
          <w:tcPr>
            <w:tcW w:w="130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23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30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1.65</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271</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18.47%</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1.63</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267</w:t>
            </w:r>
          </w:p>
        </w:tc>
        <w:tc>
          <w:tcPr>
            <w:tcW w:w="123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18.39%</w:t>
            </w:r>
          </w:p>
        </w:tc>
        <w:tc>
          <w:tcPr>
            <w:tcW w:w="130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197</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1.60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263</w:t>
            </w:r>
          </w:p>
        </w:tc>
        <w:tc>
          <w:tcPr>
            <w:tcW w:w="123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18.39%</w:t>
            </w:r>
          </w:p>
        </w:tc>
        <w:tc>
          <w:tcPr>
            <w:tcW w:w="130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3</w:t>
        </w:r>
      </w:fldSimple>
      <w:r>
        <w:t xml:space="preserve"> - System capacity; Speech 12.2 kbps; Downlink</w:t>
      </w:r>
    </w:p>
    <w:p w:rsidR="006D317B" w:rsidRDefault="006D317B">
      <w:pPr>
        <w:pStyle w:val="Heading4"/>
        <w:tabs>
          <w:tab w:val="clear" w:pos="2520"/>
        </w:tabs>
        <w:spacing w:before="0" w:after="60"/>
      </w:pPr>
      <w:bookmarkStart w:id="644" w:name="_Toc72569465"/>
      <w:r>
        <w:t>Data service 64 kbps</w:t>
      </w:r>
      <w:bookmarkEnd w:id="644"/>
    </w:p>
    <w:tbl>
      <w:tblPr>
        <w:tblW w:w="0" w:type="auto"/>
        <w:jc w:val="center"/>
        <w:tblLayout w:type="fixed"/>
        <w:tblCellMar>
          <w:left w:w="30" w:type="dxa"/>
          <w:right w:w="30" w:type="dxa"/>
        </w:tblCellMar>
        <w:tblLook w:val="0000"/>
      </w:tblPr>
      <w:tblGrid>
        <w:gridCol w:w="1410"/>
        <w:gridCol w:w="387"/>
        <w:gridCol w:w="599"/>
        <w:gridCol w:w="387"/>
        <w:gridCol w:w="658"/>
        <w:gridCol w:w="387"/>
        <w:gridCol w:w="747"/>
        <w:gridCol w:w="387"/>
        <w:gridCol w:w="606"/>
        <w:gridCol w:w="387"/>
        <w:gridCol w:w="605"/>
        <w:gridCol w:w="387"/>
        <w:gridCol w:w="784"/>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64</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40.03%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2.69</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42</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39.60%</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187</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2.56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40</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0.55</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39.76%</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171</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40.03%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2.75</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0.59</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39.72%</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2.69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42</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0.57</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40.10%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166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40.42%</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40.20%</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2.75</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43</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0.59</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40.23%</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191</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39.92%</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39.77%</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2.82</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44</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0.60</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39.98%</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4</w:t>
        </w:r>
      </w:fldSimple>
      <w:r>
        <w:t xml:space="preserve"> - System capacity; Data 64 kbps; Downlink</w:t>
      </w:r>
    </w:p>
    <w:p w:rsidR="006D317B" w:rsidRDefault="006D317B">
      <w:pPr>
        <w:pStyle w:val="Heading4"/>
        <w:tabs>
          <w:tab w:val="clear" w:pos="2520"/>
        </w:tabs>
        <w:spacing w:before="60" w:after="60"/>
      </w:pPr>
      <w:bookmarkStart w:id="645" w:name="_Toc72569466"/>
      <w:r>
        <w:t>Data service 144 kbps</w:t>
      </w:r>
      <w:bookmarkEnd w:id="645"/>
    </w:p>
    <w:tbl>
      <w:tblPr>
        <w:tblW w:w="0" w:type="auto"/>
        <w:jc w:val="center"/>
        <w:tblLayout w:type="fixed"/>
        <w:tblCellMar>
          <w:left w:w="30" w:type="dxa"/>
          <w:right w:w="30" w:type="dxa"/>
        </w:tblCellMar>
        <w:tblLook w:val="0000"/>
      </w:tblPr>
      <w:tblGrid>
        <w:gridCol w:w="1410"/>
        <w:gridCol w:w="387"/>
        <w:gridCol w:w="599"/>
        <w:gridCol w:w="387"/>
        <w:gridCol w:w="658"/>
        <w:gridCol w:w="387"/>
        <w:gridCol w:w="747"/>
        <w:gridCol w:w="387"/>
        <w:gridCol w:w="606"/>
        <w:gridCol w:w="387"/>
        <w:gridCol w:w="605"/>
        <w:gridCol w:w="387"/>
        <w:gridCol w:w="784"/>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144</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44.84%</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105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2.88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0.61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44.63%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2.74</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45.08%</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44.84%</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53</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45.14%</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44.65%</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113</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3.17</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45.36%</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194</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45.14%</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83</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45.10%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3.17</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44.59%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61</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45.14%</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0.65</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45.10%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5</w:t>
        </w:r>
      </w:fldSimple>
      <w:r>
        <w:t xml:space="preserve"> - System capacity; Data 144 kbps; Downlink</w:t>
      </w:r>
    </w:p>
    <w:p w:rsidR="006D317B" w:rsidRDefault="006D317B">
      <w:pPr>
        <w:pStyle w:val="Heading4"/>
        <w:tabs>
          <w:tab w:val="clear" w:pos="2520"/>
        </w:tabs>
      </w:pPr>
      <w:bookmarkStart w:id="646" w:name="_Toc72569467"/>
      <w:r>
        <w:t>Data service 384 kbps</w:t>
      </w:r>
      <w:bookmarkEnd w:id="646"/>
    </w:p>
    <w:tbl>
      <w:tblPr>
        <w:tblW w:w="0" w:type="auto"/>
        <w:jc w:val="center"/>
        <w:tblLayout w:type="fixed"/>
        <w:tblCellMar>
          <w:left w:w="30" w:type="dxa"/>
          <w:right w:w="30" w:type="dxa"/>
        </w:tblCellMar>
        <w:tblLook w:val="0000"/>
      </w:tblPr>
      <w:tblGrid>
        <w:gridCol w:w="1410"/>
        <w:gridCol w:w="387"/>
        <w:gridCol w:w="599"/>
        <w:gridCol w:w="387"/>
        <w:gridCol w:w="658"/>
        <w:gridCol w:w="387"/>
        <w:gridCol w:w="747"/>
        <w:gridCol w:w="387"/>
        <w:gridCol w:w="606"/>
        <w:gridCol w:w="387"/>
        <w:gridCol w:w="605"/>
        <w:gridCol w:w="387"/>
        <w:gridCol w:w="784"/>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384</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44.93%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3.07</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0.66</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44.64%</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100</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44.90%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63</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44.90%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125</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34"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44.99%</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44.93%</w:t>
            </w:r>
          </w:p>
        </w:tc>
        <w:tc>
          <w:tcPr>
            <w:tcW w:w="1171"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3.46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1134"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0.74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44.90%</w:t>
            </w:r>
          </w:p>
        </w:tc>
        <w:tc>
          <w:tcPr>
            <w:tcW w:w="1171"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6</w:t>
        </w:r>
      </w:fldSimple>
      <w:r>
        <w:t xml:space="preserve"> - System capacity; Data 384 kbps; Downlink</w:t>
      </w:r>
    </w:p>
    <w:p w:rsidR="006D317B" w:rsidRDefault="006D317B">
      <w:pPr>
        <w:pStyle w:val="Heading3"/>
        <w:tabs>
          <w:tab w:val="clear" w:pos="2160"/>
        </w:tabs>
      </w:pPr>
      <w:r>
        <w:br w:type="page"/>
      </w:r>
      <w:bookmarkStart w:id="647" w:name="_Toc72569468"/>
      <w:bookmarkStart w:id="648" w:name="_Hlt58385965"/>
      <w:r>
        <w:t>Rural environment, LOS</w:t>
      </w:r>
      <w:bookmarkEnd w:id="647"/>
    </w:p>
    <w:p w:rsidR="006D317B" w:rsidRDefault="006D317B">
      <w:r>
        <w:t>System capacity is given for an average of 30° elevation.</w:t>
      </w:r>
    </w:p>
    <w:tbl>
      <w:tblPr>
        <w:tblW w:w="0" w:type="auto"/>
        <w:jc w:val="center"/>
        <w:tblLayout w:type="fixed"/>
        <w:tblCellMar>
          <w:left w:w="30" w:type="dxa"/>
          <w:right w:w="30" w:type="dxa"/>
        </w:tblCellMar>
        <w:tblLook w:val="0000"/>
      </w:tblPr>
      <w:tblGrid>
        <w:gridCol w:w="1529"/>
        <w:gridCol w:w="1018"/>
        <w:gridCol w:w="1134"/>
        <w:gridCol w:w="1077"/>
        <w:gridCol w:w="992"/>
        <w:gridCol w:w="851"/>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1077"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85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77"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077"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85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359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299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0,0766</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3,71%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857</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361</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0,1830</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7,70%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1 159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190</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0,2474</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11,26%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0,4918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24,38%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2 448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0,5225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27,91%</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27,41%</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311</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0,0797</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917</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0,1957</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7,72%</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1 244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204</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0,2656</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11,35%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2 432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0,5191</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24,87%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2 592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0,5533</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27,53%</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3 072</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0,6557</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27,59%</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312</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0,0799</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3,74%</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924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0,1972</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7,71%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1 257</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0,2682</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11,39%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2 432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0,5191</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24,60%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2 592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0,5533</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27,49%</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3 072</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0,6557</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27,55%</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316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0,0809</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399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0,2023</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7,69%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1 287</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211</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0,2747</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11,31%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2 432</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0,5191</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24,39%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2 592</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0,5533</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27,53%</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3 072</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0,6557</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27,59%</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7</w:t>
        </w:r>
      </w:fldSimple>
      <w:r>
        <w:t xml:space="preserve"> –System capacity; Rural LOS environment - 30° elevation; Downlink</w:t>
      </w:r>
    </w:p>
    <w:p w:rsidR="006D317B" w:rsidRDefault="006D317B">
      <w:pPr>
        <w:pStyle w:val="Heading3"/>
        <w:tabs>
          <w:tab w:val="clear" w:pos="2160"/>
        </w:tabs>
        <w:rPr>
          <w:lang w:val="fr-FR"/>
        </w:rPr>
      </w:pPr>
      <w:r>
        <w:rPr>
          <w:lang w:val="fr-FR"/>
        </w:rPr>
        <w:br w:type="page"/>
      </w:r>
      <w:bookmarkStart w:id="649" w:name="_Toc72569469"/>
      <w:r>
        <w:rPr>
          <w:lang w:val="fr-FR"/>
        </w:rPr>
        <w:t>Sub-urban environment, LOS</w:t>
      </w:r>
      <w:bookmarkEnd w:id="649"/>
    </w:p>
    <w:p w:rsidR="006D317B" w:rsidRDefault="006D317B">
      <w:r>
        <w:t>System capacity is given for an average of 30° elevation.</w:t>
      </w:r>
    </w:p>
    <w:tbl>
      <w:tblPr>
        <w:tblW w:w="0" w:type="auto"/>
        <w:jc w:val="center"/>
        <w:tblLayout w:type="fixed"/>
        <w:tblCellMar>
          <w:left w:w="30" w:type="dxa"/>
          <w:right w:w="30" w:type="dxa"/>
        </w:tblCellMar>
        <w:tblLook w:val="0000"/>
      </w:tblPr>
      <w:tblGrid>
        <w:gridCol w:w="1529"/>
        <w:gridCol w:w="1018"/>
        <w:gridCol w:w="1134"/>
        <w:gridCol w:w="1077"/>
        <w:gridCol w:w="992"/>
        <w:gridCol w:w="851"/>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1077"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85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77"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077"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85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343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286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0,0733</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3,05%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793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334</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0,1693</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6,27%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1 068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175</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0,2279</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9,18%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2 240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35</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0,4781</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20,23%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2 448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0,5225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22,49%</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22,59%</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355</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296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0,0758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357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0,1810</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6,27%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1 141</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0,2435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9,17%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0,4918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19,97%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2 448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0,5225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22,61%</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22,54%</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358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298</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0,0763</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853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359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0,1820</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6,23%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1 153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0,2461</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9,24%</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0,4918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20,27%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2 448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0,5225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22,71%</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22,42%</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302</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0,0774</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876</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0,1871</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6,24%</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1 183</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194</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0,2526</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9,21%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2 368</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37</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0,5055</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20,15%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2 592</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0,5533</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22,66%</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3 072</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0,6557</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22,27%</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8</w:t>
        </w:r>
      </w:fldSimple>
      <w:r>
        <w:t xml:space="preserve"> –System capacity; Sub-urban LOS environment - 30° elevation; Downlink</w:t>
      </w:r>
    </w:p>
    <w:p w:rsidR="006D317B" w:rsidRDefault="006D317B">
      <w:pPr>
        <w:pStyle w:val="Heading3"/>
        <w:tabs>
          <w:tab w:val="clear" w:pos="2160"/>
        </w:tabs>
      </w:pPr>
      <w:r>
        <w:br w:type="page"/>
      </w:r>
      <w:bookmarkStart w:id="650" w:name="_Toc72569470"/>
      <w:r>
        <w:t>Urban environment, LOS</w:t>
      </w:r>
      <w:bookmarkEnd w:id="650"/>
    </w:p>
    <w:p w:rsidR="006D317B" w:rsidRDefault="006D317B">
      <w:r>
        <w:t>System capacity is given for an average of 30° elevation.</w:t>
      </w:r>
    </w:p>
    <w:tbl>
      <w:tblPr>
        <w:tblW w:w="0" w:type="auto"/>
        <w:jc w:val="center"/>
        <w:tblLayout w:type="fixed"/>
        <w:tblCellMar>
          <w:left w:w="30" w:type="dxa"/>
          <w:right w:w="30" w:type="dxa"/>
        </w:tblCellMar>
        <w:tblLook w:val="0000"/>
      </w:tblPr>
      <w:tblGrid>
        <w:gridCol w:w="1529"/>
        <w:gridCol w:w="1018"/>
        <w:gridCol w:w="1134"/>
        <w:gridCol w:w="1077"/>
        <w:gridCol w:w="992"/>
        <w:gridCol w:w="851"/>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1077"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2</w:t>
            </w:r>
            <w:r>
              <w:rPr>
                <w:b/>
                <w:snapToGrid w:val="0"/>
                <w:color w:val="000000"/>
                <w:vertAlign w:val="superscript"/>
              </w:rPr>
              <w:t>ndary</w:t>
            </w:r>
            <w:r>
              <w:rPr>
                <w:b/>
                <w:snapToGrid w:val="0"/>
                <w:color w:val="000000"/>
              </w:rPr>
              <w:t xml:space="preserve"> Scrambling codes/spot/ 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85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77"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 (30°)</w:t>
            </w:r>
          </w:p>
        </w:tc>
        <w:tc>
          <w:tcPr>
            <w:tcW w:w="1018"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077"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85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313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261</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0,0669</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1,77%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677</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285</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0,1445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3,68%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897</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147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0,1914</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5,37%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1 984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31</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0,4235</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11,77%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2 160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0,4611</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13,31%</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13,17%</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325</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271</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0,0694</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724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305</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0,1546</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964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158</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0,2057</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5,46%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2 112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33</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0,4508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11,67%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0,4918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13,28%</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13,14%</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326</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272</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0,0697</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729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307</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0,1556</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970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159</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0,2070</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5,45%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2 112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33</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0,4508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11,91%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0,4918</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13,27%</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13,26%</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077"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851"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331</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0,0707</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751</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316</w:t>
            </w:r>
          </w:p>
        </w:tc>
        <w:tc>
          <w:tcPr>
            <w:tcW w:w="1077"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0,1602</w:t>
            </w:r>
          </w:p>
        </w:tc>
        <w:tc>
          <w:tcPr>
            <w:tcW w:w="85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994</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163</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0,2122</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5,38%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2 112</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0,4508</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11,93%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w:t>
            </w:r>
          </w:p>
        </w:tc>
        <w:tc>
          <w:tcPr>
            <w:tcW w:w="10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0,4918</w:t>
            </w:r>
          </w:p>
        </w:tc>
        <w:tc>
          <w:tcPr>
            <w:tcW w:w="85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13,28%</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w:t>
            </w:r>
          </w:p>
        </w:tc>
        <w:tc>
          <w:tcPr>
            <w:tcW w:w="1077"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0,5738</w:t>
            </w:r>
          </w:p>
        </w:tc>
        <w:tc>
          <w:tcPr>
            <w:tcW w:w="85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13,14%</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9</w:t>
        </w:r>
      </w:fldSimple>
      <w:r>
        <w:t xml:space="preserve"> –System capacity; Urban LOS environment - 30° elevation; Downlink</w:t>
      </w:r>
    </w:p>
    <w:bookmarkEnd w:id="648"/>
    <w:p w:rsidR="006D317B" w:rsidRDefault="006D317B">
      <w:pPr>
        <w:pStyle w:val="Heading3"/>
        <w:tabs>
          <w:tab w:val="clear" w:pos="2160"/>
        </w:tabs>
      </w:pPr>
      <w:r>
        <w:br w:type="page"/>
      </w:r>
      <w:bookmarkStart w:id="651" w:name="_Toc72569471"/>
      <w:r>
        <w:t>Mobile environment without LOS and/or indoor penetration</w:t>
      </w:r>
      <w:bookmarkEnd w:id="651"/>
    </w:p>
    <w:p w:rsidR="006D317B" w:rsidRDefault="006D317B">
      <w:r>
        <w:t>System capacity is given for an average of 30° elevation. Link margin is set to 15 dB.</w:t>
      </w:r>
    </w:p>
    <w:tbl>
      <w:tblPr>
        <w:tblW w:w="0" w:type="auto"/>
        <w:jc w:val="center"/>
        <w:tblLayout w:type="fixed"/>
        <w:tblCellMar>
          <w:left w:w="30" w:type="dxa"/>
          <w:right w:w="30" w:type="dxa"/>
        </w:tblCellMar>
        <w:tblLook w:val="0000"/>
      </w:tblPr>
      <w:tblGrid>
        <w:gridCol w:w="1529"/>
        <w:gridCol w:w="1018"/>
        <w:gridCol w:w="1134"/>
        <w:gridCol w:w="992"/>
        <w:gridCol w:w="992"/>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0,0005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0,0137</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92</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0,59%</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0,0108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157</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0,0335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183</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0,04</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0,58%</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bookmarkStart w:id="652" w:name="_Hlt58396543"/>
            <w:bookmarkEnd w:id="652"/>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0,0126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73</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0,0370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0,03</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1,28%</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96</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0,0205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295</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124</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0,0629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427</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70</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320</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1,27%</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1,43%</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10</w:t>
        </w:r>
      </w:fldSimple>
      <w:r>
        <w:t xml:space="preserve"> –System capacity</w:t>
      </w:r>
      <w:bookmarkStart w:id="653" w:name="_Hlt50523000"/>
      <w:r>
        <w:t>; Mobile environment without LOS/indoor penetration - 30° elevation</w:t>
      </w:r>
      <w:bookmarkEnd w:id="653"/>
      <w:r>
        <w:t>; Downlink</w:t>
      </w:r>
    </w:p>
    <w:p w:rsidR="006D317B" w:rsidRDefault="006D317B">
      <w:pPr>
        <w:pStyle w:val="Heading3"/>
        <w:tabs>
          <w:tab w:val="clear" w:pos="2160"/>
        </w:tabs>
      </w:pPr>
      <w:r>
        <w:br w:type="page"/>
      </w:r>
      <w:bookmarkStart w:id="654" w:name="_Toc72569472"/>
      <w:r>
        <w:t>Combined satellite and IMR environment</w:t>
      </w:r>
      <w:bookmarkEnd w:id="654"/>
      <w:r>
        <w:t xml:space="preserve"> </w:t>
      </w:r>
    </w:p>
    <w:p w:rsidR="006D317B" w:rsidRDefault="006D317B">
      <w:r>
        <w:t>System capacity is given for an average of 30° elevation.</w:t>
      </w:r>
    </w:p>
    <w:tbl>
      <w:tblPr>
        <w:tblW w:w="0" w:type="auto"/>
        <w:jc w:val="center"/>
        <w:tblLayout w:type="fixed"/>
        <w:tblCellMar>
          <w:left w:w="30" w:type="dxa"/>
          <w:right w:w="30" w:type="dxa"/>
        </w:tblCellMar>
        <w:tblLook w:val="0000"/>
      </w:tblPr>
      <w:tblGrid>
        <w:gridCol w:w="1529"/>
        <w:gridCol w:w="1018"/>
        <w:gridCol w:w="1134"/>
        <w:gridCol w:w="992"/>
        <w:gridCol w:w="992"/>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w:t>
            </w:r>
            <w:bookmarkStart w:id="655" w:name="_Hlt50521751"/>
            <w:bookmarkEnd w:id="655"/>
            <w:r>
              <w:rPr>
                <w:b/>
                <w:snapToGrid w:val="0"/>
                <w:color w:val="000000"/>
                <w:lang w:val="nl-NL"/>
              </w:rPr>
              <w:t>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1134"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329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274</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0,0702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2,43%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703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296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0,1501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4,26%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946</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155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0,2018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6,46%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1 984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31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0,4235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r>
              <w:rPr>
                <w:snapToGrid w:val="0"/>
                <w:color w:val="000000"/>
                <w:lang w:val="nl-NL"/>
              </w:rPr>
              <w:t>11,77%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2 160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0,4611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12,39%</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1 920</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0,4098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9,43%</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342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285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0,0730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755</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318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0,1612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4,33%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1 013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166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0,2161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6,48%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2 112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33</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0,4508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11,67%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0,4918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12,75%</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9,35%</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343</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286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0,0733</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760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320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0,1622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4,30%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1 019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167</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0,2174</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6,45%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2 112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33</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0,4508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11,91%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0,4918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13,27%</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2 688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0,5738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13,26%</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290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0,0743</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781</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329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0,1668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4,32%</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1 049</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172</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0,2240</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6,49%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2 112</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0,4508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11,93%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2 304</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0,4918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11,98%</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2 688</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0,5738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13,14%</w:t>
            </w:r>
          </w:p>
        </w:tc>
      </w:tr>
    </w:tbl>
    <w:p w:rsidR="006D317B" w:rsidRDefault="006D317B">
      <w:pPr>
        <w:pStyle w:val="Caption"/>
      </w:pPr>
      <w:bookmarkStart w:id="656" w:name="_Hlt50275504"/>
      <w:bookmarkEnd w:id="656"/>
      <w:r>
        <w:t xml:space="preserve">Table </w:t>
      </w:r>
      <w:fldSimple w:instr=" STYLEREF 1 \s ">
        <w:r>
          <w:rPr>
            <w:noProof/>
          </w:rPr>
          <w:t>7</w:t>
        </w:r>
      </w:fldSimple>
      <w:r>
        <w:noBreakHyphen/>
      </w:r>
      <w:fldSimple w:instr=" SEQ Table \* ARABIC \s 1 ">
        <w:r>
          <w:rPr>
            <w:noProof/>
          </w:rPr>
          <w:t>11</w:t>
        </w:r>
      </w:fldSimple>
      <w:r>
        <w:t xml:space="preserve"> –System capacity; IMR deployment; Downlink</w:t>
      </w:r>
    </w:p>
    <w:p w:rsidR="006D317B" w:rsidRDefault="006D317B">
      <w:pPr>
        <w:pStyle w:val="Heading2"/>
        <w:tabs>
          <w:tab w:val="clear" w:pos="1440"/>
        </w:tabs>
      </w:pPr>
      <w:r>
        <w:br w:type="page"/>
      </w:r>
      <w:bookmarkStart w:id="657" w:name="_Toc72569473"/>
      <w:r>
        <w:t>Uplink</w:t>
      </w:r>
      <w:bookmarkStart w:id="658" w:name="_Hlt58320425"/>
      <w:bookmarkEnd w:id="657"/>
      <w:bookmarkEnd w:id="658"/>
    </w:p>
    <w:p w:rsidR="006D317B" w:rsidRDefault="006D317B">
      <w:r>
        <w:t>The system capacity results presented hereafter were calculated with the assumption MUD is implemented, except for data service 1.2 kbps.</w:t>
      </w:r>
    </w:p>
    <w:p w:rsidR="006D317B" w:rsidRDefault="006D317B">
      <w:r>
        <w:t>In all the subsequent tables, the empty compartments indicate situations when the service can not be offered due to link budget failure (link margin not reached due to UE power and antenna gain limitations).</w:t>
      </w:r>
    </w:p>
    <w:p w:rsidR="006D317B" w:rsidRDefault="006D317B">
      <w:pPr>
        <w:pStyle w:val="Heading3"/>
        <w:tabs>
          <w:tab w:val="clear" w:pos="2160"/>
        </w:tabs>
      </w:pPr>
      <w:bookmarkStart w:id="659" w:name="_Toc72569474"/>
      <w:r>
        <w:t>Static environment</w:t>
      </w:r>
      <w:bookmarkEnd w:id="659"/>
    </w:p>
    <w:p w:rsidR="006D317B" w:rsidRDefault="006D317B">
      <w:pPr>
        <w:pStyle w:val="Heading4"/>
        <w:tabs>
          <w:tab w:val="clear" w:pos="2520"/>
        </w:tabs>
      </w:pPr>
      <w:bookmarkStart w:id="660" w:name="_Hlt51064540"/>
      <w:bookmarkStart w:id="661" w:name="_Toc72569475"/>
      <w:bookmarkEnd w:id="660"/>
      <w:r>
        <w:t>Data service 1.2 kbps</w:t>
      </w:r>
      <w:bookmarkEnd w:id="661"/>
    </w:p>
    <w:tbl>
      <w:tblPr>
        <w:tblW w:w="0" w:type="auto"/>
        <w:jc w:val="center"/>
        <w:tblLayout w:type="fixed"/>
        <w:tblCellMar>
          <w:left w:w="30" w:type="dxa"/>
          <w:right w:w="30" w:type="dxa"/>
        </w:tblCellMar>
        <w:tblLook w:val="0000"/>
      </w:tblPr>
      <w:tblGrid>
        <w:gridCol w:w="1410"/>
        <w:gridCol w:w="387"/>
        <w:gridCol w:w="599"/>
        <w:gridCol w:w="387"/>
        <w:gridCol w:w="658"/>
        <w:gridCol w:w="387"/>
        <w:gridCol w:w="606"/>
        <w:gridCol w:w="387"/>
        <w:gridCol w:w="60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352,8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294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0,0753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17,97%</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283,2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236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0,0605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17,98%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212,4</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177</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0,0453</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17,97%</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409,2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0,0873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18,01%</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399,6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333</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0,0853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388,8</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324</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0,0830</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17,96%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412,8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408,0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340</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0,0871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17,99%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402,0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335</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0,0858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17,98%</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412,8</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17,97%</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409,2</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0,0873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18,00%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403,2</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336</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0,0861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17,97%</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12</w:t>
        </w:r>
      </w:fldSimple>
      <w:r>
        <w:t xml:space="preserve"> - System capacity; Data service 1.2 kbps; Uplink</w:t>
      </w:r>
    </w:p>
    <w:p w:rsidR="006D317B" w:rsidRDefault="006D317B">
      <w:pPr>
        <w:pStyle w:val="Heading4"/>
        <w:tabs>
          <w:tab w:val="clear" w:pos="2520"/>
        </w:tabs>
      </w:pPr>
      <w:r>
        <w:br w:type="page"/>
      </w:r>
      <w:bookmarkStart w:id="662" w:name="_Toc72569476"/>
      <w:r>
        <w:t>Speech service 4.75 kbps</w:t>
      </w:r>
      <w:bookmarkStart w:id="663" w:name="_Hlt58326007"/>
      <w:bookmarkEnd w:id="662"/>
      <w:bookmarkEnd w:id="663"/>
    </w:p>
    <w:tbl>
      <w:tblPr>
        <w:tblW w:w="0" w:type="auto"/>
        <w:jc w:val="center"/>
        <w:tblLayout w:type="fixed"/>
        <w:tblCellMar>
          <w:left w:w="30" w:type="dxa"/>
          <w:right w:w="30" w:type="dxa"/>
        </w:tblCellMar>
        <w:tblLook w:val="0000"/>
      </w:tblPr>
      <w:tblGrid>
        <w:gridCol w:w="1410"/>
        <w:gridCol w:w="387"/>
        <w:gridCol w:w="599"/>
        <w:gridCol w:w="387"/>
        <w:gridCol w:w="658"/>
        <w:gridCol w:w="387"/>
        <w:gridCol w:w="606"/>
        <w:gridCol w:w="387"/>
        <w:gridCol w:w="60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4.75</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862,1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363</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47,92%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589,0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248</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0,0629</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47,83%</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315,9</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133</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0,0337</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47,83%</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40,81%</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42,12%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43,56%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40,12%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40,66%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41,31%</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40,04%</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40,50%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919,1</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387</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0,0981</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41,06%</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13</w:t>
        </w:r>
      </w:fldSimple>
      <w:r>
        <w:t xml:space="preserve"> - System capacity; Speech 4.75 kbps; Uplink</w:t>
      </w:r>
    </w:p>
    <w:p w:rsidR="006D317B" w:rsidRDefault="006D317B">
      <w:pPr>
        <w:pStyle w:val="Heading4"/>
        <w:tabs>
          <w:tab w:val="clear" w:pos="2520"/>
        </w:tabs>
      </w:pPr>
      <w:r>
        <w:br w:type="page"/>
      </w:r>
      <w:bookmarkStart w:id="664" w:name="_Toc72569477"/>
      <w:r>
        <w:t>Speech service 12.2 kbps</w:t>
      </w:r>
      <w:bookmarkEnd w:id="664"/>
    </w:p>
    <w:tbl>
      <w:tblPr>
        <w:tblW w:w="0" w:type="auto"/>
        <w:jc w:val="center"/>
        <w:tblLayout w:type="fixed"/>
        <w:tblCellMar>
          <w:left w:w="30" w:type="dxa"/>
          <w:right w:w="30" w:type="dxa"/>
        </w:tblCellMar>
        <w:tblLook w:val="0000"/>
      </w:tblPr>
      <w:tblGrid>
        <w:gridCol w:w="1410"/>
        <w:gridCol w:w="387"/>
        <w:gridCol w:w="599"/>
        <w:gridCol w:w="387"/>
        <w:gridCol w:w="658"/>
        <w:gridCol w:w="387"/>
        <w:gridCol w:w="606"/>
        <w:gridCol w:w="387"/>
        <w:gridCol w:w="60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12.2</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305,0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50</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0,0326</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39,79%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35,38%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38,05%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744,2</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122</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0,0794</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39,79%</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33,60%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34,30%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35,10%</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33,40%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33,88%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768,6</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0,0820</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34,45%</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14</w:t>
        </w:r>
      </w:fldSimple>
      <w:r>
        <w:t xml:space="preserve"> - System capacity; Speech 12.2 kbps; Uplink</w:t>
      </w:r>
    </w:p>
    <w:p w:rsidR="006D317B" w:rsidRDefault="006D317B">
      <w:pPr>
        <w:pStyle w:val="Heading4"/>
        <w:tabs>
          <w:tab w:val="clear" w:pos="2520"/>
        </w:tabs>
        <w:spacing w:before="60" w:after="60"/>
      </w:pPr>
      <w:bookmarkStart w:id="665" w:name="_Toc72569478"/>
      <w:r>
        <w:t>Data service 64 kbps</w:t>
      </w:r>
      <w:bookmarkEnd w:id="665"/>
    </w:p>
    <w:tbl>
      <w:tblPr>
        <w:tblW w:w="0" w:type="auto"/>
        <w:jc w:val="center"/>
        <w:tblLayout w:type="fixed"/>
        <w:tblCellMar>
          <w:left w:w="30" w:type="dxa"/>
          <w:right w:w="30" w:type="dxa"/>
        </w:tblCellMar>
        <w:tblLook w:val="0000"/>
      </w:tblPr>
      <w:tblGrid>
        <w:gridCol w:w="1410"/>
        <w:gridCol w:w="387"/>
        <w:gridCol w:w="599"/>
        <w:gridCol w:w="387"/>
        <w:gridCol w:w="658"/>
        <w:gridCol w:w="387"/>
        <w:gridCol w:w="606"/>
        <w:gridCol w:w="387"/>
        <w:gridCol w:w="60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64</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1 984,0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0,4235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79,26%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1 664,0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26</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0,3552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78,49%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1 344,0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0,2869</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77,86%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2 176,0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0,4645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78,47%</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2 112,0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0,4508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78,52%</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2 048,0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32</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0,4372</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78,76%</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2 176,0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0,4645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77,59%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2 176,0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0,4645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79,03%</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2 112,0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33</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0,4508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78,30%</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15</w:t>
        </w:r>
      </w:fldSimple>
      <w:r>
        <w:t xml:space="preserve"> - System capacity Data 64 kbps; Uplink</w:t>
      </w:r>
    </w:p>
    <w:p w:rsidR="006D317B" w:rsidRDefault="006D317B">
      <w:pPr>
        <w:pStyle w:val="Heading4"/>
        <w:tabs>
          <w:tab w:val="clear" w:pos="2520"/>
        </w:tabs>
        <w:spacing w:before="60" w:after="60"/>
      </w:pPr>
      <w:bookmarkStart w:id="666" w:name="_Toc72569479"/>
      <w:r>
        <w:t>Data service 144 kbps</w:t>
      </w:r>
      <w:bookmarkEnd w:id="666"/>
    </w:p>
    <w:tbl>
      <w:tblPr>
        <w:tblW w:w="0" w:type="auto"/>
        <w:jc w:val="center"/>
        <w:tblLayout w:type="fixed"/>
        <w:tblCellMar>
          <w:left w:w="30" w:type="dxa"/>
          <w:right w:w="30" w:type="dxa"/>
        </w:tblCellMar>
        <w:tblLook w:val="0000"/>
      </w:tblPr>
      <w:tblGrid>
        <w:gridCol w:w="1410"/>
        <w:gridCol w:w="387"/>
        <w:gridCol w:w="599"/>
        <w:gridCol w:w="387"/>
        <w:gridCol w:w="658"/>
        <w:gridCol w:w="387"/>
        <w:gridCol w:w="606"/>
        <w:gridCol w:w="387"/>
        <w:gridCol w:w="60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144</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2 592,0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0,5533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95,30%</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2 016,0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0,4303</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97,78%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1 296,0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0,2766</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95,88%</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3 024,0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0,6455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93,75%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3 024,0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0,6455</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97,85%</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2 880,0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0,6148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97,64%</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3 168,0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0,6762</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96,59%</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3 168,0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0,0000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98,84%</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3 024,0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21</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0,6455</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96,74%</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16</w:t>
        </w:r>
      </w:fldSimple>
      <w:r>
        <w:t xml:space="preserve"> - System capacity; Data 144 kbps; Uplink</w:t>
      </w:r>
    </w:p>
    <w:p w:rsidR="006D317B" w:rsidRDefault="006D317B">
      <w:pPr>
        <w:pStyle w:val="Heading4"/>
        <w:tabs>
          <w:tab w:val="clear" w:pos="2520"/>
        </w:tabs>
      </w:pPr>
      <w:bookmarkStart w:id="667" w:name="_Toc72569480"/>
      <w:r>
        <w:t>Data service 384 kbps</w:t>
      </w:r>
      <w:bookmarkEnd w:id="667"/>
    </w:p>
    <w:tbl>
      <w:tblPr>
        <w:tblW w:w="0" w:type="auto"/>
        <w:jc w:val="center"/>
        <w:tblLayout w:type="fixed"/>
        <w:tblCellMar>
          <w:left w:w="30" w:type="dxa"/>
          <w:right w:w="30" w:type="dxa"/>
        </w:tblCellMar>
        <w:tblLook w:val="0000"/>
      </w:tblPr>
      <w:tblGrid>
        <w:gridCol w:w="1410"/>
        <w:gridCol w:w="387"/>
        <w:gridCol w:w="599"/>
        <w:gridCol w:w="387"/>
        <w:gridCol w:w="658"/>
        <w:gridCol w:w="387"/>
        <w:gridCol w:w="606"/>
        <w:gridCol w:w="387"/>
        <w:gridCol w:w="605"/>
        <w:gridCol w:w="387"/>
      </w:tblGrid>
      <w:tr w:rsidR="006D317B">
        <w:tblPrEx>
          <w:tblCellMar>
            <w:top w:w="0" w:type="dxa"/>
            <w:bottom w:w="0" w:type="dxa"/>
          </w:tblCellMar>
        </w:tblPrEx>
        <w:trPr>
          <w:jc w:val="center"/>
        </w:trPr>
        <w:tc>
          <w:tcPr>
            <w:tcW w:w="1440"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384</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47"/>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1 920,0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0,0000</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96,86%</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3 072,0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0,6557</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92,73%</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2 688,0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0,5738</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89,88%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2 304,0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6</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0,4918</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87,19%</w:t>
            </w:r>
          </w:p>
        </w:tc>
      </w:tr>
      <w:tr w:rsidR="006D317B">
        <w:tblPrEx>
          <w:tblCellMar>
            <w:top w:w="0" w:type="dxa"/>
            <w:bottom w:w="0" w:type="dxa"/>
          </w:tblCellMar>
        </w:tblPrEx>
        <w:trPr>
          <w:gridAfter w:val="1"/>
          <w:wAfter w:w="387" w:type="dxa"/>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gridSpan w:val="2"/>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3 072,0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0,6557</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88,18%</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3 072,0</w:t>
            </w:r>
          </w:p>
        </w:tc>
        <w:tc>
          <w:tcPr>
            <w:tcW w:w="1045"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0,6557</w:t>
            </w:r>
          </w:p>
        </w:tc>
        <w:tc>
          <w:tcPr>
            <w:tcW w:w="992" w:type="dxa"/>
            <w:gridSpan w:val="2"/>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92,51%</w:t>
            </w:r>
          </w:p>
        </w:tc>
      </w:tr>
      <w:tr w:rsidR="006D317B">
        <w:tblPrEx>
          <w:tblCellMar>
            <w:top w:w="0" w:type="dxa"/>
            <w:bottom w:w="0" w:type="dxa"/>
          </w:tblCellMar>
        </w:tblPrEx>
        <w:trPr>
          <w:gridAfter w:val="1"/>
          <w:wAfter w:w="387" w:type="dxa"/>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3 072,0</w:t>
            </w:r>
          </w:p>
        </w:tc>
        <w:tc>
          <w:tcPr>
            <w:tcW w:w="1045"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0,0000</w:t>
            </w:r>
          </w:p>
        </w:tc>
        <w:tc>
          <w:tcPr>
            <w:tcW w:w="992" w:type="dxa"/>
            <w:gridSpan w:val="2"/>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97,16%</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17</w:t>
        </w:r>
      </w:fldSimple>
      <w:r>
        <w:t xml:space="preserve"> - System capacity; Data 384 kbps; Uplink</w:t>
      </w:r>
    </w:p>
    <w:p w:rsidR="006D317B" w:rsidRDefault="006D317B">
      <w:pPr>
        <w:pStyle w:val="Heading3"/>
        <w:tabs>
          <w:tab w:val="clear" w:pos="2160"/>
        </w:tabs>
      </w:pPr>
      <w:r>
        <w:br w:type="page"/>
      </w:r>
      <w:bookmarkStart w:id="668" w:name="_Toc72569481"/>
      <w:r>
        <w:t>Rural environment, LOS</w:t>
      </w:r>
      <w:bookmarkEnd w:id="668"/>
    </w:p>
    <w:p w:rsidR="006D317B" w:rsidRDefault="006D317B">
      <w:r>
        <w:t>System capacity is calculated for satellite ITU Model A LOS situations, i.e. for a propagation margin set to 1.2 dB, for an average 30° UE elevation.</w:t>
      </w:r>
    </w:p>
    <w:p w:rsidR="006D317B" w:rsidRDefault="006D317B">
      <w:r>
        <w:t>Service is not provided to handset UE configuration. Data rates not indicated in the table below are those which are not supported in rural environment due to lack propagation margin.</w:t>
      </w:r>
    </w:p>
    <w:tbl>
      <w:tblPr>
        <w:tblW w:w="0" w:type="auto"/>
        <w:jc w:val="center"/>
        <w:tblLayout w:type="fixed"/>
        <w:tblCellMar>
          <w:left w:w="30" w:type="dxa"/>
          <w:right w:w="30" w:type="dxa"/>
        </w:tblCellMar>
        <w:tblLook w:val="0000"/>
      </w:tblPr>
      <w:tblGrid>
        <w:gridCol w:w="1529"/>
        <w:gridCol w:w="1018"/>
        <w:gridCol w:w="1134"/>
        <w:gridCol w:w="992"/>
        <w:gridCol w:w="992"/>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184,8</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154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0,0394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13,64%</w:t>
            </w:r>
          </w:p>
        </w:tc>
      </w:tr>
      <w:tr w:rsidR="006D317B">
        <w:tblPrEx>
          <w:tblCellMar>
            <w:top w:w="0" w:type="dxa"/>
            <w:bottom w:w="0" w:type="dxa"/>
          </w:tblCellMar>
        </w:tblPrEx>
        <w:trPr>
          <w:trHeight w:val="310"/>
          <w:jc w:val="center"/>
        </w:trPr>
        <w:tc>
          <w:tcPr>
            <w:tcW w:w="1559" w:type="dxa"/>
            <w:tcBorders>
              <w:left w:val="single" w:sz="6" w:space="0" w:color="auto"/>
              <w:bottom w:val="single" w:sz="4"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327,75</w:t>
            </w:r>
          </w:p>
        </w:tc>
        <w:tc>
          <w:tcPr>
            <w:tcW w:w="1134"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138</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0,0350</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36,32%</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301,2</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251</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0,0643</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13,66%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788,5</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332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0,0842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36,37%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585,6</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96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0,0625</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29,99%</w:t>
            </w:r>
          </w:p>
        </w:tc>
      </w:tr>
      <w:tr w:rsidR="006D317B">
        <w:tblPrEx>
          <w:tblCellMar>
            <w:top w:w="0" w:type="dxa"/>
            <w:bottom w:w="0" w:type="dxa"/>
          </w:tblCellMar>
        </w:tblPrEx>
        <w:trPr>
          <w:trHeight w:val="310"/>
          <w:jc w:val="center"/>
        </w:trPr>
        <w:tc>
          <w:tcPr>
            <w:tcW w:w="1559" w:type="dxa"/>
            <w:tcBorders>
              <w:lef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1 152,0</w:t>
            </w:r>
          </w:p>
        </w:tc>
        <w:tc>
          <w:tcPr>
            <w:tcW w:w="1134"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18</w:t>
            </w:r>
          </w:p>
        </w:tc>
        <w:tc>
          <w:tcPr>
            <w:tcW w:w="992"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0,2459</w:t>
            </w:r>
          </w:p>
        </w:tc>
        <w:tc>
          <w:tcPr>
            <w:tcW w:w="992"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59,66%</w:t>
            </w:r>
          </w:p>
        </w:tc>
      </w:tr>
      <w:tr w:rsidR="006D317B">
        <w:tblPrEx>
          <w:tblCellMar>
            <w:top w:w="0" w:type="dxa"/>
            <w:bottom w:w="0" w:type="dxa"/>
          </w:tblCellMar>
        </w:tblPrEx>
        <w:trPr>
          <w:trHeight w:val="310"/>
          <w:jc w:val="center"/>
        </w:trPr>
        <w:tc>
          <w:tcPr>
            <w:tcW w:w="1559" w:type="dxa"/>
            <w:tcBorders>
              <w:left w:val="single" w:sz="6" w:space="0" w:color="auto"/>
              <w:bottom w:val="single" w:sz="4"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1 296,0</w:t>
            </w:r>
          </w:p>
        </w:tc>
        <w:tc>
          <w:tcPr>
            <w:tcW w:w="1134"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9</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0,2766</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74,87%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309,6</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258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0,0661</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13,66%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819,4</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345</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0,0875</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36,27%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671,0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0,0716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30,00%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1 600,0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0,3415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59,69%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2 304,0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0,4918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74,94%</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1 920,0</w:t>
            </w:r>
          </w:p>
        </w:tc>
        <w:tc>
          <w:tcPr>
            <w:tcW w:w="1134"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0,4098</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65,44%</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right"/>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309,6</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258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0,0661</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13,61%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824,1</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347</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0,0880</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36,31%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683,2</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112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0,0729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30,12%</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1 664,0</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0,3552</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60,19%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2 304,0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16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0,4918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71,35%</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2 304,0</w:t>
            </w:r>
          </w:p>
        </w:tc>
        <w:tc>
          <w:tcPr>
            <w:tcW w:w="1134"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6</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0,4918</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68,07%</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18</w:t>
        </w:r>
      </w:fldSimple>
      <w:r>
        <w:t xml:space="preserve"> –System capacity; Rural LOS environment;  30° elevation; Uplink</w:t>
      </w:r>
    </w:p>
    <w:p w:rsidR="006D317B" w:rsidRDefault="006D317B">
      <w:pPr>
        <w:pStyle w:val="Heading3"/>
        <w:tabs>
          <w:tab w:val="clear" w:pos="2160"/>
        </w:tabs>
        <w:rPr>
          <w:lang w:val="fr-FR"/>
        </w:rPr>
      </w:pPr>
      <w:r>
        <w:rPr>
          <w:lang w:val="fr-FR"/>
        </w:rPr>
        <w:br w:type="page"/>
      </w:r>
      <w:bookmarkStart w:id="669" w:name="_Toc72569482"/>
      <w:r>
        <w:rPr>
          <w:lang w:val="fr-FR"/>
        </w:rPr>
        <w:t>Sub-urban environment, LOS</w:t>
      </w:r>
      <w:bookmarkEnd w:id="669"/>
    </w:p>
    <w:p w:rsidR="006D317B" w:rsidRDefault="006D317B">
      <w:r>
        <w:t>System capacity is calculated for satellite ITU Model B LOS situations, i.e. for a propagation margin set to 1.8 dB, for an average 30° UE elevation.</w:t>
      </w:r>
    </w:p>
    <w:p w:rsidR="006D317B" w:rsidRDefault="006D317B">
      <w:r>
        <w:t>Service is not provided to handset UE configuration. Data rates not indicated in the table below are those which are not supported in sub-urban environment due to lack propagation margin.</w:t>
      </w:r>
    </w:p>
    <w:tbl>
      <w:tblPr>
        <w:tblW w:w="0" w:type="auto"/>
        <w:jc w:val="center"/>
        <w:tblLayout w:type="fixed"/>
        <w:tblCellMar>
          <w:left w:w="30" w:type="dxa"/>
          <w:right w:w="30" w:type="dxa"/>
        </w:tblCellMar>
        <w:tblLook w:val="0000"/>
      </w:tblPr>
      <w:tblGrid>
        <w:gridCol w:w="1529"/>
        <w:gridCol w:w="1018"/>
        <w:gridCol w:w="1134"/>
        <w:gridCol w:w="992"/>
        <w:gridCol w:w="992"/>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122,4</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102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0,0261</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10,90%</w:t>
            </w:r>
          </w:p>
        </w:tc>
      </w:tr>
      <w:tr w:rsidR="006D317B">
        <w:tblPrEx>
          <w:tblCellMar>
            <w:top w:w="0" w:type="dxa"/>
            <w:bottom w:w="0" w:type="dxa"/>
          </w:tblCellMar>
        </w:tblPrEx>
        <w:trPr>
          <w:trHeight w:val="310"/>
          <w:jc w:val="center"/>
        </w:trPr>
        <w:tc>
          <w:tcPr>
            <w:tcW w:w="1559" w:type="dxa"/>
            <w:tcBorders>
              <w:left w:val="single" w:sz="6" w:space="0" w:color="auto"/>
              <w:bottom w:val="single" w:sz="4"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220,875</w:t>
            </w:r>
          </w:p>
        </w:tc>
        <w:tc>
          <w:tcPr>
            <w:tcW w:w="1134"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93</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0,0236</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31,61%</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238,8</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199</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0,0510</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10,91%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679,3</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286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0,0725</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31,56%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500,2</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82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0,0534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26,23%</w:t>
            </w:r>
          </w:p>
        </w:tc>
      </w:tr>
      <w:tr w:rsidR="006D317B">
        <w:tblPrEx>
          <w:tblCellMar>
            <w:top w:w="0" w:type="dxa"/>
            <w:bottom w:w="0" w:type="dxa"/>
          </w:tblCellMar>
        </w:tblPrEx>
        <w:trPr>
          <w:trHeight w:val="310"/>
          <w:jc w:val="center"/>
        </w:trPr>
        <w:tc>
          <w:tcPr>
            <w:tcW w:w="1559" w:type="dxa"/>
            <w:tcBorders>
              <w:lef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960,0</w:t>
            </w:r>
          </w:p>
        </w:tc>
        <w:tc>
          <w:tcPr>
            <w:tcW w:w="1134"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15</w:t>
            </w:r>
          </w:p>
        </w:tc>
        <w:tc>
          <w:tcPr>
            <w:tcW w:w="992"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0,2049</w:t>
            </w:r>
          </w:p>
        </w:tc>
        <w:tc>
          <w:tcPr>
            <w:tcW w:w="992"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52,59%</w:t>
            </w:r>
          </w:p>
        </w:tc>
      </w:tr>
      <w:tr w:rsidR="006D317B">
        <w:tblPrEx>
          <w:tblCellMar>
            <w:top w:w="0" w:type="dxa"/>
            <w:bottom w:w="0" w:type="dxa"/>
          </w:tblCellMar>
        </w:tblPrEx>
        <w:trPr>
          <w:trHeight w:val="310"/>
          <w:jc w:val="center"/>
        </w:trPr>
        <w:tc>
          <w:tcPr>
            <w:tcW w:w="1559" w:type="dxa"/>
            <w:tcBorders>
              <w:lef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1 008,0</w:t>
            </w:r>
          </w:p>
        </w:tc>
        <w:tc>
          <w:tcPr>
            <w:tcW w:w="1134"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7</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0,2152</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65,71%</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247,2</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206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0,0528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10,91%</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712,5</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300</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0,0760</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31,56%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585,6</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0,0625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26,24%</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1 408,0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0,3005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52,63%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2 016,0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0,4303</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65,78%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1 920,0</w:t>
            </w:r>
          </w:p>
        </w:tc>
        <w:tc>
          <w:tcPr>
            <w:tcW w:w="1134"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0,4098</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65,44%</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248,4</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207</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0,0530</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10,92%</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717,3</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302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0,0766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31,60%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597,8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0,0638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26,36%</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1 472,0</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0,3142</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53,13%</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2 016,0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14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0,4303</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62,18%</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1 920,0</w:t>
            </w:r>
          </w:p>
        </w:tc>
        <w:tc>
          <w:tcPr>
            <w:tcW w:w="1134"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5</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0,4098</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55,85%</w:t>
            </w:r>
          </w:p>
        </w:tc>
      </w:tr>
    </w:tbl>
    <w:p w:rsidR="006D317B" w:rsidRDefault="006D317B">
      <w:pPr>
        <w:pStyle w:val="Caption"/>
        <w:rPr>
          <w:lang w:val="fr-FR"/>
        </w:rPr>
      </w:pPr>
      <w:r>
        <w:t xml:space="preserve">Table </w:t>
      </w:r>
      <w:fldSimple w:instr=" STYLEREF 1 \s ">
        <w:r>
          <w:rPr>
            <w:noProof/>
          </w:rPr>
          <w:t>7</w:t>
        </w:r>
      </w:fldSimple>
      <w:r>
        <w:noBreakHyphen/>
      </w:r>
      <w:fldSimple w:instr=" SEQ Table \* ARABIC \s 1 ">
        <w:r>
          <w:rPr>
            <w:noProof/>
          </w:rPr>
          <w:t>19</w:t>
        </w:r>
      </w:fldSimple>
      <w:r>
        <w:t xml:space="preserve"> –System capacity. </w:t>
      </w:r>
      <w:r>
        <w:rPr>
          <w:lang w:val="fr-FR"/>
        </w:rPr>
        <w:t>Sub-urban LOS environment;  30° elevation; Uplink</w:t>
      </w:r>
    </w:p>
    <w:p w:rsidR="006D317B" w:rsidRDefault="006D317B">
      <w:pPr>
        <w:pStyle w:val="Heading3"/>
        <w:tabs>
          <w:tab w:val="clear" w:pos="2160"/>
        </w:tabs>
      </w:pPr>
      <w:r>
        <w:br w:type="page"/>
      </w:r>
      <w:bookmarkStart w:id="670" w:name="_Toc72569483"/>
      <w:r>
        <w:t>Urban environment, LOS</w:t>
      </w:r>
      <w:bookmarkEnd w:id="670"/>
    </w:p>
    <w:p w:rsidR="006D317B" w:rsidRDefault="006D317B">
      <w:r>
        <w:t>System capacity is calculated for satellite ITU Model C LOS situations, i.e. for a propagation margin set to 3.3 dB, for an average 30° UE elevation.</w:t>
      </w:r>
    </w:p>
    <w:p w:rsidR="006D317B" w:rsidRDefault="006D317B">
      <w:r>
        <w:t>Service is not provided to handset UE configuration. Data rates not indicated in the table below are those which are not supported in Urban environment due to lack of propagation margin.</w:t>
      </w:r>
    </w:p>
    <w:tbl>
      <w:tblPr>
        <w:tblW w:w="0" w:type="auto"/>
        <w:jc w:val="center"/>
        <w:tblLayout w:type="fixed"/>
        <w:tblCellMar>
          <w:left w:w="30" w:type="dxa"/>
          <w:right w:w="30" w:type="dxa"/>
        </w:tblCellMar>
        <w:tblLook w:val="0000"/>
      </w:tblPr>
      <w:tblGrid>
        <w:gridCol w:w="1529"/>
        <w:gridCol w:w="1018"/>
        <w:gridCol w:w="1134"/>
        <w:gridCol w:w="992"/>
        <w:gridCol w:w="992"/>
      </w:tblGrid>
      <w:tr w:rsidR="006D317B">
        <w:tblPrEx>
          <w:tblCellMar>
            <w:top w:w="0" w:type="dxa"/>
            <w:bottom w:w="0" w:type="dxa"/>
          </w:tblCellMar>
        </w:tblPrEx>
        <w:trPr>
          <w:jc w:val="center"/>
        </w:trPr>
        <w:tc>
          <w:tcPr>
            <w:tcW w:w="155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101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134"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w:t>
            </w:r>
          </w:p>
          <w:p w:rsidR="006D317B" w:rsidRDefault="006D317B">
            <w:pPr>
              <w:spacing w:after="0"/>
              <w:jc w:val="center"/>
              <w:rPr>
                <w:b/>
                <w:snapToGrid w:val="0"/>
                <w:color w:val="000000"/>
              </w:rPr>
            </w:pPr>
            <w:r>
              <w:rPr>
                <w:b/>
                <w:snapToGrid w:val="0"/>
                <w:color w:val="000000"/>
              </w:rPr>
              <w:t>carrier</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01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134"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lang w:val="nl-NL"/>
              </w:rPr>
            </w:pPr>
            <w:r>
              <w:rPr>
                <w:b/>
                <w:snapToGrid w:val="0"/>
                <w:color w:val="000000"/>
                <w:lang w:val="nl-NL"/>
              </w:rPr>
              <w:t>dB</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nl-NL"/>
              </w:rPr>
            </w:pPr>
            <w:r>
              <w:rPr>
                <w:b/>
                <w:snapToGrid w:val="0"/>
                <w:color w:val="0000FF"/>
                <w:lang w:val="nl-NL"/>
              </w:rPr>
              <w:t>Handset</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nl-NL"/>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nl-NL"/>
              </w:rPr>
            </w:pPr>
            <w:r>
              <w:rPr>
                <w:b/>
                <w:snapToGrid w:val="0"/>
                <w:lang w:val="nl-NL"/>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50,4</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42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0,0108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7,72%</w:t>
            </w:r>
          </w:p>
        </w:tc>
      </w:tr>
      <w:tr w:rsidR="006D317B">
        <w:tblPrEx>
          <w:tblCellMar>
            <w:top w:w="0" w:type="dxa"/>
            <w:bottom w:w="0" w:type="dxa"/>
          </w:tblCellMar>
        </w:tblPrEx>
        <w:trPr>
          <w:trHeight w:val="310"/>
          <w:jc w:val="center"/>
        </w:trPr>
        <w:tc>
          <w:tcPr>
            <w:tcW w:w="1559" w:type="dxa"/>
            <w:tcBorders>
              <w:left w:val="single" w:sz="6" w:space="0" w:color="auto"/>
              <w:bottom w:val="single" w:sz="4"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11,875</w:t>
            </w:r>
          </w:p>
        </w:tc>
        <w:tc>
          <w:tcPr>
            <w:tcW w:w="1134"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5</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0,0013</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22,41%</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166,8</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139</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0,0356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7,74%</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470,3</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198</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0,0502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22,35%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329,4</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0,0352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18,71%</w:t>
            </w:r>
          </w:p>
        </w:tc>
      </w:tr>
      <w:tr w:rsidR="006D317B">
        <w:tblPrEx>
          <w:tblCellMar>
            <w:top w:w="0" w:type="dxa"/>
            <w:bottom w:w="0" w:type="dxa"/>
          </w:tblCellMar>
        </w:tblPrEx>
        <w:trPr>
          <w:trHeight w:val="310"/>
          <w:jc w:val="center"/>
        </w:trPr>
        <w:tc>
          <w:tcPr>
            <w:tcW w:w="1559" w:type="dxa"/>
            <w:tcBorders>
              <w:lef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512,0</w:t>
            </w:r>
          </w:p>
        </w:tc>
        <w:tc>
          <w:tcPr>
            <w:tcW w:w="1134"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8</w:t>
            </w:r>
          </w:p>
        </w:tc>
        <w:tc>
          <w:tcPr>
            <w:tcW w:w="992"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0,1093</w:t>
            </w:r>
          </w:p>
        </w:tc>
        <w:tc>
          <w:tcPr>
            <w:tcW w:w="992" w:type="dxa"/>
            <w:tcBorders>
              <w:left w:val="nil"/>
              <w:right w:val="single" w:sz="4" w:space="0" w:color="auto"/>
            </w:tcBorders>
          </w:tcPr>
          <w:p w:rsidR="006D317B" w:rsidRDefault="006D317B">
            <w:pPr>
              <w:spacing w:after="0"/>
              <w:jc w:val="center"/>
              <w:rPr>
                <w:snapToGrid w:val="0"/>
                <w:color w:val="000000"/>
                <w:lang w:val="fr-FR"/>
              </w:rPr>
            </w:pPr>
            <w:r>
              <w:rPr>
                <w:snapToGrid w:val="0"/>
                <w:color w:val="000000"/>
                <w:lang w:val="fr-FR"/>
              </w:rPr>
              <w:t>36,12%</w:t>
            </w:r>
          </w:p>
        </w:tc>
      </w:tr>
      <w:tr w:rsidR="006D317B">
        <w:tblPrEx>
          <w:tblCellMar>
            <w:top w:w="0" w:type="dxa"/>
            <w:bottom w:w="0" w:type="dxa"/>
          </w:tblCellMar>
        </w:tblPrEx>
        <w:trPr>
          <w:trHeight w:val="310"/>
          <w:jc w:val="center"/>
        </w:trPr>
        <w:tc>
          <w:tcPr>
            <w:tcW w:w="1559" w:type="dxa"/>
            <w:tcBorders>
              <w:lef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4" w:space="0" w:color="auto"/>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432,0</w:t>
            </w:r>
          </w:p>
        </w:tc>
        <w:tc>
          <w:tcPr>
            <w:tcW w:w="1134"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3</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0,0922</w:t>
            </w:r>
          </w:p>
        </w:tc>
        <w:tc>
          <w:tcPr>
            <w:tcW w:w="992" w:type="dxa"/>
            <w:tcBorders>
              <w:left w:val="nil"/>
              <w:bottom w:val="single" w:sz="4" w:space="0" w:color="auto"/>
              <w:right w:val="single" w:sz="4" w:space="0" w:color="auto"/>
            </w:tcBorders>
          </w:tcPr>
          <w:p w:rsidR="006D317B" w:rsidRDefault="006D317B">
            <w:pPr>
              <w:spacing w:after="0"/>
              <w:jc w:val="center"/>
              <w:rPr>
                <w:snapToGrid w:val="0"/>
                <w:color w:val="000000"/>
                <w:lang w:val="fr-FR"/>
              </w:rPr>
            </w:pPr>
            <w:r>
              <w:rPr>
                <w:snapToGrid w:val="0"/>
                <w:color w:val="000000"/>
                <w:lang w:val="fr-FR"/>
              </w:rPr>
              <w:t>47,38%</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Vehicular</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174,0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145</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0,0371</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7,68%</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503,5</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212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0,0537</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22,35%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414,8</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0,0443</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18,72%</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960,0</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0,2049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36,15%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144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1 296,0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9</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0,2766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42,87%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384 kbps</w:t>
            </w:r>
          </w:p>
        </w:tc>
        <w:tc>
          <w:tcPr>
            <w:tcW w:w="1018"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1 152,0</w:t>
            </w:r>
          </w:p>
        </w:tc>
        <w:tc>
          <w:tcPr>
            <w:tcW w:w="1134"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3</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0,2459</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41,01%</w:t>
            </w:r>
          </w:p>
        </w:tc>
      </w:tr>
      <w:tr w:rsidR="006D317B">
        <w:tblPrEx>
          <w:tblCellMar>
            <w:top w:w="0" w:type="dxa"/>
            <w:bottom w:w="0" w:type="dxa"/>
          </w:tblCellMar>
        </w:tblPrEx>
        <w:trPr>
          <w:trHeight w:val="310"/>
          <w:jc w:val="center"/>
        </w:trPr>
        <w:tc>
          <w:tcPr>
            <w:tcW w:w="1559"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Transportable</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175,2</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146</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0,0374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7,69%</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4.75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508,3</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214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0,0542</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lang w:val="fr-FR"/>
              </w:rPr>
            </w:pPr>
            <w:r>
              <w:rPr>
                <w:snapToGrid w:val="0"/>
                <w:color w:val="000000"/>
                <w:lang w:val="fr-FR"/>
              </w:rPr>
              <w:t>22,40%</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12.2 kbps</w:t>
            </w:r>
          </w:p>
        </w:tc>
        <w:tc>
          <w:tcPr>
            <w:tcW w:w="1018"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420,9</w:t>
            </w:r>
          </w:p>
        </w:tc>
        <w:tc>
          <w:tcPr>
            <w:tcW w:w="1134"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0,0449</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18,57%</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lang w:val="fr-FR"/>
              </w:rPr>
            </w:pPr>
            <w:r>
              <w:rPr>
                <w:b/>
                <w:snapToGrid w:val="0"/>
                <w:lang w:val="fr-FR"/>
              </w:rPr>
              <w:t>64 kbps</w:t>
            </w:r>
          </w:p>
        </w:tc>
        <w:tc>
          <w:tcPr>
            <w:tcW w:w="101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1 024,0</w:t>
            </w:r>
          </w:p>
        </w:tc>
        <w:tc>
          <w:tcPr>
            <w:tcW w:w="1134"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0,2186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36,65%</w:t>
            </w:r>
          </w:p>
        </w:tc>
      </w:tr>
      <w:tr w:rsidR="006D317B">
        <w:tblPrEx>
          <w:tblCellMar>
            <w:top w:w="0" w:type="dxa"/>
            <w:bottom w:w="0" w:type="dxa"/>
          </w:tblCellMar>
        </w:tblPrEx>
        <w:trPr>
          <w:trHeight w:val="310"/>
          <w:jc w:val="center"/>
        </w:trPr>
        <w:tc>
          <w:tcPr>
            <w:tcW w:w="1559" w:type="dxa"/>
            <w:tcBorders>
              <w:left w:val="single" w:sz="6" w:space="0" w:color="auto"/>
              <w:right w:val="single" w:sz="6" w:space="0" w:color="auto"/>
            </w:tcBorders>
          </w:tcPr>
          <w:p w:rsidR="006D317B" w:rsidRDefault="006D317B">
            <w:pPr>
              <w:spacing w:after="0"/>
              <w:ind w:left="319"/>
              <w:rPr>
                <w:b/>
                <w:snapToGrid w:val="0"/>
              </w:rPr>
            </w:pPr>
            <w:r>
              <w:rPr>
                <w:b/>
                <w:snapToGrid w:val="0"/>
              </w:rPr>
              <w:t>144 kbps</w:t>
            </w:r>
          </w:p>
        </w:tc>
        <w:tc>
          <w:tcPr>
            <w:tcW w:w="1018"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1 440,0</w:t>
            </w:r>
          </w:p>
        </w:tc>
        <w:tc>
          <w:tcPr>
            <w:tcW w:w="1134"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10</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0,3074</w:t>
            </w:r>
          </w:p>
        </w:tc>
        <w:tc>
          <w:tcPr>
            <w:tcW w:w="992" w:type="dxa"/>
            <w:tcBorders>
              <w:left w:val="single" w:sz="6"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43,85%</w:t>
            </w:r>
          </w:p>
        </w:tc>
      </w:tr>
      <w:tr w:rsidR="006D317B">
        <w:tblPrEx>
          <w:tblCellMar>
            <w:top w:w="0" w:type="dxa"/>
            <w:bottom w:w="0" w:type="dxa"/>
          </w:tblCellMar>
        </w:tblPrEx>
        <w:trPr>
          <w:trHeight w:val="310"/>
          <w:jc w:val="center"/>
        </w:trPr>
        <w:tc>
          <w:tcPr>
            <w:tcW w:w="1559" w:type="dxa"/>
            <w:tcBorders>
              <w:left w:val="single" w:sz="6" w:space="0" w:color="auto"/>
              <w:bottom w:val="single" w:sz="6" w:space="0" w:color="auto"/>
              <w:right w:val="single" w:sz="6" w:space="0" w:color="auto"/>
            </w:tcBorders>
          </w:tcPr>
          <w:p w:rsidR="006D317B" w:rsidRDefault="006D317B">
            <w:pPr>
              <w:spacing w:after="0"/>
              <w:ind w:left="319"/>
              <w:rPr>
                <w:b/>
                <w:snapToGrid w:val="0"/>
              </w:rPr>
            </w:pPr>
            <w:r>
              <w:rPr>
                <w:b/>
                <w:snapToGrid w:val="0"/>
              </w:rPr>
              <w:t>384 kbps</w:t>
            </w:r>
          </w:p>
        </w:tc>
        <w:tc>
          <w:tcPr>
            <w:tcW w:w="1018"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1 536,0</w:t>
            </w:r>
          </w:p>
        </w:tc>
        <w:tc>
          <w:tcPr>
            <w:tcW w:w="1134"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4</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0,3279</w:t>
            </w:r>
          </w:p>
        </w:tc>
        <w:tc>
          <w:tcPr>
            <w:tcW w:w="992" w:type="dxa"/>
            <w:tcBorders>
              <w:left w:val="single" w:sz="6" w:space="0" w:color="auto"/>
              <w:bottom w:val="single" w:sz="4" w:space="0" w:color="auto"/>
              <w:right w:val="single" w:sz="6" w:space="0" w:color="auto"/>
            </w:tcBorders>
            <w:shd w:val="clear" w:color="auto" w:fill="FFFFFF"/>
          </w:tcPr>
          <w:p w:rsidR="006D317B" w:rsidRDefault="006D317B">
            <w:pPr>
              <w:spacing w:after="0"/>
              <w:jc w:val="center"/>
              <w:rPr>
                <w:snapToGrid w:val="0"/>
                <w:color w:val="000000"/>
              </w:rPr>
            </w:pPr>
            <w:r>
              <w:rPr>
                <w:snapToGrid w:val="0"/>
                <w:color w:val="000000"/>
              </w:rPr>
              <w:t>43,63%</w:t>
            </w:r>
          </w:p>
        </w:tc>
      </w:tr>
    </w:tbl>
    <w:p w:rsidR="006D317B" w:rsidRDefault="006D317B">
      <w:pPr>
        <w:pStyle w:val="Caption"/>
      </w:pPr>
      <w:r>
        <w:t xml:space="preserve">Table </w:t>
      </w:r>
      <w:fldSimple w:instr=" STYLEREF 1 \s ">
        <w:r>
          <w:rPr>
            <w:noProof/>
          </w:rPr>
          <w:t>7</w:t>
        </w:r>
      </w:fldSimple>
      <w:r>
        <w:noBreakHyphen/>
      </w:r>
      <w:fldSimple w:instr=" SEQ Table \* ARABIC \s 1 ">
        <w:r>
          <w:rPr>
            <w:noProof/>
          </w:rPr>
          <w:t>20</w:t>
        </w:r>
      </w:fldSimple>
      <w:r>
        <w:t xml:space="preserve"> –System capacity; Urban LOS environment;  30° elevation; Uplink</w:t>
      </w:r>
    </w:p>
    <w:p w:rsidR="006D317B" w:rsidRDefault="006D317B">
      <w:pPr>
        <w:pStyle w:val="Heading3"/>
        <w:tabs>
          <w:tab w:val="clear" w:pos="2160"/>
        </w:tabs>
      </w:pPr>
      <w:bookmarkStart w:id="671" w:name="_Hlt58385988"/>
      <w:bookmarkStart w:id="672" w:name="_Toc72569484"/>
      <w:bookmarkEnd w:id="671"/>
      <w:r>
        <w:t>Combined satellite and IMR environment</w:t>
      </w:r>
      <w:bookmarkEnd w:id="672"/>
      <w:r>
        <w:t xml:space="preserve"> </w:t>
      </w:r>
    </w:p>
    <w:p w:rsidR="006D317B" w:rsidRDefault="006D317B">
      <w:r>
        <w:t>System capacity is foreseen to be similar to 3GPP terrestrial capacity.</w:t>
      </w:r>
      <w:bookmarkStart w:id="673" w:name="_Hlt58394395"/>
      <w:bookmarkEnd w:id="673"/>
      <w:r>
        <w:t xml:space="preserve"> To be checked.</w:t>
      </w:r>
    </w:p>
    <w:p w:rsidR="006D317B" w:rsidRDefault="006D317B">
      <w:bookmarkStart w:id="674" w:name="_Hlt58386143"/>
      <w:bookmarkEnd w:id="674"/>
      <w:r>
        <w:br w:type="page"/>
      </w: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Heading1"/>
      </w:pPr>
      <w:bookmarkStart w:id="675" w:name="_Toc72569485"/>
      <w:r>
        <w:t>Technology design constraints</w:t>
      </w:r>
      <w:bookmarkEnd w:id="675"/>
    </w:p>
    <w:p w:rsidR="006D317B" w:rsidRDefault="006D317B">
      <w:pPr>
        <w:pStyle w:val="Heading2"/>
        <w:tabs>
          <w:tab w:val="clear" w:pos="1440"/>
        </w:tabs>
      </w:pPr>
      <w:bookmarkStart w:id="676" w:name="_Toc23663467"/>
      <w:bookmarkStart w:id="677" w:name="_Toc72569486"/>
      <w:r>
        <w:t>Doppler frequency shift</w:t>
      </w:r>
      <w:bookmarkEnd w:id="676"/>
      <w:bookmarkEnd w:id="677"/>
    </w:p>
    <w:p w:rsidR="006D317B" w:rsidRDefault="006D317B">
      <w:pPr>
        <w:pStyle w:val="Heading3"/>
        <w:tabs>
          <w:tab w:val="clear" w:pos="2160"/>
        </w:tabs>
      </w:pPr>
      <w:bookmarkStart w:id="678" w:name="_Toc23663468"/>
      <w:bookmarkStart w:id="679" w:name="_Toc72569487"/>
      <w:r>
        <w:t>Doppler shift due to satellite movement</w:t>
      </w:r>
      <w:bookmarkEnd w:id="678"/>
      <w:bookmarkEnd w:id="679"/>
    </w:p>
    <w:p w:rsidR="006D317B" w:rsidRDefault="006D317B">
      <w:r>
        <w:t>Considering the GEO satellite configuration case and a speed of 3m/s for the movement of the satellite, which correspond to a stabilisation of the North-South inclination of about 0.07° and cos(</w:t>
      </w:r>
      <w:r>
        <w:sym w:font="Symbol" w:char="F061"/>
      </w:r>
      <w:r>
        <w:t>)=1, the maximum Doppler frequency shift is calculated at upper limit of each MSS frequency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977"/>
        <w:gridCol w:w="1347"/>
        <w:gridCol w:w="1418"/>
      </w:tblGrid>
      <w:tr w:rsidR="006D317B">
        <w:tblPrEx>
          <w:tblCellMar>
            <w:top w:w="0" w:type="dxa"/>
            <w:bottom w:w="0" w:type="dxa"/>
          </w:tblCellMar>
        </w:tblPrEx>
        <w:trPr>
          <w:jc w:val="center"/>
        </w:trPr>
        <w:tc>
          <w:tcPr>
            <w:tcW w:w="3047" w:type="dxa"/>
          </w:tcPr>
          <w:p w:rsidR="006D317B" w:rsidRDefault="006D317B">
            <w:pPr>
              <w:pStyle w:val="Tableau"/>
              <w:spacing w:before="0" w:after="0"/>
            </w:pPr>
          </w:p>
        </w:tc>
        <w:tc>
          <w:tcPr>
            <w:tcW w:w="2765" w:type="dxa"/>
            <w:gridSpan w:val="2"/>
          </w:tcPr>
          <w:p w:rsidR="006D317B" w:rsidRDefault="006D317B">
            <w:pPr>
              <w:pStyle w:val="Tableau"/>
              <w:spacing w:before="0" w:after="0"/>
              <w:jc w:val="center"/>
            </w:pPr>
            <w:r>
              <w:t>Core Band</w:t>
            </w:r>
          </w:p>
        </w:tc>
      </w:tr>
      <w:tr w:rsidR="006D317B">
        <w:tblPrEx>
          <w:tblCellMar>
            <w:top w:w="0" w:type="dxa"/>
            <w:bottom w:w="0" w:type="dxa"/>
          </w:tblCellMar>
        </w:tblPrEx>
        <w:trPr>
          <w:jc w:val="center"/>
        </w:trPr>
        <w:tc>
          <w:tcPr>
            <w:tcW w:w="3047" w:type="dxa"/>
          </w:tcPr>
          <w:p w:rsidR="006D317B" w:rsidRDefault="006D317B">
            <w:pPr>
              <w:pStyle w:val="Tableau"/>
              <w:spacing w:before="0" w:after="0"/>
            </w:pPr>
            <w:r>
              <w:t>Frequency band</w:t>
            </w:r>
          </w:p>
        </w:tc>
        <w:tc>
          <w:tcPr>
            <w:tcW w:w="1347" w:type="dxa"/>
          </w:tcPr>
          <w:p w:rsidR="006D317B" w:rsidRDefault="006D317B">
            <w:pPr>
              <w:pStyle w:val="Tableau"/>
              <w:spacing w:before="0" w:after="0"/>
              <w:jc w:val="center"/>
            </w:pPr>
            <w:r>
              <w:t>MSS uplink</w:t>
            </w:r>
          </w:p>
        </w:tc>
        <w:tc>
          <w:tcPr>
            <w:tcW w:w="1418" w:type="dxa"/>
          </w:tcPr>
          <w:p w:rsidR="006D317B" w:rsidRDefault="006D317B">
            <w:pPr>
              <w:pStyle w:val="Tableau"/>
              <w:spacing w:before="0" w:after="0"/>
              <w:jc w:val="center"/>
            </w:pPr>
            <w:r>
              <w:t>MSS downlink</w:t>
            </w:r>
          </w:p>
        </w:tc>
      </w:tr>
      <w:tr w:rsidR="006D317B">
        <w:tblPrEx>
          <w:tblCellMar>
            <w:top w:w="0" w:type="dxa"/>
            <w:bottom w:w="0" w:type="dxa"/>
          </w:tblCellMar>
        </w:tblPrEx>
        <w:trPr>
          <w:jc w:val="center"/>
        </w:trPr>
        <w:tc>
          <w:tcPr>
            <w:tcW w:w="3047" w:type="dxa"/>
          </w:tcPr>
          <w:p w:rsidR="006D317B" w:rsidRDefault="006D317B">
            <w:pPr>
              <w:pStyle w:val="Tableau"/>
              <w:spacing w:before="0" w:after="0"/>
            </w:pPr>
            <w:r>
              <w:t>Maximum Doppler frequency shift</w:t>
            </w:r>
          </w:p>
        </w:tc>
        <w:tc>
          <w:tcPr>
            <w:tcW w:w="1347" w:type="dxa"/>
          </w:tcPr>
          <w:p w:rsidR="006D317B" w:rsidRDefault="006D317B">
            <w:pPr>
              <w:pStyle w:val="Tableau"/>
              <w:spacing w:before="0" w:after="0"/>
              <w:jc w:val="center"/>
            </w:pPr>
            <w:r>
              <w:t>22 Hz</w:t>
            </w:r>
          </w:p>
        </w:tc>
        <w:tc>
          <w:tcPr>
            <w:tcW w:w="1418" w:type="dxa"/>
          </w:tcPr>
          <w:p w:rsidR="006D317B" w:rsidRDefault="006D317B">
            <w:pPr>
              <w:pStyle w:val="Tableau"/>
              <w:spacing w:before="0" w:after="0"/>
              <w:jc w:val="center"/>
            </w:pPr>
            <w:r>
              <w:t>20.1 Hz</w:t>
            </w:r>
          </w:p>
        </w:tc>
      </w:tr>
    </w:tbl>
    <w:p w:rsidR="006D317B" w:rsidRDefault="006D317B">
      <w:pPr>
        <w:pStyle w:val="Caption"/>
      </w:pPr>
      <w:r>
        <w:t xml:space="preserve">Table </w:t>
      </w:r>
      <w:fldSimple w:instr=" STYLEREF 1 \s ">
        <w:r>
          <w:rPr>
            <w:noProof/>
          </w:rPr>
          <w:t>8</w:t>
        </w:r>
      </w:fldSimple>
      <w:r>
        <w:noBreakHyphen/>
      </w:r>
      <w:fldSimple w:instr=" SEQ Table \* ARABIC \s 1 ">
        <w:r>
          <w:rPr>
            <w:noProof/>
          </w:rPr>
          <w:t>1</w:t>
        </w:r>
      </w:fldSimple>
      <w:r>
        <w:t xml:space="preserve"> – Maximum Doppler frequency shift due to satellite movement (GEO case)</w:t>
      </w:r>
    </w:p>
    <w:p w:rsidR="006D317B" w:rsidRDefault="006D317B">
      <w:r>
        <w:t xml:space="preserve">The Doppler frequency shift due to the GEO satellite movement is negligible to be compared to the one due to UE movement (see next paragraph). Thus it can easily be compensated with standard 3GPP chipsets. </w:t>
      </w:r>
    </w:p>
    <w:p w:rsidR="006D317B" w:rsidRDefault="006D317B">
      <w:pPr>
        <w:pStyle w:val="Heading3"/>
        <w:tabs>
          <w:tab w:val="clear" w:pos="2160"/>
        </w:tabs>
      </w:pPr>
      <w:bookmarkStart w:id="680" w:name="_Toc23663469"/>
      <w:bookmarkStart w:id="681" w:name="_Toc72569488"/>
      <w:r>
        <w:t>Doppler shift due to UE movement</w:t>
      </w:r>
      <w:bookmarkEnd w:id="680"/>
      <w:bookmarkEnd w:id="681"/>
    </w:p>
    <w:p w:rsidR="006D317B" w:rsidRDefault="006D317B">
      <w:r>
        <w:t>Depending on the maximum UE speed, the maximum Doppler frequency shift is as follows (at upper limit of each MSS frequency band) :</w:t>
      </w:r>
      <w:bookmarkStart w:id="682" w:name="_Hlt72569282"/>
      <w:bookmarkEnd w:id="6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977"/>
        <w:gridCol w:w="1347"/>
        <w:gridCol w:w="1418"/>
      </w:tblGrid>
      <w:tr w:rsidR="006D317B">
        <w:tblPrEx>
          <w:tblCellMar>
            <w:top w:w="0" w:type="dxa"/>
            <w:bottom w:w="0" w:type="dxa"/>
          </w:tblCellMar>
        </w:tblPrEx>
        <w:trPr>
          <w:jc w:val="center"/>
        </w:trPr>
        <w:tc>
          <w:tcPr>
            <w:tcW w:w="3047" w:type="dxa"/>
          </w:tcPr>
          <w:p w:rsidR="006D317B" w:rsidRDefault="006D317B">
            <w:pPr>
              <w:pStyle w:val="Tableau"/>
              <w:spacing w:before="0" w:after="0"/>
            </w:pPr>
          </w:p>
        </w:tc>
        <w:tc>
          <w:tcPr>
            <w:tcW w:w="2765" w:type="dxa"/>
            <w:gridSpan w:val="2"/>
          </w:tcPr>
          <w:p w:rsidR="006D317B" w:rsidRDefault="006D317B">
            <w:pPr>
              <w:pStyle w:val="Tableau"/>
              <w:spacing w:before="0" w:after="0"/>
              <w:jc w:val="center"/>
            </w:pPr>
            <w:r>
              <w:t>Core Band</w:t>
            </w:r>
          </w:p>
        </w:tc>
      </w:tr>
      <w:tr w:rsidR="006D317B">
        <w:tblPrEx>
          <w:tblCellMar>
            <w:top w:w="0" w:type="dxa"/>
            <w:bottom w:w="0" w:type="dxa"/>
          </w:tblCellMar>
        </w:tblPrEx>
        <w:trPr>
          <w:jc w:val="center"/>
        </w:trPr>
        <w:tc>
          <w:tcPr>
            <w:tcW w:w="3047" w:type="dxa"/>
          </w:tcPr>
          <w:p w:rsidR="006D317B" w:rsidRDefault="006D317B">
            <w:pPr>
              <w:pStyle w:val="Tableau"/>
              <w:spacing w:before="0" w:after="0"/>
            </w:pPr>
            <w:r>
              <w:t>Frequency band</w:t>
            </w:r>
          </w:p>
        </w:tc>
        <w:tc>
          <w:tcPr>
            <w:tcW w:w="1347" w:type="dxa"/>
          </w:tcPr>
          <w:p w:rsidR="006D317B" w:rsidRDefault="006D317B">
            <w:pPr>
              <w:pStyle w:val="Tableau"/>
              <w:spacing w:before="0" w:after="0"/>
              <w:jc w:val="center"/>
            </w:pPr>
            <w:r>
              <w:t>MSS uplink</w:t>
            </w:r>
          </w:p>
        </w:tc>
        <w:tc>
          <w:tcPr>
            <w:tcW w:w="1418" w:type="dxa"/>
          </w:tcPr>
          <w:p w:rsidR="006D317B" w:rsidRDefault="006D317B">
            <w:pPr>
              <w:pStyle w:val="Tableau"/>
              <w:spacing w:before="0" w:after="0"/>
              <w:jc w:val="center"/>
            </w:pPr>
            <w:r>
              <w:t>MSS downlink</w:t>
            </w:r>
          </w:p>
        </w:tc>
      </w:tr>
      <w:tr w:rsidR="006D317B">
        <w:tblPrEx>
          <w:tblCellMar>
            <w:top w:w="0" w:type="dxa"/>
            <w:bottom w:w="0" w:type="dxa"/>
          </w:tblCellMar>
        </w:tblPrEx>
        <w:trPr>
          <w:jc w:val="center"/>
        </w:trPr>
        <w:tc>
          <w:tcPr>
            <w:tcW w:w="3047" w:type="dxa"/>
          </w:tcPr>
          <w:p w:rsidR="006D317B" w:rsidRDefault="006D317B">
            <w:pPr>
              <w:pStyle w:val="Tableau"/>
              <w:spacing w:before="0" w:after="0"/>
            </w:pPr>
            <w:r>
              <w:t xml:space="preserve">Maximum Doppler frequency shift </w:t>
            </w:r>
          </w:p>
          <w:p w:rsidR="006D317B" w:rsidRDefault="006D317B">
            <w:pPr>
              <w:pStyle w:val="Tableau"/>
              <w:spacing w:before="0" w:after="0"/>
            </w:pPr>
            <w:r>
              <w:t xml:space="preserve">    5000 km/h (aeronautical future)</w:t>
            </w:r>
          </w:p>
          <w:p w:rsidR="006D317B" w:rsidRDefault="006D317B">
            <w:pPr>
              <w:pStyle w:val="Tableau"/>
              <w:spacing w:before="0" w:after="0"/>
            </w:pPr>
            <w:r>
              <w:t xml:space="preserve">    1000 km/h (aeronautical)</w:t>
            </w:r>
          </w:p>
          <w:p w:rsidR="006D317B" w:rsidRDefault="006D317B">
            <w:pPr>
              <w:pStyle w:val="Tableau"/>
              <w:spacing w:before="0" w:after="0"/>
            </w:pPr>
            <w:r>
              <w:t xml:space="preserve">    500 km/h</w:t>
            </w:r>
          </w:p>
          <w:p w:rsidR="006D317B" w:rsidRDefault="006D317B">
            <w:pPr>
              <w:pStyle w:val="Tableau"/>
              <w:spacing w:before="0" w:after="0"/>
              <w:rPr>
                <w:lang w:val="de-DE"/>
              </w:rPr>
            </w:pPr>
            <w:r>
              <w:t xml:space="preserve">    </w:t>
            </w:r>
            <w:r>
              <w:rPr>
                <w:lang w:val="de-DE"/>
              </w:rPr>
              <w:t>120 km/h</w:t>
            </w:r>
          </w:p>
          <w:p w:rsidR="006D317B" w:rsidRDefault="006D317B">
            <w:pPr>
              <w:pStyle w:val="Tableau"/>
              <w:spacing w:before="0" w:after="0"/>
              <w:rPr>
                <w:lang w:val="de-DE"/>
              </w:rPr>
            </w:pPr>
            <w:r>
              <w:rPr>
                <w:lang w:val="de-DE"/>
              </w:rPr>
              <w:t xml:space="preserve">    3 km/h</w:t>
            </w:r>
          </w:p>
        </w:tc>
        <w:tc>
          <w:tcPr>
            <w:tcW w:w="1347" w:type="dxa"/>
          </w:tcPr>
          <w:p w:rsidR="006D317B" w:rsidRDefault="006D317B">
            <w:pPr>
              <w:pStyle w:val="Tableau"/>
              <w:spacing w:before="0" w:after="0"/>
              <w:jc w:val="center"/>
              <w:rPr>
                <w:lang w:val="de-DE"/>
              </w:rPr>
            </w:pPr>
          </w:p>
          <w:p w:rsidR="006D317B" w:rsidRDefault="006D317B">
            <w:pPr>
              <w:pStyle w:val="Tableau"/>
              <w:spacing w:before="0" w:after="0"/>
              <w:jc w:val="center"/>
              <w:rPr>
                <w:lang w:val="de-DE"/>
              </w:rPr>
            </w:pPr>
            <w:r>
              <w:rPr>
                <w:lang w:val="de-DE"/>
              </w:rPr>
              <w:t>10 185 Hz</w:t>
            </w:r>
          </w:p>
          <w:p w:rsidR="006D317B" w:rsidRDefault="006D317B">
            <w:pPr>
              <w:pStyle w:val="Tableau"/>
              <w:spacing w:before="0" w:after="0"/>
              <w:jc w:val="center"/>
              <w:rPr>
                <w:lang w:val="de-DE"/>
              </w:rPr>
            </w:pPr>
            <w:r>
              <w:rPr>
                <w:lang w:val="de-DE"/>
              </w:rPr>
              <w:t>2 036 Hz</w:t>
            </w:r>
          </w:p>
          <w:p w:rsidR="006D317B" w:rsidRDefault="006D317B">
            <w:pPr>
              <w:pStyle w:val="Tableau"/>
              <w:spacing w:before="0" w:after="0"/>
              <w:jc w:val="center"/>
              <w:rPr>
                <w:lang w:val="de-DE"/>
              </w:rPr>
            </w:pPr>
            <w:r>
              <w:rPr>
                <w:lang w:val="de-DE"/>
              </w:rPr>
              <w:t>1 018 Hz</w:t>
            </w:r>
          </w:p>
          <w:p w:rsidR="006D317B" w:rsidRDefault="006D317B">
            <w:pPr>
              <w:pStyle w:val="Tableau"/>
              <w:spacing w:before="0" w:after="0"/>
              <w:jc w:val="center"/>
              <w:rPr>
                <w:lang w:val="de-DE"/>
              </w:rPr>
            </w:pPr>
            <w:r>
              <w:rPr>
                <w:lang w:val="de-DE"/>
              </w:rPr>
              <w:t>244 Hz</w:t>
            </w:r>
          </w:p>
          <w:p w:rsidR="006D317B" w:rsidRDefault="006D317B">
            <w:pPr>
              <w:pStyle w:val="Tableau"/>
              <w:spacing w:before="0" w:after="0"/>
              <w:jc w:val="center"/>
              <w:rPr>
                <w:lang w:val="de-DE"/>
              </w:rPr>
            </w:pPr>
            <w:r>
              <w:rPr>
                <w:lang w:val="de-DE"/>
              </w:rPr>
              <w:t>6 Hz</w:t>
            </w:r>
          </w:p>
        </w:tc>
        <w:tc>
          <w:tcPr>
            <w:tcW w:w="1418" w:type="dxa"/>
          </w:tcPr>
          <w:p w:rsidR="006D317B" w:rsidRDefault="006D317B">
            <w:pPr>
              <w:pStyle w:val="Tableau"/>
              <w:spacing w:before="0" w:after="0"/>
              <w:jc w:val="center"/>
              <w:rPr>
                <w:lang w:val="de-DE"/>
              </w:rPr>
            </w:pPr>
          </w:p>
          <w:p w:rsidR="006D317B" w:rsidRDefault="006D317B">
            <w:pPr>
              <w:pStyle w:val="Tableau"/>
              <w:spacing w:before="0" w:after="0"/>
              <w:jc w:val="center"/>
              <w:rPr>
                <w:lang w:val="de-DE"/>
              </w:rPr>
            </w:pPr>
            <w:r>
              <w:rPr>
                <w:lang w:val="de-DE"/>
              </w:rPr>
              <w:t>9 320 Hz</w:t>
            </w:r>
          </w:p>
          <w:p w:rsidR="006D317B" w:rsidRDefault="006D317B">
            <w:pPr>
              <w:pStyle w:val="Tableau"/>
              <w:spacing w:before="0" w:after="0"/>
              <w:jc w:val="center"/>
              <w:rPr>
                <w:lang w:val="de-DE"/>
              </w:rPr>
            </w:pPr>
            <w:r>
              <w:rPr>
                <w:lang w:val="de-DE"/>
              </w:rPr>
              <w:t>1 864 Hz</w:t>
            </w:r>
          </w:p>
          <w:p w:rsidR="006D317B" w:rsidRDefault="006D317B">
            <w:pPr>
              <w:pStyle w:val="Tableau"/>
              <w:spacing w:before="0" w:after="0"/>
              <w:jc w:val="center"/>
              <w:rPr>
                <w:lang w:val="de-DE"/>
              </w:rPr>
            </w:pPr>
            <w:r>
              <w:rPr>
                <w:lang w:val="de-DE"/>
              </w:rPr>
              <w:t>930 Hz</w:t>
            </w:r>
          </w:p>
          <w:p w:rsidR="006D317B" w:rsidRDefault="006D317B">
            <w:pPr>
              <w:pStyle w:val="Tableau"/>
              <w:spacing w:before="0" w:after="0"/>
              <w:jc w:val="center"/>
            </w:pPr>
            <w:r>
              <w:t>223 Hz</w:t>
            </w:r>
          </w:p>
          <w:p w:rsidR="006D317B" w:rsidRDefault="006D317B">
            <w:pPr>
              <w:pStyle w:val="Tableau"/>
              <w:spacing w:before="0" w:after="0"/>
              <w:jc w:val="center"/>
            </w:pPr>
            <w:r>
              <w:t>5.6 Hz</w:t>
            </w:r>
          </w:p>
        </w:tc>
      </w:tr>
    </w:tbl>
    <w:p w:rsidR="006D317B" w:rsidRDefault="006D317B">
      <w:pPr>
        <w:pStyle w:val="Caption"/>
      </w:pPr>
      <w:r>
        <w:t xml:space="preserve">Table </w:t>
      </w:r>
      <w:fldSimple w:instr=" STYLEREF 1 \s ">
        <w:r>
          <w:rPr>
            <w:noProof/>
          </w:rPr>
          <w:t>8</w:t>
        </w:r>
      </w:fldSimple>
      <w:r>
        <w:noBreakHyphen/>
      </w:r>
      <w:fldSimple w:instr=" SEQ Table \* ARABIC \s 1 ">
        <w:r>
          <w:rPr>
            <w:noProof/>
          </w:rPr>
          <w:t>2</w:t>
        </w:r>
      </w:fldSimple>
      <w:r>
        <w:t>– Maximum Doppler frequency shift due to UE movement</w:t>
      </w:r>
    </w:p>
    <w:p w:rsidR="006D317B" w:rsidRDefault="006D317B">
      <w:r>
        <w:t xml:space="preserve">The most constraining is aeronautical environment concerning Doppler frequency shift. This constraints may drive to add a Doppler compensation module to the UE and the gateway for use in aeronautical environment. </w:t>
      </w:r>
    </w:p>
    <w:p w:rsidR="006D317B" w:rsidRDefault="006D317B">
      <w:pPr>
        <w:pStyle w:val="Heading2"/>
        <w:tabs>
          <w:tab w:val="clear" w:pos="1440"/>
        </w:tabs>
      </w:pPr>
      <w:bookmarkStart w:id="683" w:name="_Toc72569489"/>
      <w:r>
        <w:t>Interoperability</w:t>
      </w:r>
      <w:bookmarkEnd w:id="683"/>
    </w:p>
    <w:p w:rsidR="006D317B" w:rsidRDefault="006D317B">
      <w:pPr>
        <w:pStyle w:val="Heading3"/>
        <w:tabs>
          <w:tab w:val="clear" w:pos="2160"/>
        </w:tabs>
      </w:pPr>
      <w:bookmarkStart w:id="684" w:name="_Toc72569490"/>
      <w:r>
        <w:t>Dual mode UEs</w:t>
      </w:r>
      <w:bookmarkEnd w:id="684"/>
    </w:p>
    <w:p w:rsidR="006D317B" w:rsidRDefault="006D317B">
      <w:r>
        <w:t>To use W-CDMA UTRA FDD in the satellite environment means essential parameters are made common between satellite and terrestrial systems. Consequently, most of RF and base-band circuits in the UE can be shared by the two operation modes. The UE antenna is also shared by the two operation modes for the handset configuration. This allows for small and light-weight dual mode UEs.</w:t>
      </w:r>
    </w:p>
    <w:p w:rsidR="006D317B" w:rsidRDefault="006D317B">
      <w:r>
        <w:t>Dual mode UEs with 2</w:t>
      </w:r>
      <w:r>
        <w:rPr>
          <w:vertAlign w:val="superscript"/>
        </w:rPr>
        <w:t xml:space="preserve">nd </w:t>
      </w:r>
      <w:r>
        <w:t>generation systems, e.g. GSM or GMR and 2</w:t>
      </w:r>
      <w:r>
        <w:rPr>
          <w:vertAlign w:val="superscript"/>
        </w:rPr>
        <w:t xml:space="preserve">nd </w:t>
      </w:r>
      <w:r>
        <w:t>generation services are supported by the proposed RTT.</w:t>
      </w:r>
    </w:p>
    <w:p w:rsidR="006D317B" w:rsidRDefault="006D317B">
      <w:pPr>
        <w:pStyle w:val="Heading3"/>
        <w:tabs>
          <w:tab w:val="clear" w:pos="2160"/>
        </w:tabs>
        <w:spacing w:before="60" w:after="60"/>
      </w:pPr>
      <w:r>
        <w:br w:type="page"/>
      </w:r>
      <w:bookmarkStart w:id="685" w:name="_Toc72569491"/>
      <w:r>
        <w:t>Intermediate Module Repeaters</w:t>
      </w:r>
      <w:bookmarkEnd w:id="685"/>
    </w:p>
    <w:p w:rsidR="006D317B" w:rsidRDefault="006D317B">
      <w:r>
        <w:t>IMR implementation may be based on terrestrial Node B equipment. Co-location with terrestrial Node Bs is possible for system deployment integration.</w:t>
      </w:r>
    </w:p>
    <w:p w:rsidR="006D317B" w:rsidRDefault="006D317B">
      <w:pPr>
        <w:pStyle w:val="Heading3"/>
        <w:tabs>
          <w:tab w:val="clear" w:pos="2160"/>
        </w:tabs>
        <w:spacing w:before="60" w:after="60"/>
      </w:pPr>
      <w:bookmarkStart w:id="686" w:name="_Toc72569492"/>
      <w:r>
        <w:t>Inter-system handover</w:t>
      </w:r>
      <w:bookmarkEnd w:id="686"/>
    </w:p>
    <w:p w:rsidR="006D317B" w:rsidRDefault="006D317B">
      <w:r>
        <w:t>The proposed RT</w:t>
      </w:r>
      <w:bookmarkStart w:id="687" w:name="_Hlt50972661"/>
      <w:bookmarkEnd w:id="687"/>
      <w:r>
        <w:t>T eases inter-system handover :</w:t>
      </w:r>
    </w:p>
    <w:p w:rsidR="006D317B" w:rsidRDefault="006D317B">
      <w:pPr>
        <w:pStyle w:val="ListBullet2"/>
        <w:ind w:left="644"/>
      </w:pPr>
      <w:r>
        <w:t>With 2</w:t>
      </w:r>
      <w:r>
        <w:rPr>
          <w:vertAlign w:val="superscript"/>
        </w:rPr>
        <w:t>nd</w:t>
      </w:r>
      <w:r>
        <w:t xml:space="preserve"> generation systems (e.g. GSM or GMR) thanks to compressed mode,</w:t>
      </w:r>
    </w:p>
    <w:p w:rsidR="006D317B" w:rsidRDefault="006D317B">
      <w:pPr>
        <w:pStyle w:val="ListBullet2"/>
        <w:ind w:left="644"/>
      </w:pPr>
      <w:r>
        <w:t>With terrestrial UMTS thanks to the use of the same radio interface (same waveform, same protocol architecture).</w:t>
      </w:r>
    </w:p>
    <w:p w:rsidR="006D317B" w:rsidRDefault="006D317B">
      <w:pPr>
        <w:pStyle w:val="Heading3"/>
        <w:tabs>
          <w:tab w:val="clear" w:pos="2160"/>
        </w:tabs>
        <w:spacing w:before="60" w:after="60"/>
      </w:pPr>
      <w:bookmarkStart w:id="688" w:name="_Toc72569493"/>
      <w:r>
        <w:t>Compatibility with existing systems</w:t>
      </w:r>
      <w:bookmarkEnd w:id="688"/>
    </w:p>
    <w:p w:rsidR="006D317B" w:rsidRDefault="006D317B">
      <w:r>
        <w:t>Since the radio interface of the proposed RTT is not new but based on terrestrial UMTS, it is highly recommended to re-use terrestrial UMTS components.</w:t>
      </w:r>
    </w:p>
    <w:p w:rsidR="006D317B" w:rsidRDefault="006D317B">
      <w:r>
        <w:t>Furthermore, it presents no problem for connection to terrestrial 3GPP equipment thanks to the use of standardised transport interfaces : Iub, Iur and Iu interfaces are kept unchanged from 3GPP standards.</w:t>
      </w:r>
    </w:p>
    <w:p w:rsidR="006D317B" w:rsidRDefault="006D317B">
      <w:pPr>
        <w:pStyle w:val="Heading2"/>
        <w:tabs>
          <w:tab w:val="clear" w:pos="1440"/>
        </w:tabs>
        <w:spacing w:before="60" w:after="60"/>
      </w:pPr>
      <w:bookmarkStart w:id="689" w:name="_Toc72569494"/>
      <w:r>
        <w:t>Performance enhancement features</w:t>
      </w:r>
      <w:bookmarkEnd w:id="689"/>
    </w:p>
    <w:p w:rsidR="006D317B" w:rsidRDefault="006D317B">
      <w:r>
        <w:t>For the space segment, communication payload on-board satellite may implement techniques that enhance system performance, e.g. :</w:t>
      </w:r>
    </w:p>
    <w:p w:rsidR="006D317B" w:rsidRDefault="006D317B">
      <w:pPr>
        <w:pStyle w:val="ListBullet2"/>
        <w:ind w:left="644"/>
      </w:pPr>
      <w:r>
        <w:t>Transparent analog connectivity between spots and/or frequency channels : this allows connectivity between coverage areas, thus allowing single satellite hop communications (no necessity for signal transition to the gateway)</w:t>
      </w:r>
    </w:p>
    <w:p w:rsidR="006D317B" w:rsidRDefault="006D317B">
      <w:pPr>
        <w:pStyle w:val="ListBullet2"/>
        <w:ind w:left="644"/>
      </w:pPr>
      <w:r>
        <w:t xml:space="preserve">Regenerative payload : On-board base band processing signal demodulation/re-modulation and decoding/re-encoding  may be implemented in order to increase link level performance. Link budget calculations (see </w:t>
      </w:r>
      <w:r>
        <w:fldChar w:fldCharType="begin"/>
      </w:r>
      <w:r>
        <w:instrText xml:space="preserve"> REF _Ref65491252 \w \h </w:instrText>
      </w:r>
      <w:r>
        <w:fldChar w:fldCharType="separate"/>
      </w:r>
      <w:r>
        <w:t>Annex 3</w:t>
      </w:r>
      <w:r>
        <w:fldChar w:fldCharType="end"/>
      </w:r>
      <w:r>
        <w:t xml:space="preserve">) show that the feeder link has little impact on link level performance. Thus regenerative payload seems to be of interest in case on-board connectivity only. </w:t>
      </w:r>
    </w:p>
    <w:p w:rsidR="006D317B" w:rsidRDefault="006D317B">
      <w:pPr>
        <w:pStyle w:val="ListBullet2"/>
        <w:numPr>
          <w:ilvl w:val="0"/>
          <w:numId w:val="0"/>
        </w:numPr>
      </w:pPr>
      <w:r>
        <w:t>For the terrestrial segment, candidate techniques for system performance enhancement are :</w:t>
      </w:r>
    </w:p>
    <w:p w:rsidR="006D317B" w:rsidRDefault="006D317B">
      <w:pPr>
        <w:pStyle w:val="ListBullet2"/>
        <w:ind w:left="644"/>
      </w:pPr>
      <w:r>
        <w:t>Additionally to Multi User Detection which feasibility is commonly agreed for the uplink direction, applicability to the downlink direction is being considered. In effect, implementing interference cancellation at the UE receiver means to inform the UE about scrambling code, thus for adjacent spot interference cancellation. A major focus is to be pointed on the implementation cost of the UE.</w:t>
      </w:r>
    </w:p>
    <w:p w:rsidR="006D317B" w:rsidRDefault="006D317B">
      <w:pPr>
        <w:pStyle w:val="ListBullet2"/>
        <w:ind w:left="644"/>
      </w:pPr>
      <w:r>
        <w:t>receiver diversity at the UE level, i.e. dual antenna at UE, for portable, vehicular and transportable configurations,</w:t>
      </w:r>
    </w:p>
    <w:p w:rsidR="006D317B" w:rsidRDefault="006D317B">
      <w:pPr>
        <w:pStyle w:val="ListBullet2"/>
        <w:ind w:left="644"/>
      </w:pPr>
      <w:r>
        <w:t>time diversity,</w:t>
      </w:r>
    </w:p>
    <w:p w:rsidR="006D317B" w:rsidRDefault="006D317B">
      <w:pPr>
        <w:pStyle w:val="ListBullet2"/>
        <w:ind w:left="644"/>
      </w:pPr>
      <w:r>
        <w:t>higher level modulation for the downlink direction can be considered, with restriction due to the limited satellite power capacity.</w:t>
      </w:r>
    </w:p>
    <w:p w:rsidR="006D317B" w:rsidRDefault="006D317B">
      <w:pPr>
        <w:pStyle w:val="ListBullet2"/>
        <w:ind w:left="644"/>
      </w:pPr>
      <w:r>
        <w:t>Optimised code allocation strategy.</w:t>
      </w:r>
    </w:p>
    <w:p w:rsidR="006D317B" w:rsidRDefault="006D317B">
      <w:pPr>
        <w:pStyle w:val="Heading2"/>
        <w:tabs>
          <w:tab w:val="clear" w:pos="1440"/>
        </w:tabs>
        <w:spacing w:before="60" w:after="60"/>
      </w:pPr>
      <w:bookmarkStart w:id="690" w:name="_Toc72569495"/>
      <w:r>
        <w:t>System flexibility</w:t>
      </w:r>
      <w:bookmarkEnd w:id="690"/>
    </w:p>
    <w:p w:rsidR="006D317B" w:rsidRDefault="006D317B">
      <w:r>
        <w:t>The radio interface allows for system flexibility such as :</w:t>
      </w:r>
    </w:p>
    <w:p w:rsidR="006D317B" w:rsidRDefault="006D317B">
      <w:pPr>
        <w:numPr>
          <w:ilvl w:val="0"/>
          <w:numId w:val="156"/>
        </w:numPr>
      </w:pPr>
      <w:r>
        <w:t>Dynamic spot redirection : a spot coverage may be redirected to a regional area where more capacity is required.</w:t>
      </w:r>
    </w:p>
    <w:p w:rsidR="006D317B" w:rsidRDefault="006D317B">
      <w:pPr>
        <w:numPr>
          <w:ilvl w:val="0"/>
          <w:numId w:val="156"/>
        </w:numPr>
      </w:pPr>
      <w:r>
        <w:t>Dynamic spot power redistribution : satellite power can be redistributed between spots according to varying capacity requirement,</w:t>
      </w:r>
    </w:p>
    <w:p w:rsidR="006D317B" w:rsidRDefault="006D317B">
      <w:pPr>
        <w:numPr>
          <w:ilvl w:val="0"/>
          <w:numId w:val="156"/>
        </w:numPr>
      </w:pPr>
      <w:r>
        <w:t>Satellite diversity.</w:t>
      </w: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Heading1"/>
      </w:pPr>
      <w:bookmarkStart w:id="691" w:name="_Toc72569496"/>
      <w:r>
        <w:t>Conclusion</w:t>
      </w:r>
      <w:bookmarkEnd w:id="691"/>
    </w:p>
    <w:p w:rsidR="006D317B" w:rsidRDefault="006D317B">
      <w:r>
        <w:t>This document has presented the feasibility of using W-CDMA as a satellite radio interface. The main system characteristics can be summarised as :</w:t>
      </w:r>
    </w:p>
    <w:p w:rsidR="006D317B" w:rsidRDefault="006D317B">
      <w:pPr>
        <w:numPr>
          <w:ilvl w:val="0"/>
          <w:numId w:val="159"/>
        </w:numPr>
        <w:tabs>
          <w:tab w:val="clear" w:pos="360"/>
          <w:tab w:val="num" w:pos="644"/>
        </w:tabs>
        <w:ind w:left="644"/>
        <w:rPr>
          <w:del w:id="692" w:author="Béatrice MARTIN" w:date="2004-06-25T17:21:00Z"/>
        </w:rPr>
      </w:pPr>
    </w:p>
    <w:p w:rsidR="006D317B" w:rsidRDefault="006D317B">
      <w:pPr>
        <w:numPr>
          <w:ilvl w:val="0"/>
          <w:numId w:val="159"/>
        </w:numPr>
        <w:tabs>
          <w:tab w:val="clear" w:pos="360"/>
          <w:tab w:val="num" w:pos="644"/>
        </w:tabs>
        <w:ind w:left="644"/>
      </w:pPr>
      <w:r>
        <w:t>Satellite UMTS based on W-CDMA can help to improve utilisation of terrestrial capacity,</w:t>
      </w:r>
    </w:p>
    <w:p w:rsidR="006D317B" w:rsidRDefault="006D317B">
      <w:pPr>
        <w:numPr>
          <w:ilvl w:val="0"/>
          <w:numId w:val="159"/>
        </w:numPr>
        <w:tabs>
          <w:tab w:val="clear" w:pos="360"/>
          <w:tab w:val="num" w:pos="644"/>
        </w:tabs>
        <w:ind w:left="644"/>
      </w:pPr>
      <w:r>
        <w:t>UMTS terrestrial networks interoperability,</w:t>
      </w:r>
    </w:p>
    <w:p w:rsidR="006D317B" w:rsidRDefault="006D317B">
      <w:pPr>
        <w:numPr>
          <w:ilvl w:val="0"/>
          <w:numId w:val="159"/>
        </w:numPr>
        <w:tabs>
          <w:tab w:val="clear" w:pos="360"/>
          <w:tab w:val="num" w:pos="644"/>
        </w:tabs>
        <w:ind w:left="644"/>
      </w:pPr>
      <w:r>
        <w:t>Full frequency re-use in all beams and satellites,</w:t>
      </w:r>
    </w:p>
    <w:p w:rsidR="006D317B" w:rsidRDefault="006D317B">
      <w:pPr>
        <w:numPr>
          <w:ilvl w:val="0"/>
          <w:numId w:val="159"/>
        </w:numPr>
        <w:tabs>
          <w:tab w:val="clear" w:pos="360"/>
          <w:tab w:val="num" w:pos="644"/>
        </w:tabs>
        <w:ind w:left="644"/>
      </w:pPr>
      <w:r>
        <w:t>Large area coverage, particularly  convenient for services such as broadcast/multicast services,</w:t>
      </w:r>
    </w:p>
    <w:p w:rsidR="006D317B" w:rsidRDefault="006D317B">
      <w:pPr>
        <w:numPr>
          <w:ilvl w:val="0"/>
          <w:numId w:val="159"/>
        </w:numPr>
        <w:tabs>
          <w:tab w:val="clear" w:pos="360"/>
          <w:tab w:val="num" w:pos="644"/>
        </w:tabs>
        <w:ind w:left="644"/>
      </w:pPr>
      <w:r>
        <w:t>Suitable to complement terrestrial coverage and services in areas where :</w:t>
      </w:r>
    </w:p>
    <w:p w:rsidR="006D317B" w:rsidRDefault="006D317B">
      <w:pPr>
        <w:numPr>
          <w:ilvl w:val="0"/>
          <w:numId w:val="162"/>
        </w:numPr>
        <w:tabs>
          <w:tab w:val="clear" w:pos="360"/>
          <w:tab w:val="num" w:pos="928"/>
        </w:tabs>
        <w:ind w:left="928"/>
      </w:pPr>
      <w:r>
        <w:t>terrestrial systems have not been deployed for business attractiveness reasons or,</w:t>
      </w:r>
    </w:p>
    <w:p w:rsidR="006D317B" w:rsidRDefault="006D317B">
      <w:pPr>
        <w:numPr>
          <w:ilvl w:val="0"/>
          <w:numId w:val="162"/>
        </w:numPr>
        <w:tabs>
          <w:tab w:val="clear" w:pos="360"/>
          <w:tab w:val="num" w:pos="928"/>
        </w:tabs>
        <w:ind w:left="928"/>
      </w:pPr>
      <w:r>
        <w:t>terrestrial coverage requires capacity complement or,</w:t>
      </w:r>
    </w:p>
    <w:p w:rsidR="006D317B" w:rsidRDefault="006D317B">
      <w:pPr>
        <w:numPr>
          <w:ilvl w:val="0"/>
          <w:numId w:val="162"/>
        </w:numPr>
        <w:tabs>
          <w:tab w:val="clear" w:pos="360"/>
          <w:tab w:val="num" w:pos="928"/>
        </w:tabs>
        <w:ind w:left="928"/>
      </w:pPr>
      <w:r>
        <w:t>terrestrial system has suffered environmental damages (crisis conditions),</w:t>
      </w:r>
    </w:p>
    <w:p w:rsidR="006D317B" w:rsidRDefault="006D317B">
      <w:pPr>
        <w:numPr>
          <w:ilvl w:val="0"/>
          <w:numId w:val="159"/>
        </w:numPr>
        <w:tabs>
          <w:tab w:val="clear" w:pos="360"/>
          <w:tab w:val="num" w:pos="644"/>
        </w:tabs>
        <w:ind w:left="644"/>
      </w:pPr>
      <w:r>
        <w:t>Re-use of terrestrial equipment, which allows economies of scale,</w:t>
      </w:r>
    </w:p>
    <w:p w:rsidR="006D317B" w:rsidRDefault="006D317B">
      <w:pPr>
        <w:numPr>
          <w:ilvl w:val="0"/>
          <w:numId w:val="159"/>
        </w:numPr>
        <w:tabs>
          <w:tab w:val="clear" w:pos="360"/>
          <w:tab w:val="num" w:pos="644"/>
        </w:tabs>
        <w:ind w:left="644"/>
      </w:pPr>
      <w:r>
        <w:t>Intermediate Module Repeaters, located LOS to the satellite, can extend the coverage area to urban and indoor environment, in the MSS frequency band,</w:t>
      </w:r>
    </w:p>
    <w:p w:rsidR="006D317B" w:rsidRDefault="006D317B">
      <w:pPr>
        <w:numPr>
          <w:ilvl w:val="0"/>
          <w:numId w:val="159"/>
        </w:numPr>
        <w:tabs>
          <w:tab w:val="clear" w:pos="360"/>
          <w:tab w:val="num" w:pos="644"/>
        </w:tabs>
        <w:ind w:left="644"/>
      </w:pPr>
      <w:r>
        <w:t>Line of sight is recommended in the absence of Intermediate Module Repeaters and satellite diversity for providing full system capacity,</w:t>
      </w:r>
    </w:p>
    <w:p w:rsidR="006D317B" w:rsidRDefault="006D317B">
      <w:pPr>
        <w:numPr>
          <w:ilvl w:val="0"/>
          <w:numId w:val="159"/>
        </w:numPr>
        <w:tabs>
          <w:tab w:val="clear" w:pos="360"/>
          <w:tab w:val="num" w:pos="644"/>
        </w:tabs>
        <w:ind w:left="644"/>
      </w:pPr>
      <w:r>
        <w:t>In the absence of Intermediate Module Repeaters, possibility of limited indoor penetration,</w:t>
      </w:r>
    </w:p>
    <w:p w:rsidR="006D317B" w:rsidRDefault="006D317B">
      <w:pPr>
        <w:numPr>
          <w:ilvl w:val="0"/>
          <w:numId w:val="159"/>
        </w:numPr>
        <w:tabs>
          <w:tab w:val="clear" w:pos="360"/>
          <w:tab w:val="num" w:pos="644"/>
        </w:tabs>
        <w:ind w:left="644"/>
      </w:pPr>
      <w:r>
        <w:t>Applicable to several satellite constellation types (for LEO and MEO constellations, addition of doppler and synchronisation adaptation module),</w:t>
      </w:r>
    </w:p>
    <w:p w:rsidR="006D317B" w:rsidRDefault="006D317B">
      <w:pPr>
        <w:numPr>
          <w:ilvl w:val="0"/>
          <w:numId w:val="159"/>
        </w:numPr>
        <w:tabs>
          <w:tab w:val="clear" w:pos="360"/>
          <w:tab w:val="num" w:pos="644"/>
        </w:tabs>
        <w:ind w:left="644"/>
      </w:pPr>
      <w:r>
        <w:t>System capacity considerably increased for UEs equipped with external module implementing power amplifier and optimised antenna,</w:t>
      </w:r>
    </w:p>
    <w:p w:rsidR="006D317B" w:rsidRDefault="006D317B">
      <w:pPr>
        <w:numPr>
          <w:ilvl w:val="0"/>
          <w:numId w:val="159"/>
        </w:numPr>
        <w:tabs>
          <w:tab w:val="clear" w:pos="360"/>
          <w:tab w:val="num" w:pos="644"/>
        </w:tabs>
        <w:ind w:left="644"/>
      </w:pPr>
      <w:r>
        <w:t>Configurations with reduced system capacity (e.g. handset UE configuration in urban environment) show that the system can anyway be used for Public Protection Disaster Relief.</w:t>
      </w:r>
    </w:p>
    <w:p w:rsidR="006D317B" w:rsidRDefault="006D317B">
      <w:r>
        <w:t>The adaptations which are expected from UE implementation for operation in satellite environment are :</w:t>
      </w:r>
    </w:p>
    <w:p w:rsidR="006D317B" w:rsidRDefault="006D317B">
      <w:pPr>
        <w:numPr>
          <w:ilvl w:val="0"/>
          <w:numId w:val="153"/>
        </w:numPr>
      </w:pPr>
      <w:r>
        <w:t>RF agility to MSS frequency,</w:t>
      </w:r>
    </w:p>
    <w:p w:rsidR="006D317B" w:rsidRDefault="006D317B">
      <w:pPr>
        <w:numPr>
          <w:ilvl w:val="0"/>
          <w:numId w:val="153"/>
        </w:numPr>
      </w:pPr>
      <w:r>
        <w:t>For PRACH procedure, introduction of a delay for AICH reception. As an option, transmission synchronisation with a GNSS reference.</w:t>
      </w:r>
    </w:p>
    <w:p w:rsidR="006D317B" w:rsidRDefault="006D317B">
      <w:pPr>
        <w:numPr>
          <w:ilvl w:val="0"/>
          <w:numId w:val="153"/>
        </w:numPr>
      </w:pPr>
      <w:r>
        <w:t>Layer 2 protocol timers : adaptation to satellite propagation delay.</w:t>
      </w:r>
    </w:p>
    <w:p w:rsidR="006D317B" w:rsidRDefault="006D317B">
      <w:r>
        <w:t>The adaptations which are expected from Node B base-band implementation for operation in satellite environment are :</w:t>
      </w:r>
    </w:p>
    <w:p w:rsidR="006D317B" w:rsidRDefault="006D317B">
      <w:pPr>
        <w:numPr>
          <w:ilvl w:val="0"/>
          <w:numId w:val="155"/>
        </w:numPr>
      </w:pPr>
      <w:r>
        <w:t>Enlarged Reception window for PRACH preamble detection in case no GNSS UE physical layer synchronisation.</w:t>
      </w:r>
    </w:p>
    <w:p w:rsidR="006D317B" w:rsidRDefault="006D317B">
      <w:pPr>
        <w:jc w:val="center"/>
      </w:pPr>
      <w:bookmarkStart w:id="693" w:name="_Hlt49313178"/>
      <w:bookmarkStart w:id="694" w:name="_Hlt50971108"/>
      <w:bookmarkEnd w:id="693"/>
      <w:bookmarkEnd w:id="694"/>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headerReference w:type="even" r:id="rId197"/>
          <w:footnotePr>
            <w:numRestart w:val="eachSect"/>
          </w:footnotePr>
          <w:type w:val="oddPage"/>
          <w:pgSz w:w="11907" w:h="16840"/>
          <w:pgMar w:top="1418" w:right="1134" w:bottom="1134" w:left="1134" w:header="851" w:footer="340" w:gutter="0"/>
          <w:cols w:space="720"/>
        </w:sectPr>
      </w:pPr>
    </w:p>
    <w:p w:rsidR="006D317B" w:rsidRDefault="006D317B">
      <w:pPr>
        <w:pStyle w:val="Annex1"/>
        <w:numPr>
          <w:ilvl w:val="0"/>
          <w:numId w:val="1527"/>
        </w:numPr>
      </w:pPr>
      <w:bookmarkStart w:id="695" w:name="_Toc72569497"/>
      <w:r>
        <w:t>Downlink Reference measurement channels</w:t>
      </w:r>
      <w:bookmarkEnd w:id="695"/>
    </w:p>
    <w:p w:rsidR="006D317B" w:rsidRDefault="006D317B">
      <w:pPr>
        <w:pStyle w:val="Annex2"/>
        <w:tabs>
          <w:tab w:val="clear" w:pos="1440"/>
        </w:tabs>
      </w:pPr>
      <w:bookmarkStart w:id="696" w:name="_Toc72569498"/>
      <w:r>
        <w:t xml:space="preserve">Data service </w:t>
      </w:r>
      <w:bookmarkStart w:id="697" w:name="_Hlt64100370"/>
      <w:bookmarkEnd w:id="697"/>
      <w:r>
        <w:t>1.2 kbps</w:t>
      </w:r>
      <w:bookmarkEnd w:id="696"/>
    </w:p>
    <w:p w:rsidR="006D317B" w:rsidRDefault="006D317B">
      <w:r>
        <w:t xml:space="preserve">This test service is  data service at 1.2 kbps. The parameters for the 1.2 kbps speech service are specified in </w:t>
      </w:r>
      <w:r>
        <w:fldChar w:fldCharType="begin"/>
      </w:r>
      <w:r>
        <w:instrText xml:space="preserve"> REF _Ref75947517 \h </w:instrText>
      </w:r>
      <w:r>
        <w:fldChar w:fldCharType="separate"/>
      </w:r>
      <w:r>
        <w:t xml:space="preserve">Table A- </w:t>
      </w:r>
      <w:r>
        <w:rPr>
          <w:noProof/>
        </w:rPr>
        <w:t>1</w:t>
      </w:r>
      <w:r>
        <w:fldChar w:fldCharType="end"/>
      </w:r>
      <w:r>
        <w:t xml:space="preserve">. the channel coding is shown in </w:t>
      </w:r>
      <w:r>
        <w:fldChar w:fldCharType="begin"/>
      </w:r>
      <w:r>
        <w:instrText xml:space="preserve"> REF _Ref75947539 \h </w:instrText>
      </w:r>
      <w:r>
        <w:fldChar w:fldCharType="separate"/>
      </w:r>
      <w:r>
        <w:t xml:space="preserve">Figure A </w:t>
      </w:r>
      <w:r>
        <w:rPr>
          <w:noProof/>
        </w:rPr>
        <w:t>1</w:t>
      </w:r>
      <w:r>
        <w:fldChar w:fldCharType="end"/>
      </w:r>
      <w:r>
        <w:t xml:space="preserve"> for information.</w:t>
      </w:r>
    </w:p>
    <w:tbl>
      <w:tblPr>
        <w:tblW w:w="0" w:type="auto"/>
        <w:tblInd w:w="1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1980"/>
        <w:gridCol w:w="1980"/>
      </w:tblGrid>
      <w:tr w:rsidR="006D317B">
        <w:tblPrEx>
          <w:tblCellMar>
            <w:top w:w="0" w:type="dxa"/>
            <w:bottom w:w="0" w:type="dxa"/>
          </w:tblCellMar>
        </w:tblPrEx>
        <w:tc>
          <w:tcPr>
            <w:tcW w:w="3060" w:type="dxa"/>
            <w:vAlign w:val="center"/>
          </w:tcPr>
          <w:p w:rsidR="006D317B" w:rsidRDefault="006D317B">
            <w:pPr>
              <w:pStyle w:val="TAH"/>
            </w:pPr>
            <w:r>
              <w:br w:type="page"/>
              <w:t>Parameter</w:t>
            </w:r>
          </w:p>
        </w:tc>
        <w:tc>
          <w:tcPr>
            <w:tcW w:w="1980" w:type="dxa"/>
            <w:vAlign w:val="center"/>
          </w:tcPr>
          <w:p w:rsidR="006D317B" w:rsidRDefault="006D317B">
            <w:pPr>
              <w:pStyle w:val="TAH"/>
            </w:pPr>
            <w:r>
              <w:t>Unit</w:t>
            </w:r>
          </w:p>
        </w:tc>
        <w:tc>
          <w:tcPr>
            <w:tcW w:w="1980" w:type="dxa"/>
            <w:vAlign w:val="center"/>
          </w:tcPr>
          <w:p w:rsidR="006D317B" w:rsidRDefault="006D317B">
            <w:pPr>
              <w:pStyle w:val="TAH"/>
            </w:pPr>
            <w:r>
              <w:t>Level</w:t>
            </w:r>
          </w:p>
        </w:tc>
      </w:tr>
      <w:tr w:rsidR="006D317B">
        <w:tblPrEx>
          <w:tblCellMar>
            <w:top w:w="0" w:type="dxa"/>
            <w:bottom w:w="0" w:type="dxa"/>
          </w:tblCellMar>
        </w:tblPrEx>
        <w:trPr>
          <w:trHeight w:val="145"/>
        </w:trPr>
        <w:tc>
          <w:tcPr>
            <w:tcW w:w="3060" w:type="dxa"/>
          </w:tcPr>
          <w:p w:rsidR="006D317B" w:rsidRDefault="006D317B">
            <w:pPr>
              <w:pStyle w:val="TAL"/>
              <w:rPr>
                <w:color w:val="000000"/>
              </w:rPr>
            </w:pPr>
            <w:r>
              <w:rPr>
                <w:color w:val="000000"/>
              </w:rPr>
              <w:t>Information bit rate</w:t>
            </w:r>
          </w:p>
        </w:tc>
        <w:tc>
          <w:tcPr>
            <w:tcW w:w="1980" w:type="dxa"/>
          </w:tcPr>
          <w:p w:rsidR="006D317B" w:rsidRDefault="006D317B">
            <w:pPr>
              <w:pStyle w:val="TAL"/>
              <w:rPr>
                <w:color w:val="000000"/>
              </w:rPr>
            </w:pPr>
            <w:r>
              <w:rPr>
                <w:color w:val="000000"/>
              </w:rPr>
              <w:t>kbps</w:t>
            </w:r>
          </w:p>
        </w:tc>
        <w:tc>
          <w:tcPr>
            <w:tcW w:w="1980" w:type="dxa"/>
          </w:tcPr>
          <w:p w:rsidR="006D317B" w:rsidRDefault="006D317B">
            <w:pPr>
              <w:pStyle w:val="TAL"/>
              <w:rPr>
                <w:color w:val="000000"/>
              </w:rPr>
            </w:pPr>
            <w:r>
              <w:rPr>
                <w:color w:val="000000"/>
              </w:rPr>
              <w:t>4.75</w:t>
            </w:r>
          </w:p>
        </w:tc>
      </w:tr>
      <w:tr w:rsidR="006D317B">
        <w:tblPrEx>
          <w:tblCellMar>
            <w:top w:w="0" w:type="dxa"/>
            <w:bottom w:w="0" w:type="dxa"/>
          </w:tblCellMar>
        </w:tblPrEx>
        <w:trPr>
          <w:trHeight w:val="262"/>
        </w:trPr>
        <w:tc>
          <w:tcPr>
            <w:tcW w:w="3060" w:type="dxa"/>
          </w:tcPr>
          <w:p w:rsidR="006D317B" w:rsidRDefault="006D317B">
            <w:pPr>
              <w:pStyle w:val="TAL"/>
              <w:rPr>
                <w:color w:val="000000"/>
              </w:rPr>
            </w:pPr>
            <w:r>
              <w:rPr>
                <w:color w:val="000000"/>
              </w:rPr>
              <w:t xml:space="preserve">DPCH </w:t>
            </w:r>
          </w:p>
        </w:tc>
        <w:tc>
          <w:tcPr>
            <w:tcW w:w="1980" w:type="dxa"/>
          </w:tcPr>
          <w:p w:rsidR="006D317B" w:rsidRDefault="006D317B">
            <w:pPr>
              <w:pStyle w:val="TAL"/>
              <w:rPr>
                <w:color w:val="000000"/>
              </w:rPr>
            </w:pPr>
            <w:r>
              <w:rPr>
                <w:color w:val="000000"/>
              </w:rPr>
              <w:t>ksps</w:t>
            </w:r>
          </w:p>
        </w:tc>
        <w:tc>
          <w:tcPr>
            <w:tcW w:w="1980" w:type="dxa"/>
          </w:tcPr>
          <w:p w:rsidR="006D317B" w:rsidRDefault="006D317B">
            <w:pPr>
              <w:pStyle w:val="TAL"/>
              <w:rPr>
                <w:color w:val="000000"/>
              </w:rPr>
            </w:pPr>
            <w:r>
              <w:rPr>
                <w:color w:val="000000"/>
              </w:rPr>
              <w:t>15</w:t>
            </w:r>
          </w:p>
        </w:tc>
      </w:tr>
      <w:tr w:rsidR="006D317B">
        <w:tblPrEx>
          <w:tblCellMar>
            <w:top w:w="0" w:type="dxa"/>
            <w:bottom w:w="0" w:type="dxa"/>
          </w:tblCellMar>
        </w:tblPrEx>
        <w:trPr>
          <w:trHeight w:val="109"/>
        </w:trPr>
        <w:tc>
          <w:tcPr>
            <w:tcW w:w="3060" w:type="dxa"/>
            <w:vAlign w:val="center"/>
          </w:tcPr>
          <w:p w:rsidR="006D317B" w:rsidRDefault="006D317B">
            <w:pPr>
              <w:pStyle w:val="TAL"/>
              <w:rPr>
                <w:color w:val="000000"/>
              </w:rPr>
            </w:pPr>
            <w:r>
              <w:rPr>
                <w:color w:val="000000"/>
              </w:rPr>
              <w:t>Slot Format #i</w:t>
            </w:r>
          </w:p>
        </w:tc>
        <w:tc>
          <w:tcPr>
            <w:tcW w:w="1980" w:type="dxa"/>
            <w:vAlign w:val="center"/>
          </w:tcPr>
          <w:p w:rsidR="006D317B" w:rsidRDefault="006D317B">
            <w:pPr>
              <w:pStyle w:val="TAL"/>
              <w:rPr>
                <w:color w:val="000000"/>
              </w:rPr>
            </w:pPr>
            <w:r>
              <w:rPr>
                <w:color w:val="000000"/>
              </w:rPr>
              <w:t>-</w:t>
            </w:r>
          </w:p>
        </w:tc>
        <w:tc>
          <w:tcPr>
            <w:tcW w:w="1980" w:type="dxa"/>
            <w:vAlign w:val="center"/>
          </w:tcPr>
          <w:p w:rsidR="006D317B" w:rsidRDefault="006D317B">
            <w:pPr>
              <w:pStyle w:val="TAL"/>
              <w:rPr>
                <w:color w:val="000000"/>
              </w:rPr>
            </w:pPr>
            <w:r>
              <w:rPr>
                <w:color w:val="000000"/>
              </w:rPr>
              <w:t>5</w:t>
            </w:r>
          </w:p>
        </w:tc>
      </w:tr>
      <w:tr w:rsidR="006D317B">
        <w:tblPrEx>
          <w:tblCellMar>
            <w:top w:w="0" w:type="dxa"/>
            <w:bottom w:w="0" w:type="dxa"/>
          </w:tblCellMar>
        </w:tblPrEx>
        <w:trPr>
          <w:trHeight w:val="109"/>
        </w:trPr>
        <w:tc>
          <w:tcPr>
            <w:tcW w:w="3060" w:type="dxa"/>
            <w:vAlign w:val="center"/>
          </w:tcPr>
          <w:p w:rsidR="006D317B" w:rsidRDefault="006D317B">
            <w:pPr>
              <w:pStyle w:val="TAL"/>
              <w:rPr>
                <w:color w:val="000000"/>
              </w:rPr>
            </w:pPr>
            <w:r>
              <w:rPr>
                <w:color w:val="000000"/>
              </w:rPr>
              <w:t>TFCI</w:t>
            </w:r>
          </w:p>
        </w:tc>
        <w:tc>
          <w:tcPr>
            <w:tcW w:w="1980" w:type="dxa"/>
            <w:vAlign w:val="center"/>
          </w:tcPr>
          <w:p w:rsidR="006D317B" w:rsidRDefault="006D317B">
            <w:pPr>
              <w:pStyle w:val="TAL"/>
              <w:rPr>
                <w:color w:val="000000"/>
              </w:rPr>
            </w:pPr>
            <w:r>
              <w:rPr>
                <w:color w:val="000000"/>
              </w:rPr>
              <w:t>-</w:t>
            </w:r>
          </w:p>
        </w:tc>
        <w:tc>
          <w:tcPr>
            <w:tcW w:w="1980" w:type="dxa"/>
            <w:vAlign w:val="center"/>
          </w:tcPr>
          <w:p w:rsidR="006D317B" w:rsidRDefault="006D317B">
            <w:pPr>
              <w:pStyle w:val="TAL"/>
              <w:rPr>
                <w:color w:val="000000"/>
              </w:rPr>
            </w:pPr>
            <w:r>
              <w:rPr>
                <w:color w:val="000000"/>
              </w:rPr>
              <w:t>On</w:t>
            </w:r>
          </w:p>
        </w:tc>
      </w:tr>
      <w:tr w:rsidR="006D317B">
        <w:tblPrEx>
          <w:tblCellMar>
            <w:top w:w="0" w:type="dxa"/>
            <w:bottom w:w="0" w:type="dxa"/>
          </w:tblCellMar>
        </w:tblPrEx>
        <w:trPr>
          <w:trHeight w:val="70"/>
        </w:trPr>
        <w:tc>
          <w:tcPr>
            <w:tcW w:w="3060" w:type="dxa"/>
          </w:tcPr>
          <w:p w:rsidR="006D317B" w:rsidRDefault="006D317B">
            <w:pPr>
              <w:pStyle w:val="TAL"/>
              <w:rPr>
                <w:color w:val="000000"/>
              </w:rPr>
            </w:pPr>
            <w:r>
              <w:rPr>
                <w:color w:val="000000"/>
              </w:rPr>
              <w:t>Power offsets PO1, PO2 and PO3</w:t>
            </w:r>
          </w:p>
        </w:tc>
        <w:tc>
          <w:tcPr>
            <w:tcW w:w="1980" w:type="dxa"/>
          </w:tcPr>
          <w:p w:rsidR="006D317B" w:rsidRDefault="006D317B">
            <w:pPr>
              <w:pStyle w:val="TAL"/>
              <w:rPr>
                <w:color w:val="000000"/>
              </w:rPr>
            </w:pPr>
            <w:r>
              <w:rPr>
                <w:color w:val="000000"/>
              </w:rPr>
              <w:t>dB</w:t>
            </w:r>
          </w:p>
        </w:tc>
        <w:tc>
          <w:tcPr>
            <w:tcW w:w="1980" w:type="dxa"/>
          </w:tcPr>
          <w:p w:rsidR="006D317B" w:rsidRDefault="006D317B">
            <w:pPr>
              <w:pStyle w:val="TAL"/>
              <w:rPr>
                <w:color w:val="000000"/>
              </w:rPr>
            </w:pPr>
            <w:r>
              <w:rPr>
                <w:color w:val="000000"/>
              </w:rPr>
              <w:t>0</w:t>
            </w:r>
          </w:p>
        </w:tc>
      </w:tr>
      <w:tr w:rsidR="006D317B">
        <w:tblPrEx>
          <w:tblCellMar>
            <w:top w:w="0" w:type="dxa"/>
            <w:bottom w:w="0" w:type="dxa"/>
          </w:tblCellMar>
        </w:tblPrEx>
        <w:trPr>
          <w:trHeight w:val="70"/>
        </w:trPr>
        <w:tc>
          <w:tcPr>
            <w:tcW w:w="3060" w:type="dxa"/>
          </w:tcPr>
          <w:p w:rsidR="006D317B" w:rsidRDefault="006D317B">
            <w:pPr>
              <w:pStyle w:val="TAL"/>
              <w:rPr>
                <w:color w:val="000000"/>
              </w:rPr>
            </w:pPr>
            <w:r>
              <w:rPr>
                <w:color w:val="000000"/>
              </w:rPr>
              <w:t>Puncturing</w:t>
            </w:r>
          </w:p>
        </w:tc>
        <w:tc>
          <w:tcPr>
            <w:tcW w:w="1980" w:type="dxa"/>
          </w:tcPr>
          <w:p w:rsidR="006D317B" w:rsidRDefault="006D317B">
            <w:pPr>
              <w:pStyle w:val="TAL"/>
              <w:rPr>
                <w:color w:val="000000"/>
              </w:rPr>
            </w:pPr>
            <w:r>
              <w:rPr>
                <w:color w:val="000000"/>
              </w:rPr>
              <w:t>%</w:t>
            </w:r>
          </w:p>
        </w:tc>
        <w:tc>
          <w:tcPr>
            <w:tcW w:w="1980" w:type="dxa"/>
          </w:tcPr>
          <w:p w:rsidR="006D317B" w:rsidRDefault="006D317B">
            <w:pPr>
              <w:pStyle w:val="TAL"/>
              <w:rPr>
                <w:color w:val="000000"/>
              </w:rPr>
            </w:pPr>
            <w:r>
              <w:rPr>
                <w:color w:val="000000"/>
              </w:rPr>
              <w:t>16.67</w:t>
            </w:r>
          </w:p>
        </w:tc>
      </w:tr>
      <w:tr w:rsidR="006D317B">
        <w:tblPrEx>
          <w:tblCellMar>
            <w:top w:w="0" w:type="dxa"/>
            <w:bottom w:w="0" w:type="dxa"/>
          </w:tblCellMar>
        </w:tblPrEx>
        <w:tc>
          <w:tcPr>
            <w:tcW w:w="3060" w:type="dxa"/>
          </w:tcPr>
          <w:p w:rsidR="006D317B" w:rsidRDefault="006D317B">
            <w:pPr>
              <w:pStyle w:val="TAH"/>
              <w:rPr>
                <w:color w:val="000000"/>
              </w:rPr>
            </w:pPr>
            <w:r>
              <w:rPr>
                <w:color w:val="000000"/>
              </w:rPr>
              <w:t>Parameter</w:t>
            </w:r>
          </w:p>
        </w:tc>
        <w:tc>
          <w:tcPr>
            <w:tcW w:w="1980" w:type="dxa"/>
          </w:tcPr>
          <w:p w:rsidR="006D317B" w:rsidRDefault="006D317B">
            <w:pPr>
              <w:pStyle w:val="TAH"/>
              <w:rPr>
                <w:color w:val="000000"/>
              </w:rPr>
            </w:pPr>
            <w:r>
              <w:rPr>
                <w:color w:val="000000"/>
              </w:rPr>
              <w:t xml:space="preserve">DTCH </w:t>
            </w:r>
          </w:p>
        </w:tc>
        <w:tc>
          <w:tcPr>
            <w:tcW w:w="1980" w:type="dxa"/>
          </w:tcPr>
          <w:p w:rsidR="006D317B" w:rsidRDefault="006D317B">
            <w:pPr>
              <w:pStyle w:val="TAH"/>
              <w:rPr>
                <w:color w:val="000000"/>
              </w:rPr>
            </w:pPr>
            <w:r>
              <w:rPr>
                <w:color w:val="000000"/>
              </w:rPr>
              <w:t xml:space="preserve">DCCH </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Transport Channel Number</w:t>
            </w:r>
          </w:p>
        </w:tc>
        <w:tc>
          <w:tcPr>
            <w:tcW w:w="1980" w:type="dxa"/>
          </w:tcPr>
          <w:p w:rsidR="006D317B" w:rsidRDefault="006D317B">
            <w:pPr>
              <w:pStyle w:val="TAL"/>
              <w:rPr>
                <w:color w:val="000000"/>
              </w:rPr>
            </w:pPr>
            <w:r>
              <w:rPr>
                <w:color w:val="000000"/>
              </w:rPr>
              <w:t xml:space="preserve">1 </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Transport Block Size</w:t>
            </w:r>
          </w:p>
        </w:tc>
        <w:tc>
          <w:tcPr>
            <w:tcW w:w="1980" w:type="dxa"/>
          </w:tcPr>
          <w:p w:rsidR="006D317B" w:rsidRDefault="006D317B">
            <w:pPr>
              <w:pStyle w:val="TAL"/>
              <w:rPr>
                <w:color w:val="000000"/>
              </w:rPr>
            </w:pPr>
            <w:r>
              <w:rPr>
                <w:color w:val="000000"/>
              </w:rPr>
              <w:t>24</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Transport Block Set Size</w:t>
            </w:r>
          </w:p>
        </w:tc>
        <w:tc>
          <w:tcPr>
            <w:tcW w:w="1980" w:type="dxa"/>
          </w:tcPr>
          <w:p w:rsidR="006D317B" w:rsidRDefault="006D317B">
            <w:pPr>
              <w:pStyle w:val="TAL"/>
              <w:rPr>
                <w:color w:val="000000"/>
              </w:rPr>
            </w:pPr>
            <w:r>
              <w:rPr>
                <w:color w:val="000000"/>
              </w:rPr>
              <w:t>24</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Transmission Time Interval</w:t>
            </w:r>
          </w:p>
        </w:tc>
        <w:tc>
          <w:tcPr>
            <w:tcW w:w="1980" w:type="dxa"/>
          </w:tcPr>
          <w:p w:rsidR="006D317B" w:rsidRDefault="006D317B">
            <w:pPr>
              <w:pStyle w:val="TAL"/>
              <w:rPr>
                <w:color w:val="000000"/>
              </w:rPr>
            </w:pPr>
            <w:r>
              <w:rPr>
                <w:color w:val="000000"/>
              </w:rPr>
              <w:t>20  ms</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Type of Error Protection</w:t>
            </w:r>
          </w:p>
        </w:tc>
        <w:tc>
          <w:tcPr>
            <w:tcW w:w="1980" w:type="dxa"/>
          </w:tcPr>
          <w:p w:rsidR="006D317B" w:rsidRDefault="006D317B">
            <w:pPr>
              <w:pStyle w:val="TAL"/>
              <w:rPr>
                <w:color w:val="000000"/>
              </w:rPr>
            </w:pPr>
            <w:r>
              <w:rPr>
                <w:color w:val="000000"/>
              </w:rPr>
              <w:t>Convolution Coding</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Coding Rate</w:t>
            </w:r>
          </w:p>
        </w:tc>
        <w:tc>
          <w:tcPr>
            <w:tcW w:w="1980" w:type="dxa"/>
          </w:tcPr>
          <w:p w:rsidR="006D317B" w:rsidRDefault="006D317B">
            <w:pPr>
              <w:pStyle w:val="TAL"/>
              <w:rPr>
                <w:color w:val="000000"/>
              </w:rPr>
            </w:pPr>
            <w:r>
              <w:rPr>
                <w:rFonts w:eastAsia="MS PGothic"/>
                <w:color w:val="000000"/>
                <w:sz w:val="16"/>
                <w:vertAlign w:val="superscript"/>
                <w:lang w:eastAsia="ja-JP"/>
              </w:rPr>
              <w:t>1</w:t>
            </w:r>
            <w:r>
              <w:rPr>
                <w:rFonts w:eastAsia="MS PGothic"/>
                <w:color w:val="000000"/>
                <w:sz w:val="16"/>
                <w:vertAlign w:val="subscript"/>
                <w:lang w:eastAsia="ja-JP"/>
              </w:rPr>
              <w:t>/3</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Rate Matching attribute</w:t>
            </w:r>
          </w:p>
        </w:tc>
        <w:tc>
          <w:tcPr>
            <w:tcW w:w="1980" w:type="dxa"/>
          </w:tcPr>
          <w:p w:rsidR="006D317B" w:rsidRDefault="006D317B">
            <w:pPr>
              <w:pStyle w:val="TAL"/>
              <w:rPr>
                <w:color w:val="000000"/>
              </w:rPr>
            </w:pPr>
            <w:r>
              <w:rPr>
                <w:color w:val="000000"/>
              </w:rPr>
              <w:t>256</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Size of CRC</w:t>
            </w:r>
          </w:p>
        </w:tc>
        <w:tc>
          <w:tcPr>
            <w:tcW w:w="1980" w:type="dxa"/>
          </w:tcPr>
          <w:p w:rsidR="006D317B" w:rsidRDefault="006D317B">
            <w:pPr>
              <w:pStyle w:val="TAL"/>
              <w:rPr>
                <w:color w:val="000000"/>
              </w:rPr>
            </w:pPr>
            <w:r>
              <w:rPr>
                <w:color w:val="000000"/>
              </w:rPr>
              <w:t>16</w:t>
            </w:r>
          </w:p>
        </w:tc>
        <w:tc>
          <w:tcPr>
            <w:tcW w:w="1980" w:type="dxa"/>
          </w:tcPr>
          <w:p w:rsidR="006D317B" w:rsidRDefault="006D317B">
            <w:pPr>
              <w:pStyle w:val="TAL"/>
              <w:rPr>
                <w:color w:val="000000"/>
              </w:rPr>
            </w:pPr>
            <w:r>
              <w:rPr>
                <w:color w:val="000000"/>
              </w:rPr>
              <w:t>-</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Position of TrCH in radio frame</w:t>
            </w:r>
          </w:p>
        </w:tc>
        <w:tc>
          <w:tcPr>
            <w:tcW w:w="1980" w:type="dxa"/>
          </w:tcPr>
          <w:p w:rsidR="006D317B" w:rsidRDefault="006D317B">
            <w:pPr>
              <w:pStyle w:val="TAL"/>
              <w:rPr>
                <w:color w:val="000000"/>
              </w:rPr>
            </w:pPr>
            <w:r>
              <w:rPr>
                <w:color w:val="000000"/>
              </w:rPr>
              <w:t>Fixed</w:t>
            </w:r>
          </w:p>
        </w:tc>
        <w:tc>
          <w:tcPr>
            <w:tcW w:w="1980" w:type="dxa"/>
          </w:tcPr>
          <w:p w:rsidR="006D317B" w:rsidRDefault="006D317B">
            <w:pPr>
              <w:pStyle w:val="TAL"/>
              <w:rPr>
                <w:color w:val="000000"/>
              </w:rPr>
            </w:pPr>
            <w:r>
              <w:rPr>
                <w:color w:val="000000"/>
              </w:rPr>
              <w:t>-</w:t>
            </w:r>
          </w:p>
        </w:tc>
      </w:tr>
    </w:tbl>
    <w:p w:rsidR="006D317B" w:rsidRDefault="006D317B">
      <w:pPr>
        <w:pStyle w:val="Caption"/>
      </w:pPr>
      <w:bookmarkStart w:id="698" w:name="_Ref75947517"/>
      <w:r>
        <w:t xml:space="preserve">Table A- </w:t>
      </w:r>
      <w:fldSimple w:instr=" SEQ Table_A- \* ARABIC ">
        <w:r>
          <w:rPr>
            <w:noProof/>
          </w:rPr>
          <w:t>1</w:t>
        </w:r>
      </w:fldSimple>
      <w:bookmarkEnd w:id="698"/>
      <w:r>
        <w:t>– Parameters for 1.2 kbps test service; Downlink</w:t>
      </w:r>
    </w:p>
    <w:p w:rsidR="006D317B" w:rsidRDefault="006D317B">
      <w:pPr>
        <w:jc w:val="center"/>
      </w:pPr>
      <w:r>
        <w:br/>
      </w:r>
      <w:r>
        <w:object w:dxaOrig="6150" w:dyaOrig="5610">
          <v:shape id="_x0000_i1157" type="#_x0000_t75" style="width:307.5pt;height:280.5pt" o:ole="" fillcolor="window">
            <v:imagedata r:id="rId198" o:title=""/>
          </v:shape>
          <o:OLEObject Type="Embed" ProgID="Word.Picture.8" ShapeID="_x0000_i1157" DrawAspect="Content" ObjectID="_1468164682" r:id="rId199"/>
        </w:object>
      </w:r>
    </w:p>
    <w:p w:rsidR="006D317B" w:rsidRDefault="006D317B">
      <w:pPr>
        <w:pStyle w:val="Caption"/>
      </w:pPr>
      <w:bookmarkStart w:id="699" w:name="_Ref75947539"/>
      <w:r>
        <w:t xml:space="preserve">Figure A </w:t>
      </w:r>
      <w:fldSimple w:instr=" SEQ Figure_A \* ARABIC ">
        <w:r>
          <w:rPr>
            <w:noProof/>
          </w:rPr>
          <w:t>1</w:t>
        </w:r>
      </w:fldSimple>
      <w:bookmarkEnd w:id="699"/>
      <w:r>
        <w:t>- Channel coding and multiplexing example for 1.2 kbps data; Downlink</w:t>
      </w:r>
    </w:p>
    <w:p w:rsidR="006D317B" w:rsidRDefault="006D317B"/>
    <w:p w:rsidR="006D317B" w:rsidRDefault="006D317B">
      <w:pPr>
        <w:pStyle w:val="Annex2"/>
        <w:tabs>
          <w:tab w:val="clear" w:pos="1440"/>
        </w:tabs>
      </w:pPr>
      <w:bookmarkStart w:id="700" w:name="_Toc72569499"/>
      <w:r>
        <w:t>Speech 4.75 kbps</w:t>
      </w:r>
      <w:bookmarkEnd w:id="700"/>
    </w:p>
    <w:p w:rsidR="006D317B" w:rsidRDefault="006D317B">
      <w:r>
        <w:t xml:space="preserve">This test service is 3GPP standardised AMR speech service at 4.75 kbps. The parameters for the 4.75 kbps speech service are specified in </w:t>
      </w:r>
      <w:r>
        <w:fldChar w:fldCharType="begin"/>
      </w:r>
      <w:r>
        <w:instrText xml:space="preserve"> REF _Ref50546182 \h </w:instrText>
      </w:r>
      <w:r>
        <w:fldChar w:fldCharType="separate"/>
      </w:r>
      <w:r>
        <w:t xml:space="preserve">Table A- </w:t>
      </w:r>
      <w:r>
        <w:rPr>
          <w:noProof/>
        </w:rPr>
        <w:t>2</w:t>
      </w:r>
      <w:r>
        <w:fldChar w:fldCharType="end"/>
      </w:r>
      <w:r>
        <w:t xml:space="preserve">. the channel coding is shown in </w:t>
      </w:r>
      <w:r>
        <w:fldChar w:fldCharType="begin"/>
      </w:r>
      <w:r>
        <w:instrText xml:space="preserve"> REF _Ref50546228 \h </w:instrText>
      </w:r>
      <w:r>
        <w:fldChar w:fldCharType="separate"/>
      </w:r>
      <w:r>
        <w:t xml:space="preserve">Figure A </w:t>
      </w:r>
      <w:r>
        <w:rPr>
          <w:noProof/>
        </w:rPr>
        <w:t>2</w:t>
      </w:r>
      <w:r>
        <w:fldChar w:fldCharType="end"/>
      </w:r>
      <w:r>
        <w:t xml:space="preserve"> for information.</w:t>
      </w:r>
    </w:p>
    <w:tbl>
      <w:tblPr>
        <w:tblW w:w="0" w:type="auto"/>
        <w:tblInd w:w="1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1980"/>
        <w:gridCol w:w="1980"/>
      </w:tblGrid>
      <w:tr w:rsidR="006D317B">
        <w:tblPrEx>
          <w:tblCellMar>
            <w:top w:w="0" w:type="dxa"/>
            <w:bottom w:w="0" w:type="dxa"/>
          </w:tblCellMar>
        </w:tblPrEx>
        <w:tc>
          <w:tcPr>
            <w:tcW w:w="3060" w:type="dxa"/>
            <w:vAlign w:val="center"/>
          </w:tcPr>
          <w:p w:rsidR="006D317B" w:rsidRDefault="006D317B">
            <w:pPr>
              <w:pStyle w:val="TAH"/>
            </w:pPr>
            <w:r>
              <w:br w:type="page"/>
              <w:t>Parameter</w:t>
            </w:r>
          </w:p>
        </w:tc>
        <w:tc>
          <w:tcPr>
            <w:tcW w:w="1980" w:type="dxa"/>
            <w:vAlign w:val="center"/>
          </w:tcPr>
          <w:p w:rsidR="006D317B" w:rsidRDefault="006D317B">
            <w:pPr>
              <w:pStyle w:val="TAH"/>
            </w:pPr>
            <w:r>
              <w:t>Unit</w:t>
            </w:r>
          </w:p>
        </w:tc>
        <w:tc>
          <w:tcPr>
            <w:tcW w:w="1980" w:type="dxa"/>
            <w:vAlign w:val="center"/>
          </w:tcPr>
          <w:p w:rsidR="006D317B" w:rsidRDefault="006D317B">
            <w:pPr>
              <w:pStyle w:val="TAH"/>
            </w:pPr>
            <w:r>
              <w:t>Level</w:t>
            </w:r>
          </w:p>
        </w:tc>
      </w:tr>
      <w:tr w:rsidR="006D317B">
        <w:tblPrEx>
          <w:tblCellMar>
            <w:top w:w="0" w:type="dxa"/>
            <w:bottom w:w="0" w:type="dxa"/>
          </w:tblCellMar>
        </w:tblPrEx>
        <w:trPr>
          <w:trHeight w:val="145"/>
        </w:trPr>
        <w:tc>
          <w:tcPr>
            <w:tcW w:w="3060" w:type="dxa"/>
          </w:tcPr>
          <w:p w:rsidR="006D317B" w:rsidRDefault="006D317B">
            <w:pPr>
              <w:pStyle w:val="TAL"/>
              <w:rPr>
                <w:color w:val="000000"/>
              </w:rPr>
            </w:pPr>
            <w:r>
              <w:rPr>
                <w:color w:val="000000"/>
              </w:rPr>
              <w:t>Information bit rate</w:t>
            </w:r>
          </w:p>
        </w:tc>
        <w:tc>
          <w:tcPr>
            <w:tcW w:w="1980" w:type="dxa"/>
          </w:tcPr>
          <w:p w:rsidR="006D317B" w:rsidRDefault="006D317B">
            <w:pPr>
              <w:pStyle w:val="TAL"/>
              <w:rPr>
                <w:color w:val="000000"/>
              </w:rPr>
            </w:pPr>
            <w:r>
              <w:rPr>
                <w:color w:val="000000"/>
              </w:rPr>
              <w:t>kbps</w:t>
            </w:r>
          </w:p>
        </w:tc>
        <w:tc>
          <w:tcPr>
            <w:tcW w:w="1980" w:type="dxa"/>
          </w:tcPr>
          <w:p w:rsidR="006D317B" w:rsidRDefault="006D317B">
            <w:pPr>
              <w:pStyle w:val="TAL"/>
              <w:rPr>
                <w:color w:val="000000"/>
              </w:rPr>
            </w:pPr>
            <w:r>
              <w:rPr>
                <w:color w:val="000000"/>
              </w:rPr>
              <w:t>4.75</w:t>
            </w:r>
          </w:p>
        </w:tc>
      </w:tr>
      <w:tr w:rsidR="006D317B">
        <w:tblPrEx>
          <w:tblCellMar>
            <w:top w:w="0" w:type="dxa"/>
            <w:bottom w:w="0" w:type="dxa"/>
          </w:tblCellMar>
        </w:tblPrEx>
        <w:trPr>
          <w:trHeight w:val="262"/>
        </w:trPr>
        <w:tc>
          <w:tcPr>
            <w:tcW w:w="3060" w:type="dxa"/>
          </w:tcPr>
          <w:p w:rsidR="006D317B" w:rsidRDefault="006D317B">
            <w:pPr>
              <w:pStyle w:val="TAL"/>
              <w:rPr>
                <w:color w:val="000000"/>
              </w:rPr>
            </w:pPr>
            <w:r>
              <w:rPr>
                <w:color w:val="000000"/>
              </w:rPr>
              <w:t xml:space="preserve">DPCH </w:t>
            </w:r>
          </w:p>
        </w:tc>
        <w:tc>
          <w:tcPr>
            <w:tcW w:w="1980" w:type="dxa"/>
          </w:tcPr>
          <w:p w:rsidR="006D317B" w:rsidRDefault="006D317B">
            <w:pPr>
              <w:pStyle w:val="TAL"/>
              <w:rPr>
                <w:color w:val="000000"/>
              </w:rPr>
            </w:pPr>
            <w:r>
              <w:rPr>
                <w:color w:val="000000"/>
              </w:rPr>
              <w:t>ksps</w:t>
            </w:r>
          </w:p>
        </w:tc>
        <w:tc>
          <w:tcPr>
            <w:tcW w:w="1980" w:type="dxa"/>
          </w:tcPr>
          <w:p w:rsidR="006D317B" w:rsidRDefault="006D317B">
            <w:pPr>
              <w:pStyle w:val="TAL"/>
              <w:rPr>
                <w:color w:val="000000"/>
              </w:rPr>
            </w:pPr>
            <w:r>
              <w:rPr>
                <w:color w:val="000000"/>
              </w:rPr>
              <w:t>15</w:t>
            </w:r>
          </w:p>
        </w:tc>
      </w:tr>
      <w:tr w:rsidR="006D317B">
        <w:tblPrEx>
          <w:tblCellMar>
            <w:top w:w="0" w:type="dxa"/>
            <w:bottom w:w="0" w:type="dxa"/>
          </w:tblCellMar>
        </w:tblPrEx>
        <w:trPr>
          <w:trHeight w:val="109"/>
        </w:trPr>
        <w:tc>
          <w:tcPr>
            <w:tcW w:w="3060" w:type="dxa"/>
            <w:vAlign w:val="center"/>
          </w:tcPr>
          <w:p w:rsidR="006D317B" w:rsidRDefault="006D317B">
            <w:pPr>
              <w:pStyle w:val="TAL"/>
              <w:rPr>
                <w:color w:val="000000"/>
              </w:rPr>
            </w:pPr>
            <w:r>
              <w:rPr>
                <w:color w:val="000000"/>
              </w:rPr>
              <w:t>Slot Format #i</w:t>
            </w:r>
          </w:p>
        </w:tc>
        <w:tc>
          <w:tcPr>
            <w:tcW w:w="1980" w:type="dxa"/>
            <w:vAlign w:val="center"/>
          </w:tcPr>
          <w:p w:rsidR="006D317B" w:rsidRDefault="006D317B">
            <w:pPr>
              <w:pStyle w:val="TAL"/>
              <w:rPr>
                <w:color w:val="000000"/>
              </w:rPr>
            </w:pPr>
            <w:r>
              <w:rPr>
                <w:color w:val="000000"/>
              </w:rPr>
              <w:t>-</w:t>
            </w:r>
          </w:p>
        </w:tc>
        <w:tc>
          <w:tcPr>
            <w:tcW w:w="1980" w:type="dxa"/>
            <w:vAlign w:val="center"/>
          </w:tcPr>
          <w:p w:rsidR="006D317B" w:rsidRDefault="006D317B">
            <w:pPr>
              <w:pStyle w:val="TAL"/>
              <w:rPr>
                <w:color w:val="000000"/>
              </w:rPr>
            </w:pPr>
            <w:r>
              <w:rPr>
                <w:color w:val="000000"/>
              </w:rPr>
              <w:t>5</w:t>
            </w:r>
          </w:p>
        </w:tc>
      </w:tr>
      <w:tr w:rsidR="006D317B">
        <w:tblPrEx>
          <w:tblCellMar>
            <w:top w:w="0" w:type="dxa"/>
            <w:bottom w:w="0" w:type="dxa"/>
          </w:tblCellMar>
        </w:tblPrEx>
        <w:trPr>
          <w:trHeight w:val="109"/>
        </w:trPr>
        <w:tc>
          <w:tcPr>
            <w:tcW w:w="3060" w:type="dxa"/>
            <w:vAlign w:val="center"/>
          </w:tcPr>
          <w:p w:rsidR="006D317B" w:rsidRDefault="006D317B">
            <w:pPr>
              <w:pStyle w:val="TAL"/>
              <w:rPr>
                <w:color w:val="000000"/>
              </w:rPr>
            </w:pPr>
            <w:r>
              <w:rPr>
                <w:color w:val="000000"/>
              </w:rPr>
              <w:t>TFCI</w:t>
            </w:r>
          </w:p>
        </w:tc>
        <w:tc>
          <w:tcPr>
            <w:tcW w:w="1980" w:type="dxa"/>
            <w:vAlign w:val="center"/>
          </w:tcPr>
          <w:p w:rsidR="006D317B" w:rsidRDefault="006D317B">
            <w:pPr>
              <w:pStyle w:val="TAL"/>
              <w:rPr>
                <w:color w:val="000000"/>
              </w:rPr>
            </w:pPr>
            <w:r>
              <w:rPr>
                <w:color w:val="000000"/>
              </w:rPr>
              <w:t>-</w:t>
            </w:r>
          </w:p>
        </w:tc>
        <w:tc>
          <w:tcPr>
            <w:tcW w:w="1980" w:type="dxa"/>
            <w:vAlign w:val="center"/>
          </w:tcPr>
          <w:p w:rsidR="006D317B" w:rsidRDefault="006D317B">
            <w:pPr>
              <w:pStyle w:val="TAL"/>
              <w:rPr>
                <w:color w:val="000000"/>
              </w:rPr>
            </w:pPr>
            <w:r>
              <w:rPr>
                <w:color w:val="000000"/>
              </w:rPr>
              <w:t>On</w:t>
            </w:r>
          </w:p>
        </w:tc>
      </w:tr>
      <w:tr w:rsidR="006D317B">
        <w:tblPrEx>
          <w:tblCellMar>
            <w:top w:w="0" w:type="dxa"/>
            <w:bottom w:w="0" w:type="dxa"/>
          </w:tblCellMar>
        </w:tblPrEx>
        <w:trPr>
          <w:trHeight w:val="70"/>
        </w:trPr>
        <w:tc>
          <w:tcPr>
            <w:tcW w:w="3060" w:type="dxa"/>
          </w:tcPr>
          <w:p w:rsidR="006D317B" w:rsidRDefault="006D317B">
            <w:pPr>
              <w:pStyle w:val="TAL"/>
              <w:rPr>
                <w:color w:val="000000"/>
              </w:rPr>
            </w:pPr>
            <w:r>
              <w:rPr>
                <w:color w:val="000000"/>
              </w:rPr>
              <w:t>Power offsets PO1, PO2 and PO3</w:t>
            </w:r>
          </w:p>
        </w:tc>
        <w:tc>
          <w:tcPr>
            <w:tcW w:w="1980" w:type="dxa"/>
          </w:tcPr>
          <w:p w:rsidR="006D317B" w:rsidRDefault="006D317B">
            <w:pPr>
              <w:pStyle w:val="TAL"/>
              <w:rPr>
                <w:color w:val="000000"/>
              </w:rPr>
            </w:pPr>
            <w:r>
              <w:rPr>
                <w:color w:val="000000"/>
              </w:rPr>
              <w:t>dB</w:t>
            </w:r>
          </w:p>
        </w:tc>
        <w:tc>
          <w:tcPr>
            <w:tcW w:w="1980" w:type="dxa"/>
          </w:tcPr>
          <w:p w:rsidR="006D317B" w:rsidRDefault="006D317B">
            <w:pPr>
              <w:pStyle w:val="TAL"/>
              <w:rPr>
                <w:color w:val="000000"/>
              </w:rPr>
            </w:pPr>
            <w:r>
              <w:rPr>
                <w:color w:val="000000"/>
              </w:rPr>
              <w:t>0</w:t>
            </w:r>
          </w:p>
        </w:tc>
      </w:tr>
      <w:tr w:rsidR="006D317B">
        <w:tblPrEx>
          <w:tblCellMar>
            <w:top w:w="0" w:type="dxa"/>
            <w:bottom w:w="0" w:type="dxa"/>
          </w:tblCellMar>
        </w:tblPrEx>
        <w:trPr>
          <w:trHeight w:val="70"/>
        </w:trPr>
        <w:tc>
          <w:tcPr>
            <w:tcW w:w="3060" w:type="dxa"/>
          </w:tcPr>
          <w:p w:rsidR="006D317B" w:rsidRDefault="006D317B">
            <w:pPr>
              <w:pStyle w:val="TAL"/>
              <w:rPr>
                <w:color w:val="000000"/>
              </w:rPr>
            </w:pPr>
            <w:r>
              <w:rPr>
                <w:color w:val="000000"/>
              </w:rPr>
              <w:t>Puncturing</w:t>
            </w:r>
          </w:p>
        </w:tc>
        <w:tc>
          <w:tcPr>
            <w:tcW w:w="1980" w:type="dxa"/>
          </w:tcPr>
          <w:p w:rsidR="006D317B" w:rsidRDefault="006D317B">
            <w:pPr>
              <w:pStyle w:val="TAL"/>
              <w:rPr>
                <w:color w:val="000000"/>
              </w:rPr>
            </w:pPr>
            <w:r>
              <w:rPr>
                <w:color w:val="000000"/>
              </w:rPr>
              <w:t>%</w:t>
            </w:r>
          </w:p>
        </w:tc>
        <w:tc>
          <w:tcPr>
            <w:tcW w:w="1980" w:type="dxa"/>
          </w:tcPr>
          <w:p w:rsidR="006D317B" w:rsidRDefault="006D317B">
            <w:pPr>
              <w:pStyle w:val="TAL"/>
              <w:rPr>
                <w:color w:val="000000"/>
              </w:rPr>
            </w:pPr>
            <w:r>
              <w:rPr>
                <w:color w:val="000000"/>
              </w:rPr>
              <w:t>26.61</w:t>
            </w:r>
          </w:p>
        </w:tc>
      </w:tr>
      <w:tr w:rsidR="006D317B">
        <w:tblPrEx>
          <w:tblCellMar>
            <w:top w:w="0" w:type="dxa"/>
            <w:bottom w:w="0" w:type="dxa"/>
          </w:tblCellMar>
        </w:tblPrEx>
        <w:tc>
          <w:tcPr>
            <w:tcW w:w="3060" w:type="dxa"/>
          </w:tcPr>
          <w:p w:rsidR="006D317B" w:rsidRDefault="006D317B">
            <w:pPr>
              <w:pStyle w:val="TAH"/>
              <w:rPr>
                <w:color w:val="000000"/>
              </w:rPr>
            </w:pPr>
            <w:r>
              <w:rPr>
                <w:color w:val="000000"/>
              </w:rPr>
              <w:t>Parameter</w:t>
            </w:r>
          </w:p>
        </w:tc>
        <w:tc>
          <w:tcPr>
            <w:tcW w:w="1980" w:type="dxa"/>
          </w:tcPr>
          <w:p w:rsidR="006D317B" w:rsidRDefault="006D317B">
            <w:pPr>
              <w:pStyle w:val="TAH"/>
              <w:rPr>
                <w:color w:val="000000"/>
              </w:rPr>
            </w:pPr>
            <w:r>
              <w:rPr>
                <w:color w:val="000000"/>
              </w:rPr>
              <w:t xml:space="preserve">DTCH </w:t>
            </w:r>
          </w:p>
        </w:tc>
        <w:tc>
          <w:tcPr>
            <w:tcW w:w="1980" w:type="dxa"/>
          </w:tcPr>
          <w:p w:rsidR="006D317B" w:rsidRDefault="006D317B">
            <w:pPr>
              <w:pStyle w:val="TAH"/>
              <w:rPr>
                <w:color w:val="000000"/>
              </w:rPr>
            </w:pPr>
            <w:r>
              <w:rPr>
                <w:color w:val="000000"/>
              </w:rPr>
              <w:t xml:space="preserve">DCCH </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Transport Channel Number</w:t>
            </w:r>
          </w:p>
        </w:tc>
        <w:tc>
          <w:tcPr>
            <w:tcW w:w="1980" w:type="dxa"/>
          </w:tcPr>
          <w:p w:rsidR="006D317B" w:rsidRDefault="006D317B">
            <w:pPr>
              <w:pStyle w:val="TAL"/>
              <w:rPr>
                <w:color w:val="000000"/>
              </w:rPr>
            </w:pPr>
            <w:r>
              <w:rPr>
                <w:color w:val="000000"/>
              </w:rPr>
              <w:t xml:space="preserve">1 </w:t>
            </w:r>
          </w:p>
        </w:tc>
        <w:tc>
          <w:tcPr>
            <w:tcW w:w="1980" w:type="dxa"/>
          </w:tcPr>
          <w:p w:rsidR="006D317B" w:rsidRDefault="006D317B">
            <w:pPr>
              <w:pStyle w:val="TAL"/>
              <w:rPr>
                <w:color w:val="000000"/>
              </w:rPr>
            </w:pPr>
            <w:r>
              <w:rPr>
                <w:color w:val="000000"/>
              </w:rPr>
              <w:t xml:space="preserve">2 </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Transport Block Size</w:t>
            </w:r>
          </w:p>
        </w:tc>
        <w:tc>
          <w:tcPr>
            <w:tcW w:w="1980" w:type="dxa"/>
          </w:tcPr>
          <w:p w:rsidR="006D317B" w:rsidRDefault="006D317B">
            <w:pPr>
              <w:pStyle w:val="TAL"/>
              <w:rPr>
                <w:color w:val="000000"/>
              </w:rPr>
            </w:pPr>
            <w:r>
              <w:rPr>
                <w:color w:val="000000"/>
              </w:rPr>
              <w:t xml:space="preserve">95 </w:t>
            </w:r>
          </w:p>
        </w:tc>
        <w:tc>
          <w:tcPr>
            <w:tcW w:w="1980" w:type="dxa"/>
          </w:tcPr>
          <w:p w:rsidR="006D317B" w:rsidRDefault="006D317B">
            <w:pPr>
              <w:pStyle w:val="TAL"/>
              <w:rPr>
                <w:color w:val="000000"/>
              </w:rPr>
            </w:pPr>
            <w:r>
              <w:rPr>
                <w:color w:val="000000"/>
              </w:rPr>
              <w:t>30</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Transport Block Set Size</w:t>
            </w:r>
          </w:p>
        </w:tc>
        <w:tc>
          <w:tcPr>
            <w:tcW w:w="1980" w:type="dxa"/>
          </w:tcPr>
          <w:p w:rsidR="006D317B" w:rsidRDefault="006D317B">
            <w:pPr>
              <w:pStyle w:val="TAL"/>
              <w:rPr>
                <w:color w:val="000000"/>
              </w:rPr>
            </w:pPr>
            <w:r>
              <w:rPr>
                <w:color w:val="000000"/>
              </w:rPr>
              <w:t>95</w:t>
            </w:r>
          </w:p>
        </w:tc>
        <w:tc>
          <w:tcPr>
            <w:tcW w:w="1980" w:type="dxa"/>
          </w:tcPr>
          <w:p w:rsidR="006D317B" w:rsidRDefault="006D317B">
            <w:pPr>
              <w:pStyle w:val="TAL"/>
              <w:rPr>
                <w:color w:val="000000"/>
              </w:rPr>
            </w:pPr>
            <w:r>
              <w:rPr>
                <w:color w:val="000000"/>
              </w:rPr>
              <w:t>30</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Transmission Time Interval</w:t>
            </w:r>
          </w:p>
        </w:tc>
        <w:tc>
          <w:tcPr>
            <w:tcW w:w="1980" w:type="dxa"/>
          </w:tcPr>
          <w:p w:rsidR="006D317B" w:rsidRDefault="006D317B">
            <w:pPr>
              <w:pStyle w:val="TAL"/>
              <w:rPr>
                <w:color w:val="000000"/>
              </w:rPr>
            </w:pPr>
            <w:r>
              <w:rPr>
                <w:color w:val="000000"/>
              </w:rPr>
              <w:t>20  ms</w:t>
            </w:r>
          </w:p>
        </w:tc>
        <w:tc>
          <w:tcPr>
            <w:tcW w:w="1980" w:type="dxa"/>
          </w:tcPr>
          <w:p w:rsidR="006D317B" w:rsidRDefault="006D317B">
            <w:pPr>
              <w:pStyle w:val="TAL"/>
              <w:rPr>
                <w:color w:val="000000"/>
              </w:rPr>
            </w:pPr>
            <w:r>
              <w:rPr>
                <w:color w:val="000000"/>
              </w:rPr>
              <w:t>40  ms</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Type of Error Protection</w:t>
            </w:r>
          </w:p>
        </w:tc>
        <w:tc>
          <w:tcPr>
            <w:tcW w:w="1980" w:type="dxa"/>
          </w:tcPr>
          <w:p w:rsidR="006D317B" w:rsidRDefault="006D317B">
            <w:pPr>
              <w:pStyle w:val="TAL"/>
              <w:rPr>
                <w:color w:val="000000"/>
              </w:rPr>
            </w:pPr>
            <w:r>
              <w:rPr>
                <w:color w:val="000000"/>
              </w:rPr>
              <w:t>Convolution Coding</w:t>
            </w:r>
          </w:p>
        </w:tc>
        <w:tc>
          <w:tcPr>
            <w:tcW w:w="1980" w:type="dxa"/>
          </w:tcPr>
          <w:p w:rsidR="006D317B" w:rsidRDefault="006D317B">
            <w:pPr>
              <w:pStyle w:val="TAL"/>
              <w:rPr>
                <w:color w:val="000000"/>
              </w:rPr>
            </w:pPr>
            <w:r>
              <w:rPr>
                <w:color w:val="000000"/>
              </w:rPr>
              <w:t>Convolution Coding</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Coding Rate</w:t>
            </w:r>
          </w:p>
        </w:tc>
        <w:tc>
          <w:tcPr>
            <w:tcW w:w="1980" w:type="dxa"/>
          </w:tcPr>
          <w:p w:rsidR="006D317B" w:rsidRDefault="006D317B">
            <w:pPr>
              <w:pStyle w:val="TAL"/>
              <w:rPr>
                <w:color w:val="000000"/>
              </w:rPr>
            </w:pPr>
            <w:r>
              <w:rPr>
                <w:rFonts w:eastAsia="MS PGothic"/>
                <w:color w:val="000000"/>
                <w:sz w:val="16"/>
                <w:vertAlign w:val="superscript"/>
                <w:lang w:eastAsia="ja-JP"/>
              </w:rPr>
              <w:t>1</w:t>
            </w:r>
            <w:r>
              <w:rPr>
                <w:rFonts w:eastAsia="MS PGothic"/>
                <w:color w:val="000000"/>
                <w:sz w:val="16"/>
                <w:lang w:eastAsia="ja-JP"/>
              </w:rPr>
              <w:t>/</w:t>
            </w:r>
            <w:r>
              <w:rPr>
                <w:rFonts w:eastAsia="MS PGothic"/>
                <w:color w:val="000000"/>
                <w:sz w:val="16"/>
                <w:vertAlign w:val="subscript"/>
                <w:lang w:eastAsia="ja-JP"/>
              </w:rPr>
              <w:t>3</w:t>
            </w:r>
          </w:p>
        </w:tc>
        <w:tc>
          <w:tcPr>
            <w:tcW w:w="1980" w:type="dxa"/>
          </w:tcPr>
          <w:p w:rsidR="006D317B" w:rsidRDefault="006D317B">
            <w:pPr>
              <w:pStyle w:val="TAL"/>
              <w:rPr>
                <w:color w:val="000000"/>
              </w:rPr>
            </w:pPr>
            <w:r>
              <w:rPr>
                <w:color w:val="000000"/>
              </w:rPr>
              <w:t xml:space="preserve"> </w:t>
            </w:r>
            <w:r>
              <w:rPr>
                <w:rFonts w:eastAsia="MS PGothic"/>
                <w:color w:val="000000"/>
                <w:sz w:val="16"/>
                <w:vertAlign w:val="superscript"/>
                <w:lang w:eastAsia="ja-JP"/>
              </w:rPr>
              <w:t>1</w:t>
            </w:r>
            <w:r>
              <w:rPr>
                <w:rFonts w:eastAsia="MS PGothic"/>
                <w:color w:val="000000"/>
                <w:sz w:val="16"/>
                <w:lang w:eastAsia="ja-JP"/>
              </w:rPr>
              <w:t>/</w:t>
            </w:r>
            <w:r>
              <w:rPr>
                <w:rFonts w:eastAsia="MS PGothic"/>
                <w:color w:val="000000"/>
                <w:sz w:val="16"/>
                <w:vertAlign w:val="subscript"/>
                <w:lang w:eastAsia="ja-JP"/>
              </w:rPr>
              <w:t>3</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Rate Matching attribute</w:t>
            </w:r>
          </w:p>
        </w:tc>
        <w:tc>
          <w:tcPr>
            <w:tcW w:w="1980" w:type="dxa"/>
          </w:tcPr>
          <w:p w:rsidR="006D317B" w:rsidRDefault="006D317B">
            <w:pPr>
              <w:pStyle w:val="TAL"/>
              <w:rPr>
                <w:color w:val="000000"/>
              </w:rPr>
            </w:pPr>
            <w:r>
              <w:rPr>
                <w:color w:val="000000"/>
              </w:rPr>
              <w:t>256</w:t>
            </w:r>
          </w:p>
        </w:tc>
        <w:tc>
          <w:tcPr>
            <w:tcW w:w="1980" w:type="dxa"/>
          </w:tcPr>
          <w:p w:rsidR="006D317B" w:rsidRDefault="006D317B">
            <w:pPr>
              <w:pStyle w:val="TAL"/>
              <w:rPr>
                <w:color w:val="000000"/>
              </w:rPr>
            </w:pPr>
            <w:r>
              <w:rPr>
                <w:color w:val="000000"/>
              </w:rPr>
              <w:t>256</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Size of CRC</w:t>
            </w:r>
          </w:p>
        </w:tc>
        <w:tc>
          <w:tcPr>
            <w:tcW w:w="1980" w:type="dxa"/>
          </w:tcPr>
          <w:p w:rsidR="006D317B" w:rsidRDefault="006D317B">
            <w:pPr>
              <w:pStyle w:val="TAL"/>
              <w:rPr>
                <w:color w:val="000000"/>
              </w:rPr>
            </w:pPr>
            <w:r>
              <w:rPr>
                <w:color w:val="000000"/>
              </w:rPr>
              <w:t>16</w:t>
            </w:r>
          </w:p>
        </w:tc>
        <w:tc>
          <w:tcPr>
            <w:tcW w:w="1980" w:type="dxa"/>
          </w:tcPr>
          <w:p w:rsidR="006D317B" w:rsidRDefault="006D317B">
            <w:pPr>
              <w:pStyle w:val="TAL"/>
              <w:rPr>
                <w:color w:val="000000"/>
              </w:rPr>
            </w:pPr>
            <w:r>
              <w:rPr>
                <w:color w:val="000000"/>
              </w:rPr>
              <w:t xml:space="preserve">12 </w:t>
            </w:r>
          </w:p>
        </w:tc>
      </w:tr>
      <w:tr w:rsidR="006D317B">
        <w:tblPrEx>
          <w:tblCellMar>
            <w:top w:w="0" w:type="dxa"/>
            <w:bottom w:w="0" w:type="dxa"/>
          </w:tblCellMar>
        </w:tblPrEx>
        <w:tc>
          <w:tcPr>
            <w:tcW w:w="3060" w:type="dxa"/>
          </w:tcPr>
          <w:p w:rsidR="006D317B" w:rsidRDefault="006D317B">
            <w:pPr>
              <w:pStyle w:val="TAL"/>
              <w:rPr>
                <w:color w:val="000000"/>
              </w:rPr>
            </w:pPr>
            <w:r>
              <w:rPr>
                <w:color w:val="000000"/>
              </w:rPr>
              <w:t>Position of TrCH in radio frame</w:t>
            </w:r>
          </w:p>
        </w:tc>
        <w:tc>
          <w:tcPr>
            <w:tcW w:w="1980" w:type="dxa"/>
          </w:tcPr>
          <w:p w:rsidR="006D317B" w:rsidRDefault="006D317B">
            <w:pPr>
              <w:pStyle w:val="TAL"/>
              <w:rPr>
                <w:color w:val="000000"/>
              </w:rPr>
            </w:pPr>
            <w:r>
              <w:rPr>
                <w:color w:val="000000"/>
              </w:rPr>
              <w:t>fixed</w:t>
            </w:r>
          </w:p>
        </w:tc>
        <w:tc>
          <w:tcPr>
            <w:tcW w:w="1980" w:type="dxa"/>
          </w:tcPr>
          <w:p w:rsidR="006D317B" w:rsidRDefault="006D317B">
            <w:pPr>
              <w:pStyle w:val="TAL"/>
              <w:rPr>
                <w:color w:val="000000"/>
              </w:rPr>
            </w:pPr>
            <w:r>
              <w:rPr>
                <w:color w:val="000000"/>
              </w:rPr>
              <w:t>Fixed</w:t>
            </w:r>
          </w:p>
        </w:tc>
      </w:tr>
    </w:tbl>
    <w:p w:rsidR="006D317B" w:rsidRDefault="006D317B">
      <w:pPr>
        <w:pStyle w:val="Caption"/>
      </w:pPr>
      <w:bookmarkStart w:id="701" w:name="_Ref50546182"/>
      <w:bookmarkStart w:id="702" w:name="_Ref50546176"/>
      <w:r>
        <w:t xml:space="preserve">Table A- </w:t>
      </w:r>
      <w:fldSimple w:instr=" SEQ Table_A- \* ARABIC ">
        <w:r>
          <w:rPr>
            <w:noProof/>
          </w:rPr>
          <w:t>2</w:t>
        </w:r>
      </w:fldSimple>
      <w:bookmarkEnd w:id="701"/>
      <w:r>
        <w:t>– Parameters for 4.75 kbps test service</w:t>
      </w:r>
      <w:bookmarkEnd w:id="702"/>
      <w:r>
        <w:t>; Downlink</w:t>
      </w:r>
    </w:p>
    <w:p w:rsidR="006D317B" w:rsidRDefault="006D317B"/>
    <w:p w:rsidR="006D317B" w:rsidRDefault="006D317B">
      <w:pPr>
        <w:jc w:val="center"/>
      </w:pPr>
      <w:r>
        <w:rPr>
          <w:color w:val="000000"/>
        </w:rPr>
        <w:object w:dxaOrig="9631" w:dyaOrig="5716">
          <v:shape id="_x0000_i1158" type="#_x0000_t75" style="width:481.5pt;height:285.75pt" o:ole="" fillcolor="window">
            <v:imagedata r:id="rId200" o:title=""/>
          </v:shape>
          <o:OLEObject Type="Embed" ProgID="Word.Picture.8" ShapeID="_x0000_i1158" DrawAspect="Content" ObjectID="_1468164683" r:id="rId201"/>
        </w:object>
      </w:r>
    </w:p>
    <w:p w:rsidR="006D317B" w:rsidRDefault="006D317B">
      <w:pPr>
        <w:pStyle w:val="Caption"/>
      </w:pPr>
      <w:bookmarkStart w:id="703" w:name="_Hlt50546404"/>
      <w:bookmarkStart w:id="704" w:name="_Ref50546228"/>
      <w:bookmarkEnd w:id="703"/>
      <w:r>
        <w:t xml:space="preserve">Figure A </w:t>
      </w:r>
      <w:fldSimple w:instr=" SEQ Figure_A \* ARABIC ">
        <w:r>
          <w:rPr>
            <w:noProof/>
          </w:rPr>
          <w:t>2</w:t>
        </w:r>
      </w:fldSimple>
      <w:bookmarkEnd w:id="704"/>
      <w:r>
        <w:t>- Channel coding and multiplexing example for 4.75 kbps data; Downlink</w:t>
      </w:r>
    </w:p>
    <w:p w:rsidR="006D317B" w:rsidRDefault="006D317B"/>
    <w:p w:rsidR="006D317B" w:rsidRDefault="006D317B"/>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TitreAnnex"/>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Annex1"/>
        <w:numPr>
          <w:ilvl w:val="0"/>
          <w:numId w:val="1527"/>
        </w:numPr>
      </w:pPr>
      <w:bookmarkStart w:id="705" w:name="_Toc72569500"/>
      <w:r>
        <w:t>Uplink Reference measurement channels</w:t>
      </w:r>
      <w:bookmarkEnd w:id="705"/>
    </w:p>
    <w:p w:rsidR="006D317B" w:rsidRDefault="006D317B">
      <w:pPr>
        <w:pStyle w:val="Annex2"/>
        <w:numPr>
          <w:ilvl w:val="0"/>
          <w:numId w:val="1722"/>
        </w:numPr>
        <w:tabs>
          <w:tab w:val="clear" w:pos="1440"/>
        </w:tabs>
      </w:pPr>
      <w:bookmarkStart w:id="706" w:name="_Toc72569501"/>
      <w:r>
        <w:t>Data service 1.2 kbps</w:t>
      </w:r>
      <w:bookmarkEnd w:id="706"/>
    </w:p>
    <w:p w:rsidR="006D317B" w:rsidRDefault="006D317B">
      <w:pPr>
        <w:pStyle w:val="Annex2"/>
        <w:tabs>
          <w:tab w:val="clear" w:pos="1440"/>
        </w:tabs>
      </w:pPr>
      <w:bookmarkStart w:id="707" w:name="_Toc72569502"/>
      <w:r>
        <w:t>Speech 4.75 kbps</w:t>
      </w:r>
      <w:bookmarkEnd w:id="707"/>
    </w:p>
    <w:p w:rsidR="006D317B" w:rsidRDefault="006D317B">
      <w:r>
        <w:t xml:space="preserve">This test service is speech service at 4.75 kbps. The parameters for the 4.75 kbps speech service are specified in </w:t>
      </w:r>
      <w:r>
        <w:fldChar w:fldCharType="begin"/>
      </w:r>
      <w:r>
        <w:instrText xml:space="preserve"> REF _Ref50546182 \h </w:instrText>
      </w:r>
      <w:r>
        <w:fldChar w:fldCharType="separate"/>
      </w:r>
      <w:r>
        <w:t xml:space="preserve">Table A- </w:t>
      </w:r>
      <w:r>
        <w:rPr>
          <w:noProof/>
        </w:rPr>
        <w:t>2</w:t>
      </w:r>
      <w:r>
        <w:fldChar w:fldCharType="end"/>
      </w:r>
      <w:r>
        <w:t xml:space="preserve">. the channel coding is shown in </w:t>
      </w:r>
      <w:bookmarkStart w:id="708" w:name="_Hlt62903973"/>
      <w:r>
        <w:fldChar w:fldCharType="begin"/>
      </w:r>
      <w:r>
        <w:instrText xml:space="preserve"> REF _Ref50546228 \h </w:instrText>
      </w:r>
      <w:r>
        <w:fldChar w:fldCharType="separate"/>
      </w:r>
      <w:r>
        <w:t xml:space="preserve">Figure A </w:t>
      </w:r>
      <w:r>
        <w:rPr>
          <w:noProof/>
        </w:rPr>
        <w:t>2</w:t>
      </w:r>
      <w:r>
        <w:fldChar w:fldCharType="end"/>
      </w:r>
      <w:bookmarkEnd w:id="708"/>
      <w:r>
        <w:t xml:space="preserve"> for information.</w:t>
      </w:r>
    </w:p>
    <w:tbl>
      <w:tblPr>
        <w:tblW w:w="0" w:type="auto"/>
        <w:tblInd w:w="1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80"/>
        <w:gridCol w:w="2340"/>
        <w:gridCol w:w="2340"/>
      </w:tblGrid>
      <w:tr w:rsidR="006D317B">
        <w:tblPrEx>
          <w:tblCellMar>
            <w:top w:w="0" w:type="dxa"/>
            <w:bottom w:w="0" w:type="dxa"/>
          </w:tblCellMar>
        </w:tblPrEx>
        <w:tc>
          <w:tcPr>
            <w:tcW w:w="2340" w:type="dxa"/>
          </w:tcPr>
          <w:p w:rsidR="006D317B" w:rsidRDefault="006D317B">
            <w:pPr>
              <w:pStyle w:val="TAH"/>
            </w:pPr>
            <w:r>
              <w:br w:type="page"/>
              <w:t>Parameter</w:t>
            </w:r>
          </w:p>
        </w:tc>
        <w:tc>
          <w:tcPr>
            <w:tcW w:w="2340" w:type="dxa"/>
          </w:tcPr>
          <w:p w:rsidR="006D317B" w:rsidRDefault="006D317B">
            <w:pPr>
              <w:pStyle w:val="TAH"/>
            </w:pPr>
            <w:r>
              <w:t>Level</w:t>
            </w:r>
          </w:p>
        </w:tc>
        <w:tc>
          <w:tcPr>
            <w:tcW w:w="2340" w:type="dxa"/>
          </w:tcPr>
          <w:p w:rsidR="006D317B" w:rsidRDefault="006D317B">
            <w:pPr>
              <w:pStyle w:val="TAH"/>
            </w:pPr>
            <w:r>
              <w:t>Unit</w:t>
            </w:r>
          </w:p>
        </w:tc>
      </w:tr>
      <w:tr w:rsidR="006D317B">
        <w:tblPrEx>
          <w:tblCellMar>
            <w:top w:w="0" w:type="dxa"/>
            <w:bottom w:w="0" w:type="dxa"/>
          </w:tblCellMar>
        </w:tblPrEx>
        <w:tc>
          <w:tcPr>
            <w:tcW w:w="2340" w:type="dxa"/>
          </w:tcPr>
          <w:p w:rsidR="006D317B" w:rsidRDefault="006D317B">
            <w:pPr>
              <w:pStyle w:val="TAL"/>
            </w:pPr>
            <w:r>
              <w:t>Information bit rate</w:t>
            </w:r>
          </w:p>
        </w:tc>
        <w:tc>
          <w:tcPr>
            <w:tcW w:w="2340" w:type="dxa"/>
          </w:tcPr>
          <w:p w:rsidR="006D317B" w:rsidRDefault="006D317B">
            <w:pPr>
              <w:pStyle w:val="TAC"/>
            </w:pPr>
            <w:r>
              <w:t>4.75</w:t>
            </w:r>
          </w:p>
        </w:tc>
        <w:tc>
          <w:tcPr>
            <w:tcW w:w="2340" w:type="dxa"/>
          </w:tcPr>
          <w:p w:rsidR="006D317B" w:rsidRDefault="006D317B">
            <w:pPr>
              <w:pStyle w:val="TAC"/>
            </w:pPr>
            <w:r>
              <w:rPr>
                <w:lang w:eastAsia="ja-JP"/>
              </w:rPr>
              <w:t>k</w:t>
            </w:r>
            <w:r>
              <w:t>bps</w:t>
            </w:r>
          </w:p>
        </w:tc>
      </w:tr>
      <w:tr w:rsidR="006D317B">
        <w:tblPrEx>
          <w:tblCellMar>
            <w:top w:w="0" w:type="dxa"/>
            <w:bottom w:w="0" w:type="dxa"/>
          </w:tblCellMar>
        </w:tblPrEx>
        <w:trPr>
          <w:trHeight w:val="244"/>
        </w:trPr>
        <w:tc>
          <w:tcPr>
            <w:tcW w:w="2340" w:type="dxa"/>
          </w:tcPr>
          <w:p w:rsidR="006D317B" w:rsidRDefault="006D317B">
            <w:pPr>
              <w:pStyle w:val="TAL"/>
            </w:pPr>
            <w:r>
              <w:t xml:space="preserve">DPCH </w:t>
            </w:r>
          </w:p>
        </w:tc>
        <w:tc>
          <w:tcPr>
            <w:tcW w:w="2340" w:type="dxa"/>
          </w:tcPr>
          <w:p w:rsidR="006D317B" w:rsidRDefault="006D317B">
            <w:pPr>
              <w:pStyle w:val="TAC"/>
            </w:pPr>
            <w:r>
              <w:rPr>
                <w:lang w:eastAsia="ja-JP"/>
              </w:rPr>
              <w:t>3</w:t>
            </w:r>
            <w:r>
              <w:t>0</w:t>
            </w:r>
          </w:p>
        </w:tc>
        <w:tc>
          <w:tcPr>
            <w:tcW w:w="2340" w:type="dxa"/>
          </w:tcPr>
          <w:p w:rsidR="006D317B" w:rsidRDefault="006D317B">
            <w:pPr>
              <w:pStyle w:val="TAC"/>
            </w:pPr>
            <w:r>
              <w:rPr>
                <w:lang w:eastAsia="ja-JP"/>
              </w:rPr>
              <w:t>kb</w:t>
            </w:r>
            <w:r>
              <w:t>ps</w:t>
            </w:r>
          </w:p>
        </w:tc>
      </w:tr>
      <w:tr w:rsidR="006D317B">
        <w:tblPrEx>
          <w:tblCellMar>
            <w:top w:w="0" w:type="dxa"/>
            <w:bottom w:w="0" w:type="dxa"/>
          </w:tblCellMar>
        </w:tblPrEx>
        <w:trPr>
          <w:trHeight w:val="244"/>
        </w:trPr>
        <w:tc>
          <w:tcPr>
            <w:tcW w:w="2340" w:type="dxa"/>
          </w:tcPr>
          <w:p w:rsidR="006D317B" w:rsidRDefault="006D317B">
            <w:pPr>
              <w:pStyle w:val="TAL"/>
            </w:pPr>
            <w:r>
              <w:t>Power control</w:t>
            </w:r>
          </w:p>
        </w:tc>
        <w:tc>
          <w:tcPr>
            <w:tcW w:w="2340" w:type="dxa"/>
          </w:tcPr>
          <w:p w:rsidR="006D317B" w:rsidRDefault="006D317B">
            <w:pPr>
              <w:pStyle w:val="TAC"/>
            </w:pPr>
            <w:r>
              <w:t>Off</w:t>
            </w:r>
          </w:p>
        </w:tc>
        <w:tc>
          <w:tcPr>
            <w:tcW w:w="2340" w:type="dxa"/>
          </w:tcPr>
          <w:p w:rsidR="006D317B" w:rsidRDefault="006D317B">
            <w:pPr>
              <w:pStyle w:val="TAC"/>
            </w:pPr>
          </w:p>
        </w:tc>
      </w:tr>
      <w:tr w:rsidR="006D317B">
        <w:tblPrEx>
          <w:tblCellMar>
            <w:top w:w="0" w:type="dxa"/>
            <w:bottom w:w="0" w:type="dxa"/>
          </w:tblCellMar>
        </w:tblPrEx>
        <w:tc>
          <w:tcPr>
            <w:tcW w:w="2340" w:type="dxa"/>
            <w:vAlign w:val="bottom"/>
          </w:tcPr>
          <w:p w:rsidR="006D317B" w:rsidRDefault="006D317B">
            <w:pPr>
              <w:pStyle w:val="TAL"/>
              <w:rPr>
                <w:lang w:val="fr-FR"/>
              </w:rPr>
            </w:pPr>
            <w:r>
              <w:rPr>
                <w:lang w:val="fr-FR"/>
              </w:rPr>
              <w:t>TFCI</w:t>
            </w:r>
          </w:p>
        </w:tc>
        <w:tc>
          <w:tcPr>
            <w:tcW w:w="2340" w:type="dxa"/>
            <w:vAlign w:val="bottom"/>
          </w:tcPr>
          <w:p w:rsidR="006D317B" w:rsidRDefault="006D317B">
            <w:pPr>
              <w:pStyle w:val="TAC"/>
              <w:rPr>
                <w:lang w:val="fr-FR"/>
              </w:rPr>
            </w:pPr>
            <w:r>
              <w:rPr>
                <w:lang w:val="fr-FR"/>
              </w:rPr>
              <w:t>On</w:t>
            </w:r>
          </w:p>
        </w:tc>
        <w:tc>
          <w:tcPr>
            <w:tcW w:w="2340" w:type="dxa"/>
          </w:tcPr>
          <w:p w:rsidR="006D317B" w:rsidRDefault="006D317B">
            <w:pPr>
              <w:pStyle w:val="TAC"/>
              <w:rPr>
                <w:lang w:val="fr-FR"/>
              </w:rPr>
            </w:pPr>
          </w:p>
        </w:tc>
      </w:tr>
      <w:tr w:rsidR="006D317B">
        <w:tblPrEx>
          <w:tblCellMar>
            <w:top w:w="0" w:type="dxa"/>
            <w:bottom w:w="0" w:type="dxa"/>
          </w:tblCellMar>
        </w:tblPrEx>
        <w:tc>
          <w:tcPr>
            <w:tcW w:w="2340" w:type="dxa"/>
          </w:tcPr>
          <w:p w:rsidR="006D317B" w:rsidRDefault="006D317B">
            <w:pPr>
              <w:pStyle w:val="TAL"/>
              <w:rPr>
                <w:lang w:val="fr-FR"/>
              </w:rPr>
            </w:pPr>
            <w:r>
              <w:rPr>
                <w:lang w:val="fr-FR" w:eastAsia="ja-JP"/>
              </w:rPr>
              <w:t>Repetition</w:t>
            </w:r>
          </w:p>
        </w:tc>
        <w:tc>
          <w:tcPr>
            <w:tcW w:w="2340" w:type="dxa"/>
          </w:tcPr>
          <w:p w:rsidR="006D317B" w:rsidRDefault="006D317B">
            <w:pPr>
              <w:pStyle w:val="TAC"/>
              <w:rPr>
                <w:lang w:val="fr-FR"/>
              </w:rPr>
            </w:pPr>
          </w:p>
        </w:tc>
        <w:tc>
          <w:tcPr>
            <w:tcW w:w="2340" w:type="dxa"/>
          </w:tcPr>
          <w:p w:rsidR="006D317B" w:rsidRDefault="006D317B">
            <w:pPr>
              <w:pStyle w:val="TAC"/>
            </w:pPr>
            <w:r>
              <w:t>%</w:t>
            </w:r>
          </w:p>
        </w:tc>
      </w:tr>
    </w:tbl>
    <w:p w:rsidR="006D317B" w:rsidRDefault="006D317B">
      <w:pPr>
        <w:pStyle w:val="Caption"/>
      </w:pPr>
      <w:r>
        <w:t xml:space="preserve">Table A- </w:t>
      </w:r>
      <w:fldSimple w:instr=" SEQ Table_A- \* ARABIC ">
        <w:r>
          <w:rPr>
            <w:noProof/>
          </w:rPr>
          <w:t>3</w:t>
        </w:r>
      </w:fldSimple>
      <w:r>
        <w:t>– Parameters for 4.75 kbps test service; Uplink</w:t>
      </w:r>
    </w:p>
    <w:p w:rsidR="006D317B" w:rsidRDefault="006D317B"/>
    <w:p w:rsidR="006D317B" w:rsidRDefault="006D317B"/>
    <w:bookmarkStart w:id="709" w:name="_Hlt64100372"/>
    <w:p w:rsidR="006D317B" w:rsidRDefault="006D317B">
      <w:pPr>
        <w:jc w:val="center"/>
      </w:pPr>
      <w:r>
        <w:rPr>
          <w:color w:val="000000"/>
        </w:rPr>
        <w:object w:dxaOrig="9631" w:dyaOrig="5716">
          <v:shape id="_x0000_i1159" type="#_x0000_t75" style="width:481.5pt;height:285.75pt" o:ole="" fillcolor="window">
            <v:imagedata r:id="rId202" o:title=""/>
          </v:shape>
          <o:OLEObject Type="Embed" ProgID="Word.Picture.8" ShapeID="_x0000_i1159" DrawAspect="Content" ObjectID="_1468164684" r:id="rId203"/>
        </w:object>
      </w:r>
      <w:bookmarkEnd w:id="709"/>
    </w:p>
    <w:p w:rsidR="006D317B" w:rsidRDefault="006D317B">
      <w:pPr>
        <w:pStyle w:val="Caption"/>
      </w:pPr>
      <w:r>
        <w:t xml:space="preserve">Figure A </w:t>
      </w:r>
      <w:fldSimple w:instr=" SEQ Figure_A \* ARABIC ">
        <w:r>
          <w:rPr>
            <w:noProof/>
          </w:rPr>
          <w:t>3</w:t>
        </w:r>
      </w:fldSimple>
      <w:r>
        <w:t>- Channel coding and multiplexing example for 4.75 kbps data; Uplink</w:t>
      </w:r>
    </w:p>
    <w:p w:rsidR="006D317B" w:rsidRDefault="006D317B"/>
    <w:p w:rsidR="006D317B" w:rsidRDefault="006D317B"/>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Annex1"/>
        <w:numPr>
          <w:ilvl w:val="0"/>
          <w:numId w:val="1527"/>
        </w:numPr>
      </w:pPr>
      <w:bookmarkStart w:id="710" w:name="_Ref65490984"/>
      <w:bookmarkStart w:id="711" w:name="_Ref65491252"/>
      <w:bookmarkStart w:id="712" w:name="_Toc72569503"/>
      <w:r>
        <w:t>Link budgets</w:t>
      </w:r>
      <w:bookmarkEnd w:id="710"/>
      <w:bookmarkEnd w:id="711"/>
      <w:bookmarkEnd w:id="712"/>
    </w:p>
    <w:p w:rsidR="006D317B" w:rsidRDefault="006D317B">
      <w:r>
        <w:t>Link budgets are evaluated for GEO constellation, extended multi-beam configuration i.e. 30 spots for a European coverage. Satellite is at an altitude in the range of 36 000 km, which means free space loss near to 192 dB.</w:t>
      </w:r>
    </w:p>
    <w:p w:rsidR="006D317B" w:rsidRDefault="006D317B">
      <w:r>
        <w:t xml:space="preserve">It is assumed every spot is equally traffic loaded (uniform traffic distribution). </w:t>
      </w:r>
    </w:p>
    <w:p w:rsidR="006D317B" w:rsidRDefault="006D317B">
      <w:r>
        <w:t xml:space="preserve">It is assumed the Eb/Nt feeder link degradation is kept less than 0.2 dB (ref. </w:t>
      </w:r>
      <w:r>
        <w:fldChar w:fldCharType="begin"/>
      </w:r>
      <w:r>
        <w:instrText xml:space="preserve"> REF _Ref15875404 \r \h </w:instrText>
      </w:r>
      <w:r>
        <w:fldChar w:fldCharType="separate"/>
      </w:r>
      <w:r>
        <w:t>[1]</w:t>
      </w:r>
      <w:r>
        <w:fldChar w:fldCharType="end"/>
      </w:r>
      <w:r>
        <w:t>)</w:t>
      </w:r>
      <w:bookmarkStart w:id="713" w:name="_Hlt41217151"/>
      <w:bookmarkEnd w:id="713"/>
      <w:r>
        <w:t xml:space="preserve">. </w:t>
      </w:r>
    </w:p>
    <w:p w:rsidR="006D317B" w:rsidRDefault="006D317B">
      <w:r>
        <w:t>Link budgets are calculated for a Block Error Ratio (BLER) less than 10</w:t>
      </w:r>
      <w:r>
        <w:rPr>
          <w:vertAlign w:val="superscript"/>
        </w:rPr>
        <w:t>-2</w:t>
      </w:r>
      <w:r>
        <w:t xml:space="preserve"> in AWGN channel conditions, i.e. static conditions. In case of speech 12.2 kbps service, an activity factor of 0.5 is assumed.</w:t>
      </w:r>
    </w:p>
    <w:p w:rsidR="006D317B" w:rsidRDefault="006D317B">
      <w:r>
        <w:t xml:space="preserve">Design margin is included in Eb/Nt (see </w:t>
      </w:r>
      <w:bookmarkStart w:id="714" w:name="_Hlt49766252"/>
      <w:bookmarkEnd w:id="714"/>
      <w:r>
        <w:fldChar w:fldCharType="begin"/>
      </w:r>
      <w:r>
        <w:instrText xml:space="preserve"> REF _Ref51067459 \r \h </w:instrText>
      </w:r>
      <w:r>
        <w:fldChar w:fldCharType="separate"/>
      </w:r>
      <w:r>
        <w:t>6.2.3.2</w:t>
      </w:r>
      <w:r>
        <w:fldChar w:fldCharType="end"/>
      </w:r>
      <w:r>
        <w:t xml:space="preserve"> and </w:t>
      </w:r>
      <w:r>
        <w:fldChar w:fldCharType="begin"/>
      </w:r>
      <w:r>
        <w:instrText xml:space="preserve"> REF _Ref51067490 \r \h </w:instrText>
      </w:r>
      <w:r>
        <w:fldChar w:fldCharType="separate"/>
      </w:r>
      <w:r>
        <w:t>6.2.4.2</w:t>
      </w:r>
      <w:r>
        <w:fldChar w:fldCharType="end"/>
      </w:r>
      <w:r>
        <w:t xml:space="preserve">). For that reason, link budgets are calculated with a null margin. </w:t>
      </w:r>
    </w:p>
    <w:p w:rsidR="006D317B" w:rsidRDefault="006D317B">
      <w:r>
        <w:t>In case of handset terminal, body loss is taken into account (1 dB).</w:t>
      </w:r>
    </w:p>
    <w:p w:rsidR="006D317B" w:rsidRDefault="006D317B">
      <w:r>
        <w:t xml:space="preserve">Link budgets were also calculated for mobile environment, i.e. taking into account propagation margin. Impact on system capacity for mobile environment is presented in sub-clause </w:t>
      </w:r>
      <w:r>
        <w:fldChar w:fldCharType="begin"/>
      </w:r>
      <w:r>
        <w:instrText xml:space="preserve"> REF _Ref51067551 \r \h </w:instrText>
      </w:r>
      <w:r>
        <w:fldChar w:fldCharType="separate"/>
      </w:r>
      <w:r>
        <w:t>6.1</w:t>
      </w:r>
      <w:r>
        <w:fldChar w:fldCharType="end"/>
      </w:r>
      <w:r>
        <w:t>.</w:t>
      </w:r>
    </w:p>
    <w:p w:rsidR="006D317B" w:rsidRDefault="006D317B">
      <w:r>
        <w:t>No satellite diversity is applied, there is only one satellite in view.</w:t>
      </w:r>
    </w:p>
    <w:p w:rsidR="006D317B" w:rsidRDefault="006D317B">
      <w:r>
        <w:t>For adjacent spot interference calculation, it is assumed that all the spots serve an equivalent number of codes.</w:t>
      </w:r>
    </w:p>
    <w:p w:rsidR="006D317B" w:rsidRDefault="006D317B">
      <w:r>
        <w:t>The design margin required for link budgets calculation is included in Eb/Nt. For this reason, link budgets are presented with a null link margin.</w:t>
      </w:r>
    </w:p>
    <w:p w:rsidR="006D317B" w:rsidRDefault="006D317B">
      <w:r>
        <w:t>Link budgets are evaluated for four UE configurations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659"/>
        <w:gridCol w:w="1729"/>
        <w:gridCol w:w="1729"/>
        <w:gridCol w:w="1729"/>
        <w:gridCol w:w="1729"/>
      </w:tblGrid>
      <w:tr w:rsidR="006D317B">
        <w:tblPrEx>
          <w:tblCellMar>
            <w:top w:w="0" w:type="dxa"/>
            <w:bottom w:w="0" w:type="dxa"/>
          </w:tblCellMar>
        </w:tblPrEx>
        <w:trPr>
          <w:jc w:val="center"/>
        </w:trPr>
        <w:tc>
          <w:tcPr>
            <w:tcW w:w="1729" w:type="dxa"/>
          </w:tcPr>
          <w:p w:rsidR="006D317B" w:rsidRDefault="006D317B">
            <w:pPr>
              <w:pStyle w:val="Tableau"/>
              <w:spacing w:before="0" w:after="0"/>
            </w:pPr>
            <w:bookmarkStart w:id="715" w:name="_Hlt62639498"/>
            <w:r>
              <w:t>UE type</w:t>
            </w:r>
          </w:p>
        </w:tc>
        <w:tc>
          <w:tcPr>
            <w:tcW w:w="1729" w:type="dxa"/>
          </w:tcPr>
          <w:p w:rsidR="006D317B" w:rsidRDefault="006D317B">
            <w:pPr>
              <w:pStyle w:val="Tableau"/>
              <w:spacing w:before="0" w:after="0"/>
              <w:jc w:val="center"/>
            </w:pPr>
            <w:r>
              <w:t>Power class</w:t>
            </w:r>
          </w:p>
        </w:tc>
        <w:tc>
          <w:tcPr>
            <w:tcW w:w="1729" w:type="dxa"/>
          </w:tcPr>
          <w:p w:rsidR="006D317B" w:rsidRDefault="006D317B">
            <w:pPr>
              <w:pStyle w:val="Tableau"/>
              <w:spacing w:before="0" w:after="0"/>
              <w:jc w:val="center"/>
            </w:pPr>
            <w:r>
              <w:t>Maximum gain</w:t>
            </w:r>
          </w:p>
        </w:tc>
        <w:tc>
          <w:tcPr>
            <w:tcW w:w="1729" w:type="dxa"/>
          </w:tcPr>
          <w:p w:rsidR="006D317B" w:rsidRDefault="006D317B">
            <w:pPr>
              <w:pStyle w:val="Tableau"/>
              <w:spacing w:before="0" w:after="0"/>
              <w:jc w:val="center"/>
            </w:pPr>
            <w:r>
              <w:t>Maximum EIRP</w:t>
            </w:r>
          </w:p>
        </w:tc>
        <w:tc>
          <w:tcPr>
            <w:tcW w:w="1729" w:type="dxa"/>
          </w:tcPr>
          <w:p w:rsidR="006D317B" w:rsidRDefault="006D317B">
            <w:pPr>
              <w:pStyle w:val="Tableau"/>
              <w:spacing w:before="0" w:after="0"/>
              <w:jc w:val="center"/>
            </w:pPr>
            <w:r>
              <w:t>G/T</w:t>
            </w:r>
          </w:p>
        </w:tc>
      </w:tr>
      <w:tr w:rsidR="006D317B">
        <w:tblPrEx>
          <w:tblCellMar>
            <w:top w:w="0" w:type="dxa"/>
            <w:bottom w:w="0" w:type="dxa"/>
          </w:tblCellMar>
        </w:tblPrEx>
        <w:trPr>
          <w:jc w:val="center"/>
        </w:trPr>
        <w:tc>
          <w:tcPr>
            <w:tcW w:w="1729" w:type="dxa"/>
          </w:tcPr>
          <w:p w:rsidR="006D317B" w:rsidRDefault="006D317B">
            <w:pPr>
              <w:pStyle w:val="Tableau"/>
              <w:spacing w:before="0" w:after="0"/>
            </w:pPr>
            <w:r>
              <w:t>Handheld</w:t>
            </w:r>
          </w:p>
        </w:tc>
        <w:tc>
          <w:tcPr>
            <w:tcW w:w="1729" w:type="dxa"/>
          </w:tcPr>
          <w:p w:rsidR="006D317B" w:rsidRDefault="006D317B">
            <w:pPr>
              <w:pStyle w:val="Tableau"/>
              <w:spacing w:before="0" w:after="0"/>
              <w:jc w:val="center"/>
            </w:pPr>
            <w:r>
              <w:t>250 mW</w:t>
            </w:r>
          </w:p>
        </w:tc>
        <w:tc>
          <w:tcPr>
            <w:tcW w:w="1729" w:type="dxa"/>
          </w:tcPr>
          <w:p w:rsidR="006D317B" w:rsidRDefault="006D317B">
            <w:pPr>
              <w:pStyle w:val="Tableau"/>
              <w:spacing w:before="0" w:after="0"/>
              <w:jc w:val="center"/>
            </w:pPr>
            <w:r>
              <w:t>0 dBi</w:t>
            </w:r>
          </w:p>
        </w:tc>
        <w:tc>
          <w:tcPr>
            <w:tcW w:w="1729" w:type="dxa"/>
          </w:tcPr>
          <w:p w:rsidR="006D317B" w:rsidRDefault="006D317B">
            <w:pPr>
              <w:pStyle w:val="Tableau"/>
              <w:spacing w:before="0" w:after="0"/>
              <w:jc w:val="center"/>
            </w:pPr>
            <w:r>
              <w:t>-6 dBW</w:t>
            </w:r>
          </w:p>
        </w:tc>
        <w:tc>
          <w:tcPr>
            <w:tcW w:w="1729" w:type="dxa"/>
          </w:tcPr>
          <w:p w:rsidR="006D317B" w:rsidRDefault="006D317B">
            <w:pPr>
              <w:pStyle w:val="Tableau"/>
              <w:spacing w:before="0" w:after="0"/>
              <w:jc w:val="center"/>
            </w:pPr>
            <w:r>
              <w:t>-24.6 dB/°K</w:t>
            </w:r>
          </w:p>
        </w:tc>
      </w:tr>
      <w:tr w:rsidR="006D317B">
        <w:tblPrEx>
          <w:tblCellMar>
            <w:top w:w="0" w:type="dxa"/>
            <w:bottom w:w="0" w:type="dxa"/>
          </w:tblCellMar>
        </w:tblPrEx>
        <w:trPr>
          <w:jc w:val="center"/>
        </w:trPr>
        <w:tc>
          <w:tcPr>
            <w:tcW w:w="1729" w:type="dxa"/>
          </w:tcPr>
          <w:p w:rsidR="006D317B" w:rsidRDefault="006D317B">
            <w:pPr>
              <w:pStyle w:val="Tableau"/>
              <w:spacing w:before="0" w:after="0"/>
            </w:pPr>
            <w:r>
              <w:t>Portable</w:t>
            </w:r>
          </w:p>
        </w:tc>
        <w:tc>
          <w:tcPr>
            <w:tcW w:w="1729" w:type="dxa"/>
          </w:tcPr>
          <w:p w:rsidR="006D317B" w:rsidRDefault="006D317B">
            <w:pPr>
              <w:pStyle w:val="Tableau"/>
              <w:spacing w:before="0" w:after="0"/>
              <w:jc w:val="center"/>
            </w:pPr>
            <w:r>
              <w:t>2 W</w:t>
            </w:r>
          </w:p>
        </w:tc>
        <w:tc>
          <w:tcPr>
            <w:tcW w:w="1729" w:type="dxa"/>
          </w:tcPr>
          <w:p w:rsidR="006D317B" w:rsidRDefault="006D317B">
            <w:pPr>
              <w:pStyle w:val="Tableau"/>
              <w:spacing w:before="0" w:after="0"/>
              <w:jc w:val="center"/>
            </w:pPr>
            <w:r>
              <w:t>2 dBi</w:t>
            </w:r>
          </w:p>
        </w:tc>
        <w:tc>
          <w:tcPr>
            <w:tcW w:w="1729" w:type="dxa"/>
          </w:tcPr>
          <w:p w:rsidR="006D317B" w:rsidRDefault="006D317B">
            <w:pPr>
              <w:pStyle w:val="Tableau"/>
              <w:spacing w:before="0" w:after="0"/>
              <w:jc w:val="center"/>
            </w:pPr>
            <w:r>
              <w:t>5 dBW</w:t>
            </w:r>
          </w:p>
        </w:tc>
        <w:tc>
          <w:tcPr>
            <w:tcW w:w="1729" w:type="dxa"/>
          </w:tcPr>
          <w:p w:rsidR="006D317B" w:rsidRDefault="006D317B">
            <w:pPr>
              <w:pStyle w:val="Tableau"/>
              <w:spacing w:before="0" w:after="0"/>
              <w:jc w:val="center"/>
            </w:pPr>
            <w:r>
              <w:t>-21 dB/°K</w:t>
            </w:r>
          </w:p>
        </w:tc>
      </w:tr>
      <w:tr w:rsidR="006D317B">
        <w:tblPrEx>
          <w:tblCellMar>
            <w:top w:w="0" w:type="dxa"/>
            <w:bottom w:w="0" w:type="dxa"/>
          </w:tblCellMar>
        </w:tblPrEx>
        <w:trPr>
          <w:jc w:val="center"/>
        </w:trPr>
        <w:tc>
          <w:tcPr>
            <w:tcW w:w="1729" w:type="dxa"/>
          </w:tcPr>
          <w:p w:rsidR="006D317B" w:rsidRDefault="006D317B">
            <w:pPr>
              <w:pStyle w:val="Tableau"/>
              <w:spacing w:before="0" w:after="0"/>
            </w:pPr>
            <w:r>
              <w:t>Vehicular</w:t>
            </w:r>
          </w:p>
        </w:tc>
        <w:tc>
          <w:tcPr>
            <w:tcW w:w="1729" w:type="dxa"/>
          </w:tcPr>
          <w:p w:rsidR="006D317B" w:rsidRDefault="006D317B">
            <w:pPr>
              <w:pStyle w:val="Tableau"/>
              <w:spacing w:before="0" w:after="0"/>
              <w:jc w:val="center"/>
            </w:pPr>
            <w:r>
              <w:t>8 W</w:t>
            </w:r>
          </w:p>
        </w:tc>
        <w:tc>
          <w:tcPr>
            <w:tcW w:w="1729" w:type="dxa"/>
          </w:tcPr>
          <w:p w:rsidR="006D317B" w:rsidRDefault="006D317B">
            <w:pPr>
              <w:pStyle w:val="Tableau"/>
              <w:spacing w:before="0" w:after="0"/>
              <w:jc w:val="center"/>
            </w:pPr>
            <w:r>
              <w:t>4 dBi</w:t>
            </w:r>
          </w:p>
        </w:tc>
        <w:tc>
          <w:tcPr>
            <w:tcW w:w="1729" w:type="dxa"/>
          </w:tcPr>
          <w:p w:rsidR="006D317B" w:rsidRDefault="006D317B">
            <w:pPr>
              <w:pStyle w:val="Tableau"/>
              <w:spacing w:before="0" w:after="0"/>
              <w:jc w:val="center"/>
            </w:pPr>
            <w:r>
              <w:t>13 dBW</w:t>
            </w:r>
          </w:p>
        </w:tc>
        <w:tc>
          <w:tcPr>
            <w:tcW w:w="1729" w:type="dxa"/>
          </w:tcPr>
          <w:p w:rsidR="006D317B" w:rsidRDefault="006D317B">
            <w:pPr>
              <w:pStyle w:val="Tableau"/>
              <w:spacing w:before="0" w:after="0"/>
              <w:jc w:val="center"/>
            </w:pPr>
            <w:r>
              <w:t>-20 dB/°K</w:t>
            </w:r>
          </w:p>
        </w:tc>
      </w:tr>
      <w:tr w:rsidR="006D317B">
        <w:tblPrEx>
          <w:tblCellMar>
            <w:top w:w="0" w:type="dxa"/>
            <w:bottom w:w="0" w:type="dxa"/>
          </w:tblCellMar>
        </w:tblPrEx>
        <w:trPr>
          <w:jc w:val="center"/>
        </w:trPr>
        <w:tc>
          <w:tcPr>
            <w:tcW w:w="1729" w:type="dxa"/>
          </w:tcPr>
          <w:p w:rsidR="006D317B" w:rsidRDefault="006D317B">
            <w:pPr>
              <w:pStyle w:val="Tableau"/>
              <w:spacing w:before="0" w:after="0"/>
            </w:pPr>
            <w:r>
              <w:t>Transportable</w:t>
            </w:r>
          </w:p>
        </w:tc>
        <w:tc>
          <w:tcPr>
            <w:tcW w:w="1729" w:type="dxa"/>
          </w:tcPr>
          <w:p w:rsidR="006D317B" w:rsidRDefault="006D317B">
            <w:pPr>
              <w:pStyle w:val="Tableau"/>
              <w:spacing w:before="0" w:after="0"/>
              <w:jc w:val="center"/>
            </w:pPr>
            <w:r>
              <w:t>2 W</w:t>
            </w:r>
          </w:p>
        </w:tc>
        <w:tc>
          <w:tcPr>
            <w:tcW w:w="1729" w:type="dxa"/>
          </w:tcPr>
          <w:p w:rsidR="006D317B" w:rsidRDefault="006D317B">
            <w:pPr>
              <w:pStyle w:val="Tableau"/>
              <w:spacing w:before="0" w:after="0"/>
              <w:jc w:val="center"/>
            </w:pPr>
            <w:r>
              <w:t>14 dBi</w:t>
            </w:r>
          </w:p>
        </w:tc>
        <w:tc>
          <w:tcPr>
            <w:tcW w:w="1729" w:type="dxa"/>
          </w:tcPr>
          <w:p w:rsidR="006D317B" w:rsidRDefault="006D317B">
            <w:pPr>
              <w:pStyle w:val="Tableau"/>
              <w:spacing w:before="0" w:after="0"/>
              <w:jc w:val="center"/>
            </w:pPr>
            <w:r>
              <w:t>17 dBW</w:t>
            </w:r>
          </w:p>
        </w:tc>
        <w:tc>
          <w:tcPr>
            <w:tcW w:w="1729" w:type="dxa"/>
          </w:tcPr>
          <w:p w:rsidR="006D317B" w:rsidRDefault="006D317B">
            <w:pPr>
              <w:pStyle w:val="Tableau"/>
              <w:spacing w:before="0" w:after="0"/>
              <w:jc w:val="center"/>
            </w:pPr>
            <w:r>
              <w:t>-9 dB/°K</w:t>
            </w:r>
          </w:p>
        </w:tc>
      </w:tr>
    </w:tbl>
    <w:bookmarkEnd w:id="715"/>
    <w:p w:rsidR="006D317B" w:rsidRDefault="006D317B">
      <w:pPr>
        <w:pStyle w:val="Caption"/>
      </w:pPr>
      <w:r>
        <w:t xml:space="preserve">Table A- </w:t>
      </w:r>
      <w:fldSimple w:instr=" SEQ Table_A- \* ARABIC ">
        <w:r>
          <w:rPr>
            <w:noProof/>
          </w:rPr>
          <w:t>4</w:t>
        </w:r>
      </w:fldSimple>
      <w:r>
        <w:t>- UE link budget EIRP and G/T</w:t>
      </w:r>
    </w:p>
    <w:p w:rsidR="006D317B" w:rsidRDefault="006D317B"/>
    <w:p w:rsidR="006D317B" w:rsidRDefault="006D317B">
      <w:pPr>
        <w:pStyle w:val="Annex2"/>
        <w:numPr>
          <w:ilvl w:val="0"/>
          <w:numId w:val="1531"/>
        </w:numPr>
        <w:tabs>
          <w:tab w:val="clear" w:pos="1440"/>
        </w:tabs>
      </w:pPr>
      <w:bookmarkStart w:id="716" w:name="_Toc72569504"/>
      <w:r>
        <w:t>Downlink</w:t>
      </w:r>
      <w:bookmarkEnd w:id="716"/>
    </w:p>
    <w:p w:rsidR="006D317B" w:rsidRDefault="006D317B">
      <w:r>
        <w:t>Satellite bus power dedicated to the W-CDMA mission is limited to 18 kW max. Considering a 33 % efficiency for multi-carrier operation</w:t>
      </w:r>
      <w:bookmarkStart w:id="717" w:name="_Hlt50537553"/>
      <w:bookmarkEnd w:id="717"/>
      <w:r>
        <w:t>, this allows for 200 W on-board power per spot.</w:t>
      </w:r>
    </w:p>
    <w:p w:rsidR="006D317B" w:rsidRDefault="006D317B">
      <w:r>
        <w:t>The levels of power flux density (pfd) are kept below thresholds set by ITU frequency sharing recommenda</w:t>
      </w:r>
      <w:bookmarkStart w:id="718" w:name="_Hlt41217435"/>
      <w:bookmarkEnd w:id="718"/>
      <w:r>
        <w:t>tions (ref.</w:t>
      </w:r>
      <w:r>
        <w:fldChar w:fldCharType="begin"/>
      </w:r>
      <w:r>
        <w:instrText xml:space="preserve"> REF _Ref27380646 \r \h </w:instrText>
      </w:r>
      <w:r>
        <w:fldChar w:fldCharType="separate"/>
      </w:r>
      <w:r>
        <w:t>[33]</w:t>
      </w:r>
      <w:r>
        <w:fldChar w:fldCharType="end"/>
      </w:r>
      <w:r>
        <w:t>), i.e. :</w:t>
      </w:r>
    </w:p>
    <w:p w:rsidR="006D317B" w:rsidRDefault="006D317B">
      <w:pPr>
        <w:pStyle w:val="ListBullet2"/>
        <w:ind w:left="644"/>
      </w:pPr>
      <w:r>
        <w:t xml:space="preserve">UE elevation = 42° and 30° </w:t>
      </w:r>
      <w:r>
        <w:sym w:font="Wingdings" w:char="F0E0"/>
      </w:r>
      <w:r>
        <w:t xml:space="preserve"> pfd ≤ -118 dBW/m</w:t>
      </w:r>
      <w:r>
        <w:rPr>
          <w:vertAlign w:val="superscript"/>
        </w:rPr>
        <w:t>2</w:t>
      </w:r>
      <w:r>
        <w:t>.MHz</w:t>
      </w:r>
    </w:p>
    <w:p w:rsidR="006D317B" w:rsidRDefault="006D317B">
      <w:pPr>
        <w:pStyle w:val="ListBullet2"/>
        <w:ind w:left="644"/>
      </w:pPr>
      <w:r>
        <w:t>UE elevation = 16°</w:t>
      </w:r>
      <w:r>
        <w:sym w:font="Wingdings" w:char="F0E0"/>
      </w:r>
      <w:r>
        <w:t xml:space="preserve"> pfd ≤ -122.5 dBW/m</w:t>
      </w:r>
      <w:r>
        <w:rPr>
          <w:vertAlign w:val="superscript"/>
        </w:rPr>
        <w:t>2</w:t>
      </w:r>
      <w:r>
        <w:t>.MHz</w:t>
      </w:r>
    </w:p>
    <w:p w:rsidR="006D317B" w:rsidRDefault="006D317B">
      <w:r>
        <w:t>The downlink capacity is limited by  :</w:t>
      </w:r>
    </w:p>
    <w:p w:rsidR="006D317B" w:rsidRDefault="006D317B">
      <w:pPr>
        <w:pStyle w:val="ListBullet2"/>
        <w:numPr>
          <w:ilvl w:val="0"/>
          <w:numId w:val="137"/>
        </w:numPr>
        <w:tabs>
          <w:tab w:val="num" w:pos="1440"/>
        </w:tabs>
        <w:ind w:left="927"/>
      </w:pPr>
      <w:r>
        <w:t>On board power,</w:t>
      </w:r>
    </w:p>
    <w:p w:rsidR="006D317B" w:rsidRDefault="006D317B">
      <w:pPr>
        <w:pStyle w:val="ListBullet2"/>
        <w:ind w:left="927"/>
      </w:pPr>
      <w:r>
        <w:t>downlink interference,</w:t>
      </w:r>
    </w:p>
    <w:p w:rsidR="006D317B" w:rsidRDefault="006D317B">
      <w:pPr>
        <w:pStyle w:val="ListBullet2"/>
        <w:ind w:left="927"/>
      </w:pPr>
      <w:r>
        <w:t xml:space="preserve">The maximum number of downlink channelisation (due to the codes tree allocation scheme) and scrambling codes (1 primary scrambling code + max. 15 secondary scrambling codes) (ref. </w:t>
      </w:r>
      <w:r>
        <w:fldChar w:fldCharType="begin"/>
      </w:r>
      <w:r>
        <w:instrText xml:space="preserve"> REF _Ref23763806 \r \h </w:instrText>
      </w:r>
      <w:r>
        <w:fldChar w:fldCharType="separate"/>
      </w:r>
      <w:r>
        <w:t>[15]</w:t>
      </w:r>
      <w:r>
        <w:fldChar w:fldCharType="end"/>
      </w:r>
      <w:r>
        <w:t>).</w:t>
      </w:r>
    </w:p>
    <w:p w:rsidR="006D317B" w:rsidRDefault="006D317B">
      <w:r>
        <w:t>In case secondary downlink scrambling codes are used, sets of channelisation codes under different scrambling codes are not orthogonal against each other. This is taken into account for interference calculation.</w:t>
      </w:r>
    </w:p>
    <w:p w:rsidR="006D317B" w:rsidRDefault="006D317B">
      <w:r>
        <w:t>It is assumed the satellite is geostationnary, equipped with a 12 m diameter antenna. Polarisation is circular. System temperature is 550°K.</w:t>
      </w:r>
    </w:p>
    <w:p w:rsidR="006D317B" w:rsidRDefault="006D317B">
      <w:r>
        <w:t>The link budgets are evaluated with the common parameters summarised below :</w:t>
      </w:r>
    </w:p>
    <w:p w:rsidR="006D317B" w:rsidRDefault="006D317B">
      <w:pPr>
        <w:jc w:val="center"/>
      </w:pPr>
      <w:r>
        <w:pict>
          <v:shape id="_x0000_i1160" type="#_x0000_t75" style="width:351.75pt;height:287.25pt" fillcolor="window">
            <v:imagedata r:id="rId204" o:title=""/>
          </v:shape>
        </w:pict>
      </w:r>
    </w:p>
    <w:p w:rsidR="006D317B" w:rsidRDefault="006D317B">
      <w:pPr>
        <w:pStyle w:val="Caption"/>
      </w:pPr>
      <w:r>
        <w:t xml:space="preserve">Table A- </w:t>
      </w:r>
      <w:fldSimple w:instr=" SEQ Table_A- \* ARABIC ">
        <w:r>
          <w:rPr>
            <w:noProof/>
          </w:rPr>
          <w:t>5</w:t>
        </w:r>
      </w:fldSimple>
      <w:r>
        <w:t xml:space="preserve"> - Downlink link budget common parameters</w:t>
      </w:r>
    </w:p>
    <w:p w:rsidR="006D317B" w:rsidRDefault="006D317B">
      <w:pPr>
        <w:pStyle w:val="Annex3"/>
        <w:numPr>
          <w:ilvl w:val="2"/>
          <w:numId w:val="1527"/>
        </w:numPr>
        <w:ind w:left="505" w:hanging="505"/>
      </w:pPr>
      <w:bookmarkStart w:id="719" w:name="_Toc25052094"/>
      <w:bookmarkStart w:id="720" w:name="_Toc72569505"/>
      <w:r>
        <w:t>Data service 1.2 kbps</w:t>
      </w:r>
      <w:bookmarkEnd w:id="719"/>
      <w:bookmarkEnd w:id="720"/>
    </w:p>
    <w:p w:rsidR="006D317B" w:rsidRDefault="006D317B">
      <w:pPr>
        <w:jc w:val="center"/>
      </w:pPr>
      <w:r>
        <w:pict>
          <v:shape id="_x0000_i1161" type="#_x0000_t75" style="width:480pt;height:525.75pt" fillcolor="window">
            <v:imagedata r:id="rId205" o:title=""/>
          </v:shape>
        </w:pict>
      </w:r>
    </w:p>
    <w:p w:rsidR="006D317B" w:rsidRDefault="006D317B">
      <w:pPr>
        <w:pStyle w:val="Caption"/>
      </w:pPr>
      <w:r>
        <w:t xml:space="preserve">Table A- </w:t>
      </w:r>
      <w:fldSimple w:instr=" SEQ Table_A- \* ARABIC ">
        <w:r>
          <w:rPr>
            <w:noProof/>
          </w:rPr>
          <w:t>6</w:t>
        </w:r>
      </w:fldSimple>
      <w:r>
        <w:t>– Downlink budget; Data service 1.2 kbps</w:t>
      </w:r>
    </w:p>
    <w:p w:rsidR="006D317B" w:rsidRDefault="006D317B">
      <w:pPr>
        <w:pStyle w:val="Annex3"/>
        <w:numPr>
          <w:ilvl w:val="2"/>
          <w:numId w:val="1527"/>
        </w:numPr>
        <w:ind w:left="505" w:hanging="505"/>
      </w:pPr>
      <w:bookmarkStart w:id="721" w:name="_Toc25052095"/>
      <w:r>
        <w:br w:type="page"/>
      </w:r>
      <w:bookmarkStart w:id="722" w:name="_Toc72569506"/>
      <w:r>
        <w:t>Speech service 4.75 kbps</w:t>
      </w:r>
      <w:bookmarkEnd w:id="722"/>
    </w:p>
    <w:p w:rsidR="006D317B" w:rsidRDefault="006D317B">
      <w:pPr>
        <w:jc w:val="center"/>
      </w:pPr>
      <w:r>
        <w:pict>
          <v:shape id="_x0000_i1162" type="#_x0000_t75" style="width:480pt;height:525.75pt" fillcolor="window">
            <v:imagedata r:id="rId206" o:title=""/>
          </v:shape>
        </w:pict>
      </w:r>
    </w:p>
    <w:p w:rsidR="006D317B" w:rsidRDefault="006D317B">
      <w:pPr>
        <w:pStyle w:val="Caption"/>
      </w:pPr>
      <w:r>
        <w:t xml:space="preserve">Table A- </w:t>
      </w:r>
      <w:fldSimple w:instr=" SEQ Table_A- \* ARABIC ">
        <w:r>
          <w:rPr>
            <w:noProof/>
          </w:rPr>
          <w:t>7</w:t>
        </w:r>
      </w:fldSimple>
      <w:r>
        <w:t>– Downlink budget; Speech 4.75 kbps</w:t>
      </w:r>
    </w:p>
    <w:p w:rsidR="006D317B" w:rsidRDefault="006D317B">
      <w:pPr>
        <w:pStyle w:val="Annex3"/>
        <w:numPr>
          <w:ilvl w:val="2"/>
          <w:numId w:val="1527"/>
        </w:numPr>
        <w:ind w:left="505" w:hanging="505"/>
      </w:pPr>
      <w:bookmarkStart w:id="723" w:name="_Toc72569507"/>
      <w:r>
        <w:t>Speech service 12.2 kbps</w:t>
      </w:r>
      <w:bookmarkEnd w:id="723"/>
    </w:p>
    <w:p w:rsidR="006D317B" w:rsidRDefault="006D317B">
      <w:pPr>
        <w:jc w:val="center"/>
      </w:pPr>
      <w:r>
        <w:pict>
          <v:shape id="_x0000_i1163" type="#_x0000_t75" style="width:480pt;height:525.75pt" fillcolor="window">
            <v:imagedata r:id="rId207" o:title=""/>
          </v:shape>
        </w:pict>
      </w:r>
    </w:p>
    <w:p w:rsidR="006D317B" w:rsidRDefault="006D317B">
      <w:pPr>
        <w:pStyle w:val="Caption"/>
      </w:pPr>
      <w:r>
        <w:t xml:space="preserve">Table A- </w:t>
      </w:r>
      <w:fldSimple w:instr=" SEQ Table_A- \* ARABIC ">
        <w:r>
          <w:rPr>
            <w:noProof/>
          </w:rPr>
          <w:t>8</w:t>
        </w:r>
      </w:fldSimple>
      <w:r>
        <w:t>– Downlink budget; Speech 12.2 kbps</w:t>
      </w:r>
    </w:p>
    <w:p w:rsidR="006D317B" w:rsidRDefault="006D317B">
      <w:pPr>
        <w:pStyle w:val="Annex3"/>
        <w:numPr>
          <w:ilvl w:val="2"/>
          <w:numId w:val="1527"/>
        </w:numPr>
        <w:ind w:left="505" w:hanging="505"/>
      </w:pPr>
      <w:bookmarkStart w:id="724" w:name="_Toc72569508"/>
      <w:r>
        <w:t>Data service 64 kbps</w:t>
      </w:r>
      <w:bookmarkEnd w:id="721"/>
      <w:bookmarkEnd w:id="724"/>
    </w:p>
    <w:p w:rsidR="006D317B" w:rsidRDefault="006D317B">
      <w:pPr>
        <w:jc w:val="center"/>
      </w:pPr>
      <w:r>
        <w:pict>
          <v:shape id="_x0000_i1164" type="#_x0000_t75" style="width:480pt;height:525.75pt" fillcolor="window">
            <v:imagedata r:id="rId208" o:title=""/>
          </v:shape>
        </w:pict>
      </w:r>
    </w:p>
    <w:p w:rsidR="006D317B" w:rsidRDefault="006D317B">
      <w:pPr>
        <w:pStyle w:val="Caption"/>
      </w:pPr>
      <w:r>
        <w:t xml:space="preserve">Table A- </w:t>
      </w:r>
      <w:fldSimple w:instr=" SEQ Table_A- \* ARABIC ">
        <w:r>
          <w:rPr>
            <w:noProof/>
          </w:rPr>
          <w:t>9</w:t>
        </w:r>
      </w:fldSimple>
      <w:r>
        <w:t>– Downlink budget; Data 64 kbps</w:t>
      </w:r>
    </w:p>
    <w:p w:rsidR="006D317B" w:rsidRDefault="006D317B">
      <w:pPr>
        <w:pStyle w:val="Annex3"/>
        <w:numPr>
          <w:ilvl w:val="2"/>
          <w:numId w:val="1527"/>
        </w:numPr>
        <w:ind w:left="505" w:hanging="505"/>
      </w:pPr>
      <w:bookmarkStart w:id="725" w:name="_Toc25052096"/>
      <w:r>
        <w:br w:type="page"/>
      </w:r>
      <w:bookmarkStart w:id="726" w:name="_Toc72569509"/>
      <w:r>
        <w:t>Data service 144 kbps</w:t>
      </w:r>
      <w:bookmarkEnd w:id="725"/>
      <w:bookmarkEnd w:id="726"/>
    </w:p>
    <w:p w:rsidR="006D317B" w:rsidRDefault="006D317B">
      <w:pPr>
        <w:jc w:val="center"/>
      </w:pPr>
      <w:bookmarkStart w:id="727" w:name="_Hlt58316693"/>
      <w:r>
        <w:pict>
          <v:shape id="_x0000_i1165" type="#_x0000_t75" style="width:480pt;height:525.75pt" fillcolor="window">
            <v:imagedata r:id="rId209" o:title=""/>
          </v:shape>
        </w:pict>
      </w:r>
      <w:bookmarkEnd w:id="727"/>
    </w:p>
    <w:p w:rsidR="006D317B" w:rsidRDefault="006D317B">
      <w:pPr>
        <w:pStyle w:val="Caption"/>
      </w:pPr>
      <w:r>
        <w:t xml:space="preserve">Table A- </w:t>
      </w:r>
      <w:fldSimple w:instr=" SEQ Table_A- \* ARABIC ">
        <w:r>
          <w:rPr>
            <w:noProof/>
          </w:rPr>
          <w:t>10</w:t>
        </w:r>
      </w:fldSimple>
      <w:r>
        <w:t xml:space="preserve"> – Downlink budget; Data 144 kbps</w:t>
      </w:r>
    </w:p>
    <w:p w:rsidR="006D317B" w:rsidRDefault="006D317B">
      <w:pPr>
        <w:pStyle w:val="Annex3"/>
        <w:numPr>
          <w:ilvl w:val="2"/>
          <w:numId w:val="1527"/>
        </w:numPr>
        <w:ind w:left="505" w:hanging="505"/>
      </w:pPr>
      <w:bookmarkStart w:id="728" w:name="_Toc25052097"/>
      <w:bookmarkStart w:id="729" w:name="_Toc72569510"/>
      <w:r>
        <w:t>Data service 384 kbps</w:t>
      </w:r>
      <w:bookmarkEnd w:id="728"/>
      <w:bookmarkEnd w:id="729"/>
    </w:p>
    <w:p w:rsidR="006D317B" w:rsidRDefault="006D317B">
      <w:pPr>
        <w:jc w:val="center"/>
      </w:pPr>
      <w:r>
        <w:pict>
          <v:shape id="_x0000_i1166" type="#_x0000_t75" style="width:480pt;height:525.75pt" fillcolor="window">
            <v:imagedata r:id="rId210" o:title=""/>
          </v:shape>
        </w:pict>
      </w:r>
    </w:p>
    <w:p w:rsidR="006D317B" w:rsidRDefault="006D317B">
      <w:pPr>
        <w:pStyle w:val="Caption"/>
      </w:pPr>
      <w:r>
        <w:t xml:space="preserve">Table A- </w:t>
      </w:r>
      <w:fldSimple w:instr=" SEQ Table_A- \* ARABIC ">
        <w:r>
          <w:rPr>
            <w:noProof/>
          </w:rPr>
          <w:t>11</w:t>
        </w:r>
      </w:fldSimple>
      <w:r>
        <w:t xml:space="preserve"> – Downlink budget; Data 384 kbps</w:t>
      </w:r>
    </w:p>
    <w:p w:rsidR="006D317B" w:rsidRDefault="006D317B">
      <w:pPr>
        <w:pStyle w:val="Annex2"/>
        <w:numPr>
          <w:ilvl w:val="0"/>
          <w:numId w:val="1531"/>
        </w:numPr>
        <w:tabs>
          <w:tab w:val="clear" w:pos="1440"/>
        </w:tabs>
      </w:pPr>
      <w:bookmarkStart w:id="730" w:name="_Toc25052098"/>
      <w:r>
        <w:br w:type="page"/>
      </w:r>
      <w:bookmarkStart w:id="731" w:name="_Hlt25406567"/>
      <w:bookmarkStart w:id="732" w:name="_Toc72569511"/>
      <w:bookmarkEnd w:id="731"/>
      <w:r>
        <w:t>Uplink</w:t>
      </w:r>
      <w:bookmarkStart w:id="733" w:name="_Hlt25052181"/>
      <w:bookmarkEnd w:id="730"/>
      <w:bookmarkEnd w:id="732"/>
      <w:bookmarkEnd w:id="733"/>
    </w:p>
    <w:p w:rsidR="006D317B" w:rsidRDefault="006D317B">
      <w:bookmarkStart w:id="734" w:name="_Toc25052099"/>
      <w:r>
        <w:t>The link budgets are evaluated with the common parameters summarised below :</w:t>
      </w:r>
    </w:p>
    <w:p w:rsidR="006D317B" w:rsidRDefault="006D317B">
      <w:pPr>
        <w:jc w:val="center"/>
      </w:pPr>
      <w:r>
        <w:pict>
          <v:shape id="_x0000_i1167" type="#_x0000_t75" style="width:303pt;height:217.5pt" fillcolor="window">
            <v:imagedata r:id="rId211" o:title=""/>
          </v:shape>
        </w:pict>
      </w:r>
    </w:p>
    <w:p w:rsidR="006D317B" w:rsidRDefault="006D317B">
      <w:pPr>
        <w:pStyle w:val="Caption"/>
      </w:pPr>
      <w:r>
        <w:t xml:space="preserve">Table A- </w:t>
      </w:r>
      <w:fldSimple w:instr=" SEQ Table_A- \* ARABIC ">
        <w:r>
          <w:rPr>
            <w:noProof/>
          </w:rPr>
          <w:t>12</w:t>
        </w:r>
      </w:fldSimple>
      <w:r>
        <w:t>– Uplink link budget common parameters</w:t>
      </w:r>
    </w:p>
    <w:p w:rsidR="006D317B" w:rsidRDefault="006D317B">
      <w:bookmarkStart w:id="735" w:name="_Hlt58326246"/>
      <w:r>
        <w:t xml:space="preserve">The link budgets presented hereafter are calculated with the assumption MUD is implemented. </w:t>
      </w:r>
    </w:p>
    <w:p w:rsidR="006D317B" w:rsidRDefault="006D317B">
      <w:r>
        <w:t>In all the subsequent tables, the dash columns indicate situations when link budget is not valid due to the fact the link margin would be negative. This means the system is not operable in those cases.</w:t>
      </w:r>
    </w:p>
    <w:bookmarkEnd w:id="735"/>
    <w:p w:rsidR="006D317B" w:rsidRDefault="006D317B">
      <w:pPr>
        <w:pStyle w:val="Annex3"/>
        <w:numPr>
          <w:ilvl w:val="2"/>
          <w:numId w:val="1723"/>
        </w:numPr>
      </w:pPr>
      <w:r>
        <w:t xml:space="preserve"> </w:t>
      </w:r>
      <w:bookmarkStart w:id="736" w:name="_Toc72569512"/>
      <w:r>
        <w:t>Data service 1.2 kbps</w:t>
      </w:r>
      <w:bookmarkEnd w:id="734"/>
      <w:bookmarkEnd w:id="736"/>
    </w:p>
    <w:p w:rsidR="006D317B" w:rsidRDefault="006D317B">
      <w:pPr>
        <w:jc w:val="center"/>
      </w:pPr>
      <w:r>
        <w:pict>
          <v:shape id="_x0000_i1168" type="#_x0000_t75" style="width:473.25pt;height:370.5pt" fillcolor="window">
            <v:imagedata r:id="rId212" o:title=""/>
          </v:shape>
        </w:pict>
      </w:r>
    </w:p>
    <w:p w:rsidR="006D317B" w:rsidRDefault="006D317B">
      <w:pPr>
        <w:pStyle w:val="Caption"/>
      </w:pPr>
      <w:r>
        <w:t xml:space="preserve">Table A- </w:t>
      </w:r>
      <w:fldSimple w:instr=" SEQ Table_A- \* ARABIC ">
        <w:r>
          <w:rPr>
            <w:noProof/>
          </w:rPr>
          <w:t>13</w:t>
        </w:r>
      </w:fldSimple>
      <w:r>
        <w:t xml:space="preserve"> –Uplink budget; Data service 1.2 kbps</w:t>
      </w:r>
    </w:p>
    <w:p w:rsidR="006D317B" w:rsidRDefault="006D317B">
      <w:pPr>
        <w:pStyle w:val="Annex3"/>
        <w:numPr>
          <w:ilvl w:val="2"/>
          <w:numId w:val="1723"/>
        </w:numPr>
        <w:ind w:left="505" w:hanging="505"/>
      </w:pPr>
      <w:bookmarkStart w:id="737" w:name="_Toc25052100"/>
      <w:r>
        <w:br w:type="page"/>
      </w:r>
      <w:bookmarkStart w:id="738" w:name="_Toc72569513"/>
      <w:r>
        <w:t>Speech service 4.75 kbps</w:t>
      </w:r>
      <w:bookmarkEnd w:id="738"/>
    </w:p>
    <w:p w:rsidR="006D317B" w:rsidRDefault="006D317B">
      <w:pPr>
        <w:jc w:val="center"/>
      </w:pPr>
      <w:r>
        <w:pict>
          <v:shape id="_x0000_i1169" type="#_x0000_t75" style="width:473.25pt;height:370.5pt" fillcolor="window">
            <v:imagedata r:id="rId213" o:title=""/>
          </v:shape>
        </w:pict>
      </w:r>
    </w:p>
    <w:p w:rsidR="006D317B" w:rsidRDefault="006D317B">
      <w:pPr>
        <w:pStyle w:val="Caption"/>
      </w:pPr>
      <w:r>
        <w:t xml:space="preserve">Table A- </w:t>
      </w:r>
      <w:fldSimple w:instr=" SEQ Table_A- \* ARABIC ">
        <w:r>
          <w:rPr>
            <w:noProof/>
          </w:rPr>
          <w:t>14</w:t>
        </w:r>
      </w:fldSimple>
      <w:r>
        <w:t xml:space="preserve"> –Uplink budget; Speech 4.75 kbps</w:t>
      </w:r>
    </w:p>
    <w:p w:rsidR="006D317B" w:rsidRDefault="006D317B">
      <w:pPr>
        <w:pStyle w:val="Annex3"/>
        <w:numPr>
          <w:ilvl w:val="2"/>
          <w:numId w:val="1723"/>
        </w:numPr>
        <w:ind w:left="505" w:hanging="505"/>
      </w:pPr>
      <w:bookmarkStart w:id="739" w:name="_Toc72569514"/>
      <w:r>
        <w:t>Speech service 12.2 kbps</w:t>
      </w:r>
      <w:bookmarkEnd w:id="739"/>
    </w:p>
    <w:p w:rsidR="006D317B" w:rsidRDefault="006D317B">
      <w:pPr>
        <w:jc w:val="center"/>
      </w:pPr>
      <w:r>
        <w:pict>
          <v:shape id="_x0000_i1170" type="#_x0000_t75" style="width:473.25pt;height:370.5pt" fillcolor="window">
            <v:imagedata r:id="rId214" o:title=""/>
          </v:shape>
        </w:pict>
      </w:r>
    </w:p>
    <w:p w:rsidR="006D317B" w:rsidRDefault="006D317B">
      <w:pPr>
        <w:pStyle w:val="Caption"/>
      </w:pPr>
      <w:r>
        <w:t xml:space="preserve">Table A- </w:t>
      </w:r>
      <w:fldSimple w:instr=" SEQ Table_A- \* ARABIC ">
        <w:r>
          <w:rPr>
            <w:noProof/>
          </w:rPr>
          <w:t>15</w:t>
        </w:r>
      </w:fldSimple>
      <w:r>
        <w:t xml:space="preserve"> –Uplink budget; Speech 12.2 kbps</w:t>
      </w:r>
    </w:p>
    <w:p w:rsidR="006D317B" w:rsidRDefault="006D317B">
      <w:pPr>
        <w:pStyle w:val="Annex3"/>
        <w:numPr>
          <w:ilvl w:val="2"/>
          <w:numId w:val="1723"/>
        </w:numPr>
        <w:ind w:left="505" w:hanging="505"/>
      </w:pPr>
      <w:bookmarkStart w:id="740" w:name="_Toc72569515"/>
      <w:r>
        <w:t>Data service 64 kbps</w:t>
      </w:r>
      <w:bookmarkEnd w:id="737"/>
      <w:bookmarkEnd w:id="740"/>
    </w:p>
    <w:p w:rsidR="006D317B" w:rsidRDefault="006D317B">
      <w:pPr>
        <w:jc w:val="center"/>
      </w:pPr>
      <w:r>
        <w:pict>
          <v:shape id="_x0000_i1171" type="#_x0000_t75" style="width:473.25pt;height:370.5pt" fillcolor="window">
            <v:imagedata r:id="rId215" o:title=""/>
          </v:shape>
        </w:pict>
      </w:r>
    </w:p>
    <w:p w:rsidR="006D317B" w:rsidRDefault="006D317B">
      <w:pPr>
        <w:pStyle w:val="Caption"/>
      </w:pPr>
      <w:r>
        <w:t xml:space="preserve">Table A- </w:t>
      </w:r>
      <w:fldSimple w:instr=" SEQ Table_A- \* ARABIC ">
        <w:r>
          <w:rPr>
            <w:noProof/>
          </w:rPr>
          <w:t>16</w:t>
        </w:r>
      </w:fldSimple>
      <w:r>
        <w:t xml:space="preserve"> –Uplink budget; Data 64 kbps</w:t>
      </w:r>
    </w:p>
    <w:p w:rsidR="006D317B" w:rsidRDefault="006D317B">
      <w:pPr>
        <w:pStyle w:val="Annex3"/>
        <w:numPr>
          <w:ilvl w:val="2"/>
          <w:numId w:val="1723"/>
        </w:numPr>
        <w:ind w:left="505" w:hanging="505"/>
      </w:pPr>
      <w:bookmarkStart w:id="741" w:name="_Toc25052101"/>
      <w:bookmarkStart w:id="742" w:name="_Toc72569516"/>
      <w:r>
        <w:t>Data service 144 kbps</w:t>
      </w:r>
      <w:bookmarkEnd w:id="741"/>
      <w:bookmarkEnd w:id="742"/>
    </w:p>
    <w:p w:rsidR="006D317B" w:rsidRDefault="006D317B">
      <w:pPr>
        <w:jc w:val="center"/>
      </w:pPr>
      <w:r>
        <w:pict>
          <v:shape id="_x0000_i1172" type="#_x0000_t75" style="width:473.25pt;height:370.5pt" fillcolor="window">
            <v:imagedata r:id="rId216" o:title=""/>
          </v:shape>
        </w:pict>
      </w:r>
    </w:p>
    <w:p w:rsidR="006D317B" w:rsidRDefault="006D317B">
      <w:pPr>
        <w:pStyle w:val="Caption"/>
      </w:pPr>
      <w:r>
        <w:t xml:space="preserve">Table A- </w:t>
      </w:r>
      <w:fldSimple w:instr=" SEQ Table_A- \* ARABIC ">
        <w:r>
          <w:rPr>
            <w:noProof/>
          </w:rPr>
          <w:t>17</w:t>
        </w:r>
      </w:fldSimple>
      <w:r>
        <w:t xml:space="preserve"> –Uplink budget; Data 144 kbps</w:t>
      </w:r>
    </w:p>
    <w:p w:rsidR="006D317B" w:rsidRDefault="006D317B">
      <w:pPr>
        <w:pStyle w:val="Annex3"/>
        <w:numPr>
          <w:ilvl w:val="2"/>
          <w:numId w:val="1723"/>
        </w:numPr>
        <w:ind w:left="505" w:hanging="505"/>
      </w:pPr>
      <w:bookmarkStart w:id="743" w:name="_Toc25052102"/>
      <w:bookmarkStart w:id="744" w:name="_Toc72569517"/>
      <w:r>
        <w:t>Data service 384 kbps</w:t>
      </w:r>
      <w:bookmarkEnd w:id="743"/>
      <w:bookmarkEnd w:id="744"/>
    </w:p>
    <w:p w:rsidR="006D317B" w:rsidRDefault="006D317B">
      <w:pPr>
        <w:jc w:val="center"/>
      </w:pPr>
      <w:r>
        <w:pict>
          <v:shape id="_x0000_i1173" type="#_x0000_t75" style="width:473.25pt;height:370.5pt" fillcolor="window">
            <v:imagedata r:id="rId217" o:title=""/>
          </v:shape>
        </w:pict>
      </w:r>
    </w:p>
    <w:p w:rsidR="006D317B" w:rsidRDefault="006D317B">
      <w:pPr>
        <w:pStyle w:val="Caption"/>
      </w:pPr>
      <w:r>
        <w:t xml:space="preserve">Table A- </w:t>
      </w:r>
      <w:fldSimple w:instr=" SEQ Table_A- \* ARABIC ">
        <w:r>
          <w:rPr>
            <w:noProof/>
          </w:rPr>
          <w:t>18</w:t>
        </w:r>
      </w:fldSimple>
      <w:r>
        <w:t xml:space="preserve"> –Uplink budget; Data 384 kbps</w:t>
      </w:r>
    </w:p>
    <w:p w:rsidR="006D317B" w:rsidRDefault="006D317B">
      <w:r>
        <w:br w:type="page"/>
      </w:r>
    </w:p>
    <w:p w:rsidR="006D317B" w:rsidRDefault="006D317B">
      <w:pPr>
        <w:rPr>
          <w:snapToGrid w:val="0"/>
        </w:rPr>
        <w:sectPr w:rsidR="006D317B">
          <w:footnotePr>
            <w:numRestart w:val="eachSect"/>
          </w:footnotePr>
          <w:type w:val="continuous"/>
          <w:pgSz w:w="11907" w:h="16840"/>
          <w:pgMar w:top="1418" w:right="1134" w:bottom="1134" w:left="1134" w:header="851" w:footer="340" w:gutter="0"/>
          <w:cols w:space="720"/>
        </w:sectPr>
      </w:pPr>
    </w:p>
    <w:p w:rsidR="006D317B" w:rsidRDefault="006D317B">
      <w:pPr>
        <w:rPr>
          <w:snapToGrid w:val="0"/>
        </w:r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Annex1"/>
        <w:numPr>
          <w:ilvl w:val="0"/>
          <w:numId w:val="1527"/>
        </w:numPr>
      </w:pPr>
      <w:bookmarkStart w:id="745" w:name="_Toc72569518"/>
      <w:r>
        <w:t>System capacity - detailed results</w:t>
      </w:r>
      <w:bookmarkStart w:id="746" w:name="_Toc49325234"/>
      <w:bookmarkEnd w:id="745"/>
    </w:p>
    <w:p w:rsidR="006D317B" w:rsidRDefault="006D317B">
      <w:pPr>
        <w:pStyle w:val="Annex2"/>
        <w:numPr>
          <w:ilvl w:val="1"/>
          <w:numId w:val="1529"/>
        </w:numPr>
        <w:tabs>
          <w:tab w:val="clear" w:pos="1440"/>
        </w:tabs>
        <w:ind w:left="431" w:hanging="431"/>
        <w:rPr>
          <w:lang w:val="fr-FR"/>
        </w:rPr>
      </w:pPr>
      <w:bookmarkStart w:id="747" w:name="_Hlt50522588"/>
      <w:bookmarkStart w:id="748" w:name="_Toc72569519"/>
      <w:bookmarkStart w:id="749" w:name="_Ref50274243"/>
      <w:bookmarkStart w:id="750" w:name="_Toc50549216"/>
      <w:bookmarkEnd w:id="746"/>
      <w:bookmarkEnd w:id="747"/>
      <w:r>
        <w:rPr>
          <w:lang w:val="fr-FR"/>
        </w:rPr>
        <w:t>Downlink</w:t>
      </w:r>
      <w:bookmarkEnd w:id="748"/>
    </w:p>
    <w:p w:rsidR="006D317B" w:rsidRDefault="006D317B">
      <w:pPr>
        <w:pStyle w:val="Annex3"/>
        <w:numPr>
          <w:ilvl w:val="2"/>
          <w:numId w:val="1723"/>
        </w:numPr>
        <w:ind w:left="505" w:hanging="505"/>
        <w:rPr>
          <w:lang w:val="fr-FR"/>
        </w:rPr>
      </w:pPr>
      <w:bookmarkStart w:id="751" w:name="_Toc72569520"/>
      <w:r>
        <w:rPr>
          <w:lang w:val="fr-FR"/>
        </w:rPr>
        <w:t>Mobile Satellite environment, LOS</w:t>
      </w:r>
      <w:bookmarkEnd w:id="751"/>
    </w:p>
    <w:p w:rsidR="006D317B" w:rsidRDefault="006D317B">
      <w:r>
        <w:t>This sub-annex presents system capacity per carrier per spot in mobile LOS environment.</w:t>
      </w:r>
    </w:p>
    <w:p w:rsidR="006D317B" w:rsidRDefault="006D317B">
      <w:r>
        <w:t>Empty compartments indicate situations when the service can not be offered due to link budget failure (propagation margin not reached due to UE maximum E.I.R.P limitation).</w:t>
      </w:r>
    </w:p>
    <w:p w:rsidR="006D317B" w:rsidRDefault="006D317B">
      <w:pPr>
        <w:pStyle w:val="Annex4"/>
        <w:numPr>
          <w:ilvl w:val="3"/>
          <w:numId w:val="1723"/>
        </w:numPr>
        <w:sectPr w:rsidR="006D317B">
          <w:footnotePr>
            <w:numRestart w:val="eachSect"/>
          </w:footnotePr>
          <w:type w:val="continuous"/>
          <w:pgSz w:w="11907" w:h="16840"/>
          <w:pgMar w:top="1418" w:right="1134" w:bottom="1134" w:left="1134" w:header="851" w:footer="340" w:gutter="0"/>
          <w:cols w:space="720"/>
        </w:sectPr>
      </w:pPr>
    </w:p>
    <w:p w:rsidR="006D317B" w:rsidRDefault="006D317B">
      <w:pPr>
        <w:pStyle w:val="Annex4"/>
        <w:numPr>
          <w:ilvl w:val="3"/>
          <w:numId w:val="1723"/>
        </w:numPr>
      </w:pPr>
      <w:bookmarkStart w:id="752" w:name="_Toc72569521"/>
      <w:r>
        <w:t>Data service 1.2 kbps</w:t>
      </w:r>
      <w:bookmarkEnd w:id="752"/>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after="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w:t>
            </w:r>
          </w:p>
        </w:tc>
        <w:tc>
          <w:tcPr>
            <w:tcW w:w="876" w:type="dxa"/>
            <w:tcBorders>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after="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3"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374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356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326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272</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359</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343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286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313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261</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344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287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329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275</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229</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1,80%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380</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364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303</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332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373</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355</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325</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271</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364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303</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347</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289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318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265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1,80%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382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364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303</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334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278</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1,80%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374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358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326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272</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366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349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319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266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1,77%</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384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320</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367</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336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280</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1,80%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379</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3,71%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362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3,03%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331</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1,76%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374</w:t>
            </w:r>
          </w:p>
        </w:tc>
        <w:tc>
          <w:tcPr>
            <w:tcW w:w="660"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312</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43"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3,74%</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358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298</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326</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272</w:t>
            </w:r>
          </w:p>
        </w:tc>
        <w:tc>
          <w:tcPr>
            <w:tcW w:w="993"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1,77%</w:t>
            </w:r>
          </w:p>
        </w:tc>
      </w:tr>
    </w:tbl>
    <w:p w:rsidR="006D317B" w:rsidRDefault="006D317B">
      <w:pPr>
        <w:pStyle w:val="Caption"/>
      </w:pPr>
      <w:r>
        <w:t xml:space="preserve">Table A- </w:t>
      </w:r>
      <w:fldSimple w:instr=" SEQ Table_A- \* ARABIC ">
        <w:r>
          <w:rPr>
            <w:noProof/>
          </w:rPr>
          <w:t>19</w:t>
        </w:r>
      </w:fldSimple>
      <w:r>
        <w:t>–System capacity; Mobile satellite channels/LOS; Data service 1.2 kbps; Downlink</w:t>
      </w:r>
    </w:p>
    <w:p w:rsidR="006D317B" w:rsidRDefault="006D317B">
      <w:pPr>
        <w:pStyle w:val="Annex4"/>
        <w:numPr>
          <w:ilvl w:val="3"/>
          <w:numId w:val="1723"/>
        </w:numPr>
      </w:pPr>
      <w:r>
        <w:br w:type="page"/>
      </w:r>
      <w:bookmarkStart w:id="753" w:name="_Toc72569522"/>
      <w:r>
        <w:t>Speech service 4.75 kbps</w:t>
      </w:r>
      <w:bookmarkEnd w:id="753"/>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after="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4.75</w:t>
            </w:r>
          </w:p>
        </w:tc>
        <w:tc>
          <w:tcPr>
            <w:tcW w:w="876" w:type="dxa"/>
            <w:tcBorders>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after="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3"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912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384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843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355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722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304</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857</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361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793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334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677</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285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0,14</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805</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339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0,17</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746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637</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268</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0,14</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943</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397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867</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365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6,13%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746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314</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3,67%</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917</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386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357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724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888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374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822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346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701</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3,67%</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399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876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369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924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389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853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359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729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898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378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829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349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710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299</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960</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404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374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758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319</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948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399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876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369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6,24%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751</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933</w:t>
            </w:r>
          </w:p>
        </w:tc>
        <w:tc>
          <w:tcPr>
            <w:tcW w:w="660"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393</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0,20</w:t>
            </w:r>
          </w:p>
        </w:tc>
        <w:tc>
          <w:tcPr>
            <w:tcW w:w="943"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865</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364</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6,26%</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739</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311</w:t>
            </w:r>
          </w:p>
        </w:tc>
        <w:tc>
          <w:tcPr>
            <w:tcW w:w="993"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3,68%</w:t>
            </w:r>
          </w:p>
        </w:tc>
      </w:tr>
    </w:tbl>
    <w:p w:rsidR="006D317B" w:rsidRDefault="006D317B">
      <w:pPr>
        <w:pStyle w:val="Caption"/>
      </w:pPr>
      <w:r>
        <w:t xml:space="preserve">Table A- </w:t>
      </w:r>
      <w:fldSimple w:instr=" SEQ Table_A- \* ARABIC ">
        <w:r>
          <w:rPr>
            <w:noProof/>
          </w:rPr>
          <w:t>20</w:t>
        </w:r>
      </w:fldSimple>
      <w:r>
        <w:t>–System capacity; Mobile satellite channels/LOS; Speech 4.75 kbps; Downlink</w:t>
      </w:r>
    </w:p>
    <w:p w:rsidR="006D317B" w:rsidRDefault="006D317B">
      <w:pPr>
        <w:pStyle w:val="Annex4"/>
        <w:numPr>
          <w:ilvl w:val="3"/>
          <w:numId w:val="1723"/>
        </w:numPr>
      </w:pPr>
      <w:r>
        <w:br w:type="page"/>
      </w:r>
      <w:bookmarkStart w:id="754" w:name="_Toc72569523"/>
      <w:r>
        <w:t>Speech service 12.2 kbps</w:t>
      </w:r>
      <w:bookmarkEnd w:id="754"/>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before="20" w:after="2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12.2</w:t>
            </w:r>
          </w:p>
        </w:tc>
        <w:tc>
          <w:tcPr>
            <w:tcW w:w="876" w:type="dxa"/>
            <w:tcBorders>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before="20" w:after="2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right w:val="dotted" w:sz="4" w:space="0" w:color="auto"/>
            </w:tcBorders>
          </w:tcPr>
          <w:p w:rsidR="006D317B" w:rsidRDefault="006D317B">
            <w:pPr>
              <w:spacing w:before="20" w:after="20"/>
              <w:jc w:val="right"/>
              <w:rPr>
                <w:snapToGrid w:val="0"/>
                <w:color w:val="000000"/>
              </w:rPr>
            </w:pPr>
          </w:p>
        </w:tc>
        <w:tc>
          <w:tcPr>
            <w:tcW w:w="658"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right w:val="dotted" w:sz="4" w:space="0" w:color="auto"/>
            </w:tcBorders>
          </w:tcPr>
          <w:p w:rsidR="006D317B" w:rsidRDefault="006D317B">
            <w:pPr>
              <w:spacing w:before="20" w:after="20"/>
              <w:jc w:val="right"/>
              <w:rPr>
                <w:snapToGrid w:val="0"/>
                <w:color w:val="000000"/>
              </w:rPr>
            </w:pPr>
          </w:p>
        </w:tc>
        <w:tc>
          <w:tcPr>
            <w:tcW w:w="658"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3"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1 238</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203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11,29%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1 141</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187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9,24%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958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157</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0,20</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1 159</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190</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11,26%</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1 068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175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9,18%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897</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147</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0,19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5,37%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1 092</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179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0,23</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11,28%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994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163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8,97%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842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138</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0,18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1 275</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209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0,27</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11,40%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1 171</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9,27%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982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161</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5,44%</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1 226</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201</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11,38%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1 122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184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9,19%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946</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155</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0,20</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1 171</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11,21%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1 080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177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9,20%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909</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149</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0,19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5,43%</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1 287</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211</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0,27</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11,39%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1 177</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9,20%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994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163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1 251</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205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0,27</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11,39%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1 147</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188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9,22%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964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158</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5,43%</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1 208</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11,26%</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1 110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182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9,17%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933</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153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0,20</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5,38%</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1 299</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213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0,28</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11,25%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1 196</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9,18%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1 007</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165</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5,39%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1 287</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211</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0,27</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11,34%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1 177</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193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9,11%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994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163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5,41%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1 269</w:t>
            </w:r>
          </w:p>
        </w:tc>
        <w:tc>
          <w:tcPr>
            <w:tcW w:w="660"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208</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0,27</w:t>
            </w:r>
          </w:p>
        </w:tc>
        <w:tc>
          <w:tcPr>
            <w:tcW w:w="943"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11,37%</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1 165</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191</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0,25</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9,23%</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976</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160</w:t>
            </w: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0,21</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5,34%</w:t>
            </w:r>
          </w:p>
        </w:tc>
      </w:tr>
    </w:tbl>
    <w:p w:rsidR="006D317B" w:rsidRDefault="006D317B">
      <w:pPr>
        <w:pStyle w:val="Caption"/>
      </w:pPr>
      <w:r>
        <w:t xml:space="preserve">Table A- </w:t>
      </w:r>
      <w:fldSimple w:instr=" SEQ Table_A- \* ARABIC ">
        <w:r>
          <w:rPr>
            <w:noProof/>
          </w:rPr>
          <w:t>21</w:t>
        </w:r>
      </w:fldSimple>
      <w:r>
        <w:t>–System capacity; Mobile satellite channels/LOS; Speech 12.2 kbps; Downlink</w:t>
      </w:r>
    </w:p>
    <w:p w:rsidR="006D317B" w:rsidRDefault="006D317B">
      <w:pPr>
        <w:pStyle w:val="Annex4"/>
        <w:numPr>
          <w:ilvl w:val="3"/>
          <w:numId w:val="1723"/>
        </w:numPr>
      </w:pPr>
      <w:r>
        <w:br w:type="page"/>
      </w:r>
      <w:bookmarkStart w:id="755" w:name="_Toc72569524"/>
      <w:r>
        <w:t>Data service 64 kbps</w:t>
      </w:r>
      <w:bookmarkEnd w:id="755"/>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before="20" w:after="2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64</w:t>
            </w:r>
          </w:p>
        </w:tc>
        <w:tc>
          <w:tcPr>
            <w:tcW w:w="876" w:type="dxa"/>
            <w:tcBorders>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before="20" w:after="2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right w:val="dotted" w:sz="4" w:space="0" w:color="auto"/>
            </w:tcBorders>
          </w:tcPr>
          <w:p w:rsidR="006D317B" w:rsidRDefault="006D317B">
            <w:pPr>
              <w:spacing w:before="20" w:after="20"/>
              <w:jc w:val="right"/>
              <w:rPr>
                <w:snapToGrid w:val="0"/>
                <w:color w:val="000000"/>
              </w:rPr>
            </w:pPr>
          </w:p>
        </w:tc>
        <w:tc>
          <w:tcPr>
            <w:tcW w:w="658"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right w:val="dotted" w:sz="4" w:space="0" w:color="auto"/>
            </w:tcBorders>
          </w:tcPr>
          <w:p w:rsidR="006D317B" w:rsidRDefault="006D317B">
            <w:pPr>
              <w:spacing w:before="20" w:after="20"/>
              <w:jc w:val="right"/>
              <w:rPr>
                <w:snapToGrid w:val="0"/>
                <w:color w:val="000000"/>
              </w:rPr>
            </w:pPr>
          </w:p>
        </w:tc>
        <w:tc>
          <w:tcPr>
            <w:tcW w:w="658"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3"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2 432</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24,65%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20,17%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11,83%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2 304</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0,49</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24,38%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2 240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20,23%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1 984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31</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11,77%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2 240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0,48</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24,88%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20,05%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1 792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28</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0,38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11,80%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2 432</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24,65%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2 368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20,26%</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11,83%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2 368</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0,51</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24,70%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20,23%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2 048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32</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11,76%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2 304</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0,49</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24,38%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2 240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20,19%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2 048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32</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11,93%</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2 496</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0,53</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24,93%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2 368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19,91%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11,83%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2 432</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24,93%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20,04%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11,73%</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2 368</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0,51</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24,90%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2 240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20,09%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2 048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32</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11,79%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2 496</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0,53</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24,43%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2 368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19,91%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2 176</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34</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11,72%</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2 432</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24,67%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2 368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0,51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20,24%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11,73%</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2 432</w:t>
            </w:r>
          </w:p>
        </w:tc>
        <w:tc>
          <w:tcPr>
            <w:tcW w:w="660"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38</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0,52</w:t>
            </w:r>
          </w:p>
        </w:tc>
        <w:tc>
          <w:tcPr>
            <w:tcW w:w="943"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24,73%</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2 304</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36</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0,49</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19,96%</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2 112</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33</w:t>
            </w: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0,45</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11,84%</w:t>
            </w:r>
          </w:p>
        </w:tc>
      </w:tr>
    </w:tbl>
    <w:p w:rsidR="006D317B" w:rsidRDefault="006D317B">
      <w:pPr>
        <w:pStyle w:val="Caption"/>
      </w:pPr>
      <w:r>
        <w:t xml:space="preserve">Table A- </w:t>
      </w:r>
      <w:fldSimple w:instr=" SEQ Table_A- \* ARABIC ">
        <w:r>
          <w:rPr>
            <w:noProof/>
          </w:rPr>
          <w:t>22</w:t>
        </w:r>
      </w:fldSimple>
      <w:r>
        <w:t>–System capacity; Mobile satellite channels/LOS; 64 kbps; Downlink</w:t>
      </w:r>
    </w:p>
    <w:p w:rsidR="006D317B" w:rsidRDefault="006D317B">
      <w:pPr>
        <w:pStyle w:val="Annex4"/>
        <w:numPr>
          <w:ilvl w:val="3"/>
          <w:numId w:val="1723"/>
        </w:numPr>
      </w:pPr>
      <w:r>
        <w:br w:type="page"/>
      </w:r>
      <w:bookmarkStart w:id="756" w:name="_Toc72569525"/>
      <w:r>
        <w:t>Data service 144 kbps</w:t>
      </w:r>
      <w:bookmarkEnd w:id="756"/>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after="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144</w:t>
            </w:r>
          </w:p>
        </w:tc>
        <w:tc>
          <w:tcPr>
            <w:tcW w:w="876" w:type="dxa"/>
            <w:tcBorders>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after="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3"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22,55%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13,21%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27,91%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2 160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28,07%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2 016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0,43</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27,54%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22,76%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13,21%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28,05%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2 160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28,07%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2 160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2 736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28,06%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13,21%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27,85%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2 160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2 736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0,58</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28,06%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13,21%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22,80%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13,35%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2 592</w:t>
            </w:r>
          </w:p>
        </w:tc>
        <w:tc>
          <w:tcPr>
            <w:tcW w:w="660"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18</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0,55</w:t>
            </w:r>
          </w:p>
        </w:tc>
        <w:tc>
          <w:tcPr>
            <w:tcW w:w="943"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27,85%</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2 448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17</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0,52</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22,44%</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2 304</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16</w:t>
            </w:r>
          </w:p>
        </w:tc>
        <w:tc>
          <w:tcPr>
            <w:tcW w:w="993"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0,49</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13,44%</w:t>
            </w:r>
          </w:p>
        </w:tc>
      </w:tr>
    </w:tbl>
    <w:p w:rsidR="006D317B" w:rsidRDefault="006D317B">
      <w:pPr>
        <w:pStyle w:val="Caption"/>
      </w:pPr>
      <w:r>
        <w:t xml:space="preserve">Table A- </w:t>
      </w:r>
      <w:fldSimple w:instr=" SEQ Table_A- \* ARABIC ">
        <w:r>
          <w:rPr>
            <w:noProof/>
          </w:rPr>
          <w:t>23</w:t>
        </w:r>
      </w:fldSimple>
      <w:r>
        <w:t>–System capacity; Mobile satellite channels/LOS; 144 kbps; Downlink</w:t>
      </w:r>
    </w:p>
    <w:p w:rsidR="006D317B" w:rsidRDefault="006D317B">
      <w:pPr>
        <w:pStyle w:val="Annex4"/>
        <w:numPr>
          <w:ilvl w:val="3"/>
          <w:numId w:val="1723"/>
        </w:numPr>
      </w:pPr>
      <w:r>
        <w:br w:type="page"/>
      </w:r>
      <w:bookmarkStart w:id="757" w:name="_Toc72569526"/>
      <w:r>
        <w:t>Data service 384 kbps</w:t>
      </w:r>
      <w:bookmarkEnd w:id="757"/>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after="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384</w:t>
            </w:r>
          </w:p>
        </w:tc>
        <w:tc>
          <w:tcPr>
            <w:tcW w:w="876" w:type="dxa"/>
            <w:tcBorders>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after="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3"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27,41%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27,48%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22,63%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1 920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0,41</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13,16%</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27,76%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27,48%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22,63%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13,05%</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27,76%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27,41%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22,63%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13,05%</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27,76%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13,17%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3 072</w:t>
            </w:r>
          </w:p>
        </w:tc>
        <w:tc>
          <w:tcPr>
            <w:tcW w:w="660"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8</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0,66</w:t>
            </w:r>
          </w:p>
        </w:tc>
        <w:tc>
          <w:tcPr>
            <w:tcW w:w="943"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27,41%</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22,63%</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2 688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0,57</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13,18%</w:t>
            </w:r>
          </w:p>
        </w:tc>
      </w:tr>
    </w:tbl>
    <w:p w:rsidR="006D317B" w:rsidRDefault="006D317B">
      <w:pPr>
        <w:pStyle w:val="Caption"/>
        <w:sectPr w:rsidR="006D317B">
          <w:footnotePr>
            <w:numRestart w:val="eachSect"/>
          </w:footnotePr>
          <w:pgSz w:w="16840" w:h="11907" w:orient="landscape"/>
          <w:pgMar w:top="1134" w:right="1418" w:bottom="1134" w:left="1134" w:header="851" w:footer="340" w:gutter="0"/>
          <w:cols w:space="720"/>
        </w:sectPr>
      </w:pPr>
      <w:r>
        <w:t xml:space="preserve">Table A- </w:t>
      </w:r>
      <w:fldSimple w:instr=" SEQ Table_A- \* ARABIC ">
        <w:r>
          <w:rPr>
            <w:noProof/>
          </w:rPr>
          <w:t>24</w:t>
        </w:r>
      </w:fldSimple>
      <w:r>
        <w:t>–System capacity; Mobile satellite channels/LOS; Speech 384 kbps; Downlink</w:t>
      </w:r>
    </w:p>
    <w:p w:rsidR="006D317B" w:rsidRDefault="006D317B">
      <w:pPr>
        <w:pStyle w:val="Annex3"/>
        <w:numPr>
          <w:ilvl w:val="2"/>
          <w:numId w:val="1723"/>
        </w:numPr>
        <w:ind w:left="505" w:hanging="505"/>
      </w:pPr>
      <w:bookmarkStart w:id="758" w:name="_Toc72569527"/>
      <w:r>
        <w:t>Mobile environment without LOS and/or indoor penetration</w:t>
      </w:r>
      <w:bookmarkEnd w:id="749"/>
      <w:bookmarkEnd w:id="750"/>
      <w:bookmarkEnd w:id="758"/>
    </w:p>
    <w:p w:rsidR="006D317B" w:rsidRDefault="006D317B">
      <w:r>
        <w:t>This sub-annex presents system capacity in mobile environment and/or indoor penetration, i.e. for a 15 dB target link margin.</w:t>
      </w:r>
    </w:p>
    <w:p w:rsidR="006D317B" w:rsidRDefault="006D317B">
      <w:r>
        <w:t>Grey compartments mean the 15 dB link margin is not reached for the corresponding UE configuration and elevation.</w:t>
      </w:r>
    </w:p>
    <w:p w:rsidR="006D317B" w:rsidRDefault="006D317B">
      <w:pPr>
        <w:pStyle w:val="Annex4"/>
        <w:numPr>
          <w:ilvl w:val="3"/>
          <w:numId w:val="1723"/>
        </w:numPr>
      </w:pPr>
      <w:bookmarkStart w:id="759" w:name="_Toc50549217"/>
      <w:r>
        <w:t xml:space="preserve"> </w:t>
      </w:r>
      <w:bookmarkStart w:id="760" w:name="_Toc72569528"/>
      <w:r>
        <w:t>Data service 1.2 kbps</w:t>
      </w:r>
      <w:bookmarkEnd w:id="759"/>
      <w:bookmarkEnd w:id="760"/>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0,056</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0,002</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0,00</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0,002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0,54%</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0,110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0,02</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0,050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0,014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0,119</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0,059</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0,022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0,00</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0,152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197</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0,100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83</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0,02</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0,059</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49</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bl>
    <w:p w:rsidR="006D317B" w:rsidRDefault="006D317B">
      <w:pPr>
        <w:pStyle w:val="Caption"/>
      </w:pPr>
      <w:r>
        <w:t xml:space="preserve">Table A- </w:t>
      </w:r>
      <w:fldSimple w:instr=" SEQ Table_A- \* ARABIC ">
        <w:r>
          <w:rPr>
            <w:noProof/>
          </w:rPr>
          <w:t>25</w:t>
        </w:r>
      </w:fldSimple>
      <w:r>
        <w:t xml:space="preserve">–System capacity; Mobile environment/indoor penetration; </w:t>
      </w:r>
      <w:bookmarkStart w:id="761" w:name="_Hlt50522979"/>
      <w:bookmarkEnd w:id="761"/>
      <w:r>
        <w:t>Data service 1.2 kbps; Downlink</w:t>
      </w:r>
    </w:p>
    <w:p w:rsidR="006D317B" w:rsidRDefault="006D317B">
      <w:pPr>
        <w:pStyle w:val="Annex4"/>
        <w:numPr>
          <w:ilvl w:val="3"/>
          <w:numId w:val="1723"/>
        </w:numPr>
        <w:spacing w:before="0" w:after="0"/>
        <w:ind w:left="1723" w:hanging="646"/>
      </w:pPr>
      <w:bookmarkStart w:id="762" w:name="_Toc50549218"/>
      <w:r>
        <w:br w:type="page"/>
      </w:r>
      <w:bookmarkStart w:id="763" w:name="_Toc72569529"/>
      <w:r>
        <w:t>Speech service 4.75 kbps</w:t>
      </w:r>
      <w:bookmarkEnd w:id="763"/>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4.75</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0,154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0,064</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0,029</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12</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0,40%</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0,273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0,157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66</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0,097</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0,40%</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0,297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0,04</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0,112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47</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0,404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0,295</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124</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0,211</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89</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0,05</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0,39%</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bl>
    <w:p w:rsidR="006D317B" w:rsidRDefault="006D317B">
      <w:pPr>
        <w:pStyle w:val="Caption"/>
      </w:pPr>
      <w:r>
        <w:t xml:space="preserve">Table A- </w:t>
      </w:r>
      <w:fldSimple w:instr=" SEQ Table_A- \* ARABIC ">
        <w:r>
          <w:rPr>
            <w:noProof/>
          </w:rPr>
          <w:t>26</w:t>
        </w:r>
      </w:fldSimple>
      <w:r>
        <w:t>–System capacity; Mobile environment/indoor penetration; Speech 4.75 kbps; Downlink</w:t>
      </w:r>
    </w:p>
    <w:p w:rsidR="006D317B" w:rsidRDefault="006D317B">
      <w:pPr>
        <w:pStyle w:val="Annex4"/>
        <w:numPr>
          <w:ilvl w:val="3"/>
          <w:numId w:val="1723"/>
        </w:numPr>
        <w:spacing w:before="0" w:after="0"/>
        <w:ind w:left="1723" w:hanging="646"/>
      </w:pPr>
      <w:bookmarkStart w:id="764" w:name="_Toc72569530"/>
      <w:r>
        <w:t>Speech service 12.2 kbps</w:t>
      </w:r>
      <w:bookmarkEnd w:id="764"/>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12.2</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226</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92</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15</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0,02</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0,59%</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37</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0,58%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56</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0,04</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104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17</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415</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68</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153</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25</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0,03</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592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427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50</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0,58%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bl>
    <w:p w:rsidR="006D317B" w:rsidRDefault="006D317B">
      <w:pPr>
        <w:pStyle w:val="Caption"/>
      </w:pPr>
      <w:r>
        <w:t xml:space="preserve">Table A- </w:t>
      </w:r>
      <w:fldSimple w:instr=" SEQ Table_A- \* ARABIC ">
        <w:r>
          <w:rPr>
            <w:noProof/>
          </w:rPr>
          <w:t>27</w:t>
        </w:r>
      </w:fldSimple>
      <w:r>
        <w:t>–System capacity; Mobile environment/indoor penetration; Speech 12.2 kbps; Downlink</w:t>
      </w:r>
    </w:p>
    <w:p w:rsidR="006D317B" w:rsidRDefault="006D317B">
      <w:pPr>
        <w:pStyle w:val="Annex4"/>
        <w:numPr>
          <w:ilvl w:val="3"/>
          <w:numId w:val="1723"/>
        </w:numPr>
        <w:spacing w:before="0" w:after="0"/>
        <w:ind w:left="1723" w:hanging="646"/>
      </w:pPr>
      <w:r>
        <w:br w:type="page"/>
      </w:r>
      <w:bookmarkStart w:id="765" w:name="_Toc72569531"/>
      <w:r>
        <w:t>Data service 64 kbps</w:t>
      </w:r>
      <w:bookmarkEnd w:id="762"/>
      <w:bookmarkEnd w:id="765"/>
    </w:p>
    <w:tbl>
      <w:tblPr>
        <w:tblW w:w="0" w:type="auto"/>
        <w:jc w:val="center"/>
        <w:tblLayout w:type="fixed"/>
        <w:tblCellMar>
          <w:left w:w="30" w:type="dxa"/>
          <w:right w:w="30" w:type="dxa"/>
        </w:tblCellMar>
        <w:tblLook w:val="0000"/>
      </w:tblPr>
      <w:tblGrid>
        <w:gridCol w:w="1410"/>
        <w:gridCol w:w="986"/>
        <w:gridCol w:w="1045"/>
        <w:gridCol w:w="993"/>
        <w:gridCol w:w="995"/>
        <w:gridCol w:w="1168"/>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68"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Link Margin</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64</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5"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68"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dB</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68"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0,04</w:t>
            </w:r>
          </w:p>
        </w:tc>
        <w:tc>
          <w:tcPr>
            <w:tcW w:w="99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1,28%</w:t>
            </w:r>
          </w:p>
        </w:tc>
        <w:tc>
          <w:tcPr>
            <w:tcW w:w="116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64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0,01</w:t>
            </w:r>
          </w:p>
        </w:tc>
        <w:tc>
          <w:tcPr>
            <w:tcW w:w="995"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1,52%</w:t>
            </w:r>
          </w:p>
        </w:tc>
        <w:tc>
          <w:tcPr>
            <w:tcW w:w="1168"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14,2</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64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0,01</w:t>
            </w:r>
          </w:p>
        </w:tc>
        <w:tc>
          <w:tcPr>
            <w:tcW w:w="99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2,11%</w:t>
            </w:r>
          </w:p>
        </w:tc>
        <w:tc>
          <w:tcPr>
            <w:tcW w:w="1168"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12,8</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68"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256</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0,05</w:t>
            </w:r>
          </w:p>
        </w:tc>
        <w:tc>
          <w:tcPr>
            <w:tcW w:w="99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1,28%</w:t>
            </w:r>
          </w:p>
        </w:tc>
        <w:tc>
          <w:tcPr>
            <w:tcW w:w="116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128</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99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1,32%</w:t>
            </w:r>
          </w:p>
        </w:tc>
        <w:tc>
          <w:tcPr>
            <w:tcW w:w="1168"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14,8</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128</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99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1,77%</w:t>
            </w:r>
          </w:p>
        </w:tc>
        <w:tc>
          <w:tcPr>
            <w:tcW w:w="1168"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13,5</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68"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1,26%</w:t>
            </w:r>
          </w:p>
        </w:tc>
        <w:tc>
          <w:tcPr>
            <w:tcW w:w="116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0,03</w:t>
            </w:r>
          </w:p>
        </w:tc>
        <w:tc>
          <w:tcPr>
            <w:tcW w:w="99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1,28%</w:t>
            </w:r>
          </w:p>
        </w:tc>
        <w:tc>
          <w:tcPr>
            <w:tcW w:w="116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128</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99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1,52%</w:t>
            </w:r>
          </w:p>
        </w:tc>
        <w:tc>
          <w:tcPr>
            <w:tcW w:w="1168"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14,2</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68"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448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0,10</w:t>
            </w:r>
          </w:p>
        </w:tc>
        <w:tc>
          <w:tcPr>
            <w:tcW w:w="99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1,27%</w:t>
            </w:r>
          </w:p>
        </w:tc>
        <w:tc>
          <w:tcPr>
            <w:tcW w:w="116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47</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1,27%</w:t>
            </w:r>
          </w:p>
        </w:tc>
        <w:tc>
          <w:tcPr>
            <w:tcW w:w="1168"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0,04</w:t>
            </w:r>
          </w:p>
        </w:tc>
        <w:tc>
          <w:tcPr>
            <w:tcW w:w="99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1,28%</w:t>
            </w:r>
          </w:p>
        </w:tc>
        <w:tc>
          <w:tcPr>
            <w:tcW w:w="1168"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14,9</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bl>
    <w:p w:rsidR="006D317B" w:rsidRDefault="006D317B">
      <w:pPr>
        <w:pStyle w:val="Caption"/>
      </w:pPr>
      <w:r>
        <w:t xml:space="preserve">Table A- </w:t>
      </w:r>
      <w:fldSimple w:instr=" SEQ Table_A- \* ARABIC ">
        <w:r>
          <w:rPr>
            <w:noProof/>
          </w:rPr>
          <w:t>28</w:t>
        </w:r>
      </w:fldSimple>
      <w:r>
        <w:t xml:space="preserve"> –System capacity; Mobile environment/indoor penetration; Data 64 kbps; Downlink</w:t>
      </w:r>
    </w:p>
    <w:p w:rsidR="006D317B" w:rsidRDefault="006D317B">
      <w:pPr>
        <w:pStyle w:val="Annex4"/>
        <w:numPr>
          <w:ilvl w:val="3"/>
          <w:numId w:val="1723"/>
        </w:numPr>
        <w:spacing w:before="0" w:after="0"/>
        <w:ind w:left="1723" w:hanging="646"/>
      </w:pPr>
      <w:bookmarkStart w:id="766" w:name="_Toc50549219"/>
      <w:bookmarkStart w:id="767" w:name="_Toc72569532"/>
      <w:r>
        <w:t>Data service 144 kbps</w:t>
      </w:r>
      <w:bookmarkEnd w:id="766"/>
      <w:bookmarkEnd w:id="767"/>
    </w:p>
    <w:tbl>
      <w:tblPr>
        <w:tblW w:w="0" w:type="auto"/>
        <w:jc w:val="center"/>
        <w:tblLayout w:type="fixed"/>
        <w:tblCellMar>
          <w:left w:w="30" w:type="dxa"/>
          <w:right w:w="30" w:type="dxa"/>
        </w:tblCellMar>
        <w:tblLook w:val="0000"/>
      </w:tblPr>
      <w:tblGrid>
        <w:gridCol w:w="1410"/>
        <w:gridCol w:w="986"/>
        <w:gridCol w:w="1045"/>
        <w:gridCol w:w="977"/>
        <w:gridCol w:w="866"/>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77"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86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Link Margin</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144</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77"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866"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dB</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77"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86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977"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86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1,42%</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151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144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w:t>
            </w:r>
          </w:p>
        </w:tc>
        <w:tc>
          <w:tcPr>
            <w:tcW w:w="977"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0,03</w:t>
            </w:r>
          </w:p>
        </w:tc>
        <w:tc>
          <w:tcPr>
            <w:tcW w:w="866"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2,00%</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13,5</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144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w:t>
            </w:r>
          </w:p>
        </w:tc>
        <w:tc>
          <w:tcPr>
            <w:tcW w:w="977"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0,03</w:t>
            </w:r>
          </w:p>
        </w:tc>
        <w:tc>
          <w:tcPr>
            <w:tcW w:w="86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2,79%</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12,1</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77"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86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86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1,44%</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977"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86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1,48%</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14,8</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977"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86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13,5</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77"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86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86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1,44%</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977"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86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977"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86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1,71%</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14,2</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77"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86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w:t>
            </w:r>
          </w:p>
        </w:tc>
        <w:tc>
          <w:tcPr>
            <w:tcW w:w="9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0,09</w:t>
            </w:r>
          </w:p>
        </w:tc>
        <w:tc>
          <w:tcPr>
            <w:tcW w:w="86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22</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77"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86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977"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0,03</w:t>
            </w:r>
          </w:p>
        </w:tc>
        <w:tc>
          <w:tcPr>
            <w:tcW w:w="86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1,44%</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44</w:t>
            </w:r>
          </w:p>
        </w:tc>
      </w:tr>
    </w:tbl>
    <w:p w:rsidR="006D317B" w:rsidRDefault="006D317B">
      <w:pPr>
        <w:pStyle w:val="Caption"/>
        <w:spacing w:before="0"/>
      </w:pPr>
      <w:r>
        <w:t xml:space="preserve">Table A- </w:t>
      </w:r>
      <w:fldSimple w:instr=" SEQ Table_A- \* ARABIC ">
        <w:r>
          <w:rPr>
            <w:noProof/>
          </w:rPr>
          <w:t>29</w:t>
        </w:r>
      </w:fldSimple>
      <w:r>
        <w:t xml:space="preserve"> –System capacity; Mobile environment/indoor penetration; Data 144 kbps; Downlink</w:t>
      </w:r>
    </w:p>
    <w:p w:rsidR="006D317B" w:rsidRDefault="006D317B">
      <w:pPr>
        <w:pStyle w:val="Annex4"/>
        <w:numPr>
          <w:ilvl w:val="3"/>
          <w:numId w:val="1723"/>
        </w:numPr>
      </w:pPr>
      <w:bookmarkStart w:id="768" w:name="_Toc50549220"/>
      <w:r>
        <w:br w:type="page"/>
      </w:r>
      <w:bookmarkStart w:id="769" w:name="_Toc72569533"/>
      <w:r>
        <w:t>Data service 384 kbps</w:t>
      </w:r>
      <w:bookmarkEnd w:id="768"/>
      <w:bookmarkEnd w:id="769"/>
    </w:p>
    <w:tbl>
      <w:tblPr>
        <w:tblW w:w="0" w:type="auto"/>
        <w:jc w:val="center"/>
        <w:tblLayout w:type="fixed"/>
        <w:tblCellMar>
          <w:left w:w="30" w:type="dxa"/>
          <w:right w:w="30" w:type="dxa"/>
        </w:tblCellMar>
        <w:tblLook w:val="0000"/>
      </w:tblPr>
      <w:tblGrid>
        <w:gridCol w:w="1410"/>
        <w:gridCol w:w="986"/>
        <w:gridCol w:w="1045"/>
        <w:gridCol w:w="1149"/>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1149"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Link Margin</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384</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(kbps)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1149"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3"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992"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dB</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49"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1,86%</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13,8</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2,95%</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11,8</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384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w:t>
            </w:r>
          </w:p>
        </w:tc>
        <w:tc>
          <w:tcPr>
            <w:tcW w:w="1149"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0,08</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4,10%</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10,4</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49"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1,49%</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14,8</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2,19%</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13,1</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2,95%</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11,8</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49"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1,40%</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171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1,90%</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13,7</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2,52%</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12,5</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49"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1,40%</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bookmarkStart w:id="770" w:name="_Hlt50545068"/>
            <w:r>
              <w:rPr>
                <w:b/>
                <w:snapToGrid w:val="0"/>
                <w:color w:val="008000"/>
              </w:rPr>
              <w:t>Average (30°)</w:t>
            </w:r>
          </w:p>
        </w:tc>
        <w:tc>
          <w:tcPr>
            <w:tcW w:w="986"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1,47%</w:t>
            </w:r>
          </w:p>
        </w:tc>
        <w:tc>
          <w:tcPr>
            <w:tcW w:w="992"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14,8</w:t>
            </w:r>
          </w:p>
        </w:tc>
        <w:tc>
          <w:tcPr>
            <w:tcW w:w="1171" w:type="dxa"/>
            <w:tcBorders>
              <w:left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w:t>
            </w:r>
          </w:p>
        </w:tc>
        <w:tc>
          <w:tcPr>
            <w:tcW w:w="1149"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0,08</w:t>
            </w:r>
          </w:p>
        </w:tc>
        <w:tc>
          <w:tcPr>
            <w:tcW w:w="993"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1,86%</w:t>
            </w:r>
          </w:p>
        </w:tc>
        <w:tc>
          <w:tcPr>
            <w:tcW w:w="992"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13,8</w:t>
            </w:r>
          </w:p>
        </w:tc>
        <w:tc>
          <w:tcPr>
            <w:tcW w:w="1171" w:type="dxa"/>
            <w:tcBorders>
              <w:left w:val="single" w:sz="6" w:space="0" w:color="auto"/>
              <w:bottom w:val="single" w:sz="6" w:space="0" w:color="auto"/>
              <w:right w:val="single" w:sz="6" w:space="0" w:color="auto"/>
            </w:tcBorders>
            <w:shd w:val="pct10" w:color="auto" w:fill="FFFFFF"/>
          </w:tcPr>
          <w:p w:rsidR="006D317B" w:rsidRDefault="006D317B">
            <w:pPr>
              <w:spacing w:after="0"/>
              <w:jc w:val="center"/>
              <w:rPr>
                <w:snapToGrid w:val="0"/>
                <w:color w:val="000000"/>
              </w:rPr>
            </w:pPr>
            <w:r>
              <w:rPr>
                <w:snapToGrid w:val="0"/>
                <w:color w:val="000000"/>
              </w:rPr>
              <w:t>200</w:t>
            </w:r>
          </w:p>
        </w:tc>
      </w:tr>
    </w:tbl>
    <w:bookmarkEnd w:id="770"/>
    <w:p w:rsidR="006D317B" w:rsidRDefault="006D317B">
      <w:pPr>
        <w:pStyle w:val="Caption"/>
      </w:pPr>
      <w:r>
        <w:t xml:space="preserve">Table A- </w:t>
      </w:r>
      <w:fldSimple w:instr=" SEQ Table_A- \* ARABIC ">
        <w:r>
          <w:rPr>
            <w:noProof/>
          </w:rPr>
          <w:t>30</w:t>
        </w:r>
      </w:fldSimple>
      <w:r>
        <w:t xml:space="preserve"> –System capacity; Mobile environment/indoor penetration; Data 384 kbps; Downlink</w:t>
      </w:r>
    </w:p>
    <w:p w:rsidR="006D317B" w:rsidRDefault="006D317B">
      <w:pPr>
        <w:pStyle w:val="Annex3"/>
        <w:numPr>
          <w:ilvl w:val="2"/>
          <w:numId w:val="1723"/>
        </w:numPr>
        <w:ind w:left="505" w:hanging="505"/>
      </w:pPr>
      <w:bookmarkStart w:id="771" w:name="_Ref50544763"/>
      <w:bookmarkStart w:id="772" w:name="_Toc50549221"/>
      <w:r>
        <w:br w:type="page"/>
      </w:r>
      <w:bookmarkStart w:id="773" w:name="_Toc72569534"/>
      <w:r>
        <w:t>IMR deployment</w:t>
      </w:r>
      <w:bookmarkEnd w:id="771"/>
      <w:bookmarkEnd w:id="772"/>
      <w:bookmarkEnd w:id="773"/>
    </w:p>
    <w:p w:rsidR="006D317B" w:rsidRDefault="006D317B">
      <w:r>
        <w:t>This annex presents system capacity in case of IMR deployment.</w:t>
      </w:r>
    </w:p>
    <w:p w:rsidR="006D317B" w:rsidRDefault="006D317B">
      <w:pPr>
        <w:pStyle w:val="Annex4"/>
        <w:numPr>
          <w:ilvl w:val="3"/>
          <w:numId w:val="1723"/>
        </w:numPr>
      </w:pPr>
      <w:bookmarkStart w:id="774" w:name="_Toc50549222"/>
      <w:bookmarkStart w:id="775" w:name="_Toc72569535"/>
      <w:r>
        <w:t>Data service 1.2</w:t>
      </w:r>
      <w:bookmarkStart w:id="776" w:name="_Hlt51054343"/>
      <w:bookmarkEnd w:id="776"/>
      <w:r>
        <w:t xml:space="preserve"> kbps</w:t>
      </w:r>
      <w:bookmarkEnd w:id="774"/>
      <w:bookmarkEnd w:id="775"/>
    </w:p>
    <w:p w:rsidR="006D317B" w:rsidRDefault="006D317B">
      <w:bookmarkStart w:id="777" w:name="_Hlt50275369"/>
      <w:r>
        <w:t>The required link margin is 3.9 dB.</w:t>
      </w:r>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286</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2,47%</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329</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274</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2,43%</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316</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263</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2,44%</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349</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291</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2,46%</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334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278</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2,46%</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350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292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2,47%</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286</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336</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280</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2,47%</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197</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353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294</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2,47%</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348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290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2,45%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343</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286</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2,46%</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bl>
    <w:p w:rsidR="006D317B" w:rsidRDefault="006D317B">
      <w:pPr>
        <w:pStyle w:val="Caption"/>
      </w:pPr>
      <w:r>
        <w:t xml:space="preserve">Table A- </w:t>
      </w:r>
      <w:fldSimple w:instr=" SEQ Table_A- \* ARABIC ">
        <w:r>
          <w:rPr>
            <w:noProof/>
          </w:rPr>
          <w:t>31</w:t>
        </w:r>
      </w:fldSimple>
      <w:r>
        <w:t>–System capacity; IMR deployment; Data service 1.2 kbps; Downlink</w:t>
      </w:r>
    </w:p>
    <w:p w:rsidR="006D317B" w:rsidRDefault="006D317B">
      <w:pPr>
        <w:pStyle w:val="Annex4"/>
        <w:numPr>
          <w:ilvl w:val="3"/>
          <w:numId w:val="1723"/>
        </w:numPr>
        <w:spacing w:before="0" w:after="0"/>
        <w:ind w:left="1723" w:hanging="646"/>
      </w:pPr>
      <w:bookmarkStart w:id="778" w:name="_Toc50549223"/>
      <w:bookmarkEnd w:id="777"/>
      <w:r>
        <w:br w:type="page"/>
      </w:r>
      <w:bookmarkStart w:id="779" w:name="_Toc72569536"/>
      <w:r>
        <w:t>Speech 4.75 kbps</w:t>
      </w:r>
      <w:bookmarkEnd w:id="779"/>
    </w:p>
    <w:p w:rsidR="006D317B" w:rsidRDefault="006D317B">
      <w:pPr>
        <w:spacing w:after="0"/>
        <w:jc w:val="left"/>
      </w:pPr>
      <w:r>
        <w:t>The required link margin is 10 dB.</w:t>
      </w:r>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4.75</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753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317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703</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296</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0,15</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4,26%</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663</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279</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0,14</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4,31%</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777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4,29%</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755</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318</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732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308</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4,34%</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197</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781</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736</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310</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4,25%</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791</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333</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4,31%</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781</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329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4,32%</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770</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324</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4,31%</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bl>
    <w:p w:rsidR="006D317B" w:rsidRDefault="006D317B">
      <w:pPr>
        <w:pStyle w:val="Caption"/>
        <w:keepNext/>
        <w:keepLines/>
        <w:spacing w:before="0" w:after="0"/>
        <w:ind w:left="1723" w:hanging="646"/>
        <w:outlineLvl w:val="3"/>
      </w:pPr>
      <w:r>
        <w:t xml:space="preserve">Table A- </w:t>
      </w:r>
      <w:fldSimple w:instr=" SEQ Table_A- \* ARABIC ">
        <w:r>
          <w:rPr>
            <w:noProof/>
          </w:rPr>
          <w:t>32</w:t>
        </w:r>
      </w:fldSimple>
      <w:r>
        <w:t>–System capacity; IMR deployment; Speech 4.75 kbps; Downlink</w:t>
      </w:r>
    </w:p>
    <w:p w:rsidR="006D317B" w:rsidRDefault="006D317B">
      <w:pPr>
        <w:pStyle w:val="Annex4"/>
        <w:numPr>
          <w:ilvl w:val="3"/>
          <w:numId w:val="1723"/>
        </w:numPr>
        <w:spacing w:before="0" w:after="0"/>
        <w:ind w:left="1723" w:hanging="646"/>
      </w:pPr>
      <w:bookmarkStart w:id="780" w:name="_Toc72569537"/>
      <w:r>
        <w:t>Speech 12.2 kbps</w:t>
      </w:r>
      <w:bookmarkEnd w:id="780"/>
    </w:p>
    <w:p w:rsidR="006D317B" w:rsidRDefault="006D317B">
      <w:pPr>
        <w:spacing w:after="0"/>
        <w:jc w:val="left"/>
      </w:pPr>
      <w:r>
        <w:t>The required link margin is 10 dB.</w:t>
      </w:r>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12.2</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787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194</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512</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84</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0,11</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1,85%</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329</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54</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1,85%</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198</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805</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1,82%</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172</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775</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1,81%</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555</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91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0,12</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1,84%</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817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134</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1,84%</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793</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1,84%</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720</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118</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0,15</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1,84%</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198</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830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136</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817</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134</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1,81%</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805</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132</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0,17</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1,84%</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181</w:t>
            </w:r>
          </w:p>
        </w:tc>
      </w:tr>
    </w:tbl>
    <w:p w:rsidR="006D317B" w:rsidRDefault="006D317B">
      <w:pPr>
        <w:pStyle w:val="Caption"/>
        <w:spacing w:before="0" w:after="0"/>
      </w:pPr>
      <w:r>
        <w:t xml:space="preserve">Table A- </w:t>
      </w:r>
      <w:fldSimple w:instr=" SEQ Table_A- \* ARABIC ">
        <w:r>
          <w:rPr>
            <w:noProof/>
          </w:rPr>
          <w:t>33</w:t>
        </w:r>
      </w:fldSimple>
      <w:r>
        <w:t>–System capacity; IMR deployment; Speech 12.2 kbps; Downlink</w:t>
      </w:r>
    </w:p>
    <w:p w:rsidR="006D317B" w:rsidRDefault="006D317B">
      <w:pPr>
        <w:pStyle w:val="Annex4"/>
        <w:keepNext w:val="0"/>
        <w:keepLines w:val="0"/>
        <w:numPr>
          <w:ilvl w:val="3"/>
          <w:numId w:val="1723"/>
        </w:numPr>
        <w:spacing w:before="0" w:after="0"/>
        <w:ind w:left="0" w:firstLine="0"/>
        <w:outlineLvl w:val="9"/>
      </w:pPr>
      <w:r>
        <w:br w:type="page"/>
      </w:r>
      <w:bookmarkStart w:id="781" w:name="_Toc72569538"/>
      <w:r>
        <w:t>Data service 64 kbps</w:t>
      </w:r>
      <w:bookmarkEnd w:id="778"/>
      <w:bookmarkEnd w:id="781"/>
    </w:p>
    <w:p w:rsidR="006D317B" w:rsidRDefault="006D317B">
      <w:pPr>
        <w:spacing w:after="0"/>
        <w:jc w:val="left"/>
      </w:pPr>
      <w:r>
        <w:t>The required link margin is 11.5 dB.</w:t>
      </w:r>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64</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2,84%</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181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384</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6</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2,84%</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194</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0,04</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2,83%</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199</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1 088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640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10</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0,14</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6</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2,83%</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194</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1 216</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2,84%</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512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0,11</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2,85%</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195</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1 472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23</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0,31</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1 088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0,23</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2,81%</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174</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12</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2,83%</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107</w:t>
            </w:r>
          </w:p>
        </w:tc>
      </w:tr>
    </w:tbl>
    <w:p w:rsidR="006D317B" w:rsidRDefault="006D317B">
      <w:pPr>
        <w:pStyle w:val="Caption"/>
        <w:spacing w:before="0" w:after="0"/>
      </w:pPr>
      <w:r>
        <w:t xml:space="preserve">Table A- </w:t>
      </w:r>
      <w:fldSimple w:instr=" SEQ Table_A- \* ARABIC ">
        <w:r>
          <w:rPr>
            <w:noProof/>
          </w:rPr>
          <w:t>34</w:t>
        </w:r>
      </w:fldSimple>
      <w:r>
        <w:t xml:space="preserve"> System capacity; IMR deployment; Data 64 kbps; Downlink</w:t>
      </w:r>
    </w:p>
    <w:p w:rsidR="006D317B" w:rsidRDefault="006D317B">
      <w:pPr>
        <w:pStyle w:val="Annex4"/>
        <w:keepNext w:val="0"/>
        <w:keepLines w:val="0"/>
        <w:numPr>
          <w:ilvl w:val="3"/>
          <w:numId w:val="1723"/>
        </w:numPr>
        <w:spacing w:before="0" w:after="0"/>
        <w:ind w:left="0" w:firstLine="0"/>
        <w:outlineLvl w:val="9"/>
      </w:pPr>
      <w:bookmarkStart w:id="782" w:name="_Toc50549224"/>
      <w:bookmarkStart w:id="783" w:name="_Toc72569539"/>
      <w:r>
        <w:t>Data service 144 kbps</w:t>
      </w:r>
      <w:bookmarkEnd w:id="782"/>
      <w:bookmarkEnd w:id="783"/>
    </w:p>
    <w:p w:rsidR="006D317B" w:rsidRDefault="006D317B">
      <w:pPr>
        <w:spacing w:after="0"/>
        <w:jc w:val="left"/>
      </w:pPr>
      <w:r>
        <w:t>The required link margin is 11.7 dB.</w:t>
      </w:r>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144</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864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6</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3,08%</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288</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0,06</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3,05%</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148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144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0,03</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3,02%</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174</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1 152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3,06%</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576</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0,12</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155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288</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0,06</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3,03%</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138</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1 296</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9</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199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720</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5</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432</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0,09</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3,05%</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137</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1 584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11</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0,34</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3,07%</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120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1 152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3,03%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166</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864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6</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0,18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3,08%</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bl>
    <w:p w:rsidR="006D317B" w:rsidRDefault="006D317B">
      <w:pPr>
        <w:pStyle w:val="Caption"/>
        <w:tabs>
          <w:tab w:val="left" w:pos="3402"/>
        </w:tabs>
        <w:spacing w:before="0" w:after="0"/>
      </w:pPr>
      <w:r>
        <w:t xml:space="preserve">Table A- </w:t>
      </w:r>
      <w:fldSimple w:instr=" SEQ Table_A- \* ARABIC ">
        <w:r>
          <w:rPr>
            <w:noProof/>
          </w:rPr>
          <w:t>35</w:t>
        </w:r>
      </w:fldSimple>
      <w:r>
        <w:t xml:space="preserve"> System capacity; IMR deployment; Data 144 kbps; Downlink</w:t>
      </w:r>
    </w:p>
    <w:p w:rsidR="006D317B" w:rsidRDefault="006D317B">
      <w:pPr>
        <w:pStyle w:val="Annex4"/>
        <w:numPr>
          <w:ilvl w:val="3"/>
          <w:numId w:val="1723"/>
        </w:numPr>
      </w:pPr>
      <w:bookmarkStart w:id="784" w:name="_Toc50549225"/>
      <w:r>
        <w:br w:type="page"/>
      </w:r>
      <w:bookmarkStart w:id="785" w:name="_Toc72569540"/>
      <w:r>
        <w:t>Data service 384 kbps</w:t>
      </w:r>
      <w:bookmarkEnd w:id="784"/>
      <w:bookmarkEnd w:id="785"/>
    </w:p>
    <w:p w:rsidR="006D317B" w:rsidRDefault="006D317B">
      <w:r>
        <w:t>The required link margin is 12.5 dB.</w:t>
      </w:r>
    </w:p>
    <w:tbl>
      <w:tblPr>
        <w:tblW w:w="0" w:type="auto"/>
        <w:jc w:val="center"/>
        <w:tblLayout w:type="fixed"/>
        <w:tblCellMar>
          <w:left w:w="30" w:type="dxa"/>
          <w:right w:w="30" w:type="dxa"/>
        </w:tblCellMar>
        <w:tblLook w:val="0000"/>
      </w:tblPr>
      <w:tblGrid>
        <w:gridCol w:w="1410"/>
        <w:gridCol w:w="986"/>
        <w:gridCol w:w="1045"/>
        <w:gridCol w:w="993"/>
        <w:gridCol w:w="992"/>
        <w:gridCol w:w="1171"/>
      </w:tblGrid>
      <w:tr w:rsidR="006D317B">
        <w:tblPrEx>
          <w:tblCellMar>
            <w:top w:w="0" w:type="dxa"/>
            <w:bottom w:w="0" w:type="dxa"/>
          </w:tblCellMar>
        </w:tblPrEx>
        <w:trPr>
          <w:trHeight w:val="929"/>
          <w:jc w:val="center"/>
        </w:trPr>
        <w:tc>
          <w:tcPr>
            <w:tcW w:w="1440"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986"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Capacity/ carrier/ spot</w:t>
            </w:r>
          </w:p>
        </w:tc>
        <w:tc>
          <w:tcPr>
            <w:tcW w:w="1045"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Nb traffic codes/spot/ carrier</w:t>
            </w:r>
          </w:p>
        </w:tc>
        <w:tc>
          <w:tcPr>
            <w:tcW w:w="993"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bookmarkStart w:id="786" w:name="_Hlt50521613"/>
            <w:bookmarkEnd w:id="786"/>
            <w:r>
              <w:rPr>
                <w:b/>
                <w:snapToGrid w:val="0"/>
                <w:color w:val="000000"/>
              </w:rPr>
              <w:t>Spectrum efficiency as ITU</w:t>
            </w:r>
          </w:p>
        </w:tc>
        <w:tc>
          <w:tcPr>
            <w:tcW w:w="992"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1171" w:type="dxa"/>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On board Power consumption</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384</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(Mbps)</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p>
        </w:tc>
        <w:tc>
          <w:tcPr>
            <w:tcW w:w="993"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single" w:sz="6" w:space="0" w:color="auto"/>
              <w:bottom w:val="single" w:sz="6" w:space="0" w:color="auto"/>
              <w:right w:val="single" w:sz="6" w:space="0" w:color="auto"/>
            </w:tcBorders>
          </w:tcPr>
          <w:p w:rsidR="006D317B" w:rsidRDefault="006D317B">
            <w:pPr>
              <w:spacing w:after="0"/>
              <w:jc w:val="right"/>
              <w:rPr>
                <w:snapToGrid w:val="0"/>
                <w:color w:val="000000"/>
              </w:rPr>
            </w:pPr>
          </w:p>
        </w:tc>
        <w:tc>
          <w:tcPr>
            <w:tcW w:w="1171"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W</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bookmarkStart w:id="787" w:name="_Hlt50462411"/>
            <w:bookmarkEnd w:id="787"/>
            <w:r>
              <w:rPr>
                <w:b/>
                <w:snapToGrid w:val="0"/>
                <w:color w:val="0000FF"/>
              </w:rPr>
              <w:t>Handset</w:t>
            </w:r>
          </w:p>
        </w:tc>
        <w:tc>
          <w:tcPr>
            <w:tcW w:w="986"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2,51%</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105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384</w:t>
            </w:r>
          </w:p>
        </w:tc>
        <w:tc>
          <w:tcPr>
            <w:tcW w:w="1045"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0,08</w:t>
            </w:r>
          </w:p>
        </w:tc>
        <w:tc>
          <w:tcPr>
            <w:tcW w:w="992"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2,95%</w:t>
            </w:r>
          </w:p>
        </w:tc>
        <w:tc>
          <w:tcPr>
            <w:tcW w:w="1171" w:type="dxa"/>
            <w:tcBorders>
              <w:left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384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0,08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4,10%</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lang w:val="fr-FR"/>
              </w:rPr>
            </w:pPr>
            <w:r>
              <w:rPr>
                <w:snapToGrid w:val="0"/>
                <w:color w:val="000000"/>
                <w:lang w:val="fr-FR"/>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lang w:val="fr-FR"/>
              </w:rPr>
            </w:pPr>
            <w:r>
              <w:rPr>
                <w:b/>
                <w:snapToGrid w:val="0"/>
                <w:color w:val="0000FF"/>
                <w:lang w:val="fr-FR"/>
              </w:rPr>
              <w:t>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lang w:val="fr-FR"/>
              </w:rPr>
            </w:pPr>
            <w:r>
              <w:rPr>
                <w:b/>
                <w:snapToGrid w:val="0"/>
                <w:color w:val="008000"/>
                <w:lang w:val="fr-FR"/>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2,51%</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140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2,52%</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139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2,95%</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2,53%</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2,52%</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88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2,52%</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200</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986"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045"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3"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992"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c>
          <w:tcPr>
            <w:tcW w:w="1171" w:type="dxa"/>
            <w:tcBorders>
              <w:top w:val="single" w:sz="6" w:space="0" w:color="auto"/>
              <w:left w:val="single" w:sz="6"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1 152</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3</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0,25</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2,50%</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986"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768</w:t>
            </w:r>
          </w:p>
        </w:tc>
        <w:tc>
          <w:tcPr>
            <w:tcW w:w="1045"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0,16</w:t>
            </w:r>
          </w:p>
        </w:tc>
        <w:tc>
          <w:tcPr>
            <w:tcW w:w="992"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2,52%</w:t>
            </w:r>
          </w:p>
        </w:tc>
        <w:tc>
          <w:tcPr>
            <w:tcW w:w="1171" w:type="dxa"/>
            <w:tcBorders>
              <w:left w:val="single" w:sz="6" w:space="0" w:color="auto"/>
              <w:right w:val="single" w:sz="6" w:space="0" w:color="auto"/>
            </w:tcBorders>
          </w:tcPr>
          <w:p w:rsidR="006D317B" w:rsidRDefault="006D317B">
            <w:pPr>
              <w:spacing w:after="0"/>
              <w:jc w:val="center"/>
              <w:rPr>
                <w:snapToGrid w:val="0"/>
                <w:color w:val="000000"/>
              </w:rPr>
            </w:pPr>
            <w:r>
              <w:rPr>
                <w:snapToGrid w:val="0"/>
                <w:color w:val="000000"/>
              </w:rPr>
              <w:t>41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bookmarkStart w:id="788" w:name="_Hlt58396774"/>
            <w:r>
              <w:rPr>
                <w:b/>
                <w:snapToGrid w:val="0"/>
                <w:color w:val="008000"/>
              </w:rPr>
              <w:t>Min (16°)</w:t>
            </w:r>
          </w:p>
        </w:tc>
        <w:tc>
          <w:tcPr>
            <w:tcW w:w="986"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384</w:t>
            </w:r>
          </w:p>
        </w:tc>
        <w:tc>
          <w:tcPr>
            <w:tcW w:w="1045"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w:t>
            </w:r>
          </w:p>
        </w:tc>
        <w:tc>
          <w:tcPr>
            <w:tcW w:w="993"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0,08</w:t>
            </w:r>
          </w:p>
        </w:tc>
        <w:tc>
          <w:tcPr>
            <w:tcW w:w="992"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2,52%</w:t>
            </w:r>
          </w:p>
        </w:tc>
        <w:tc>
          <w:tcPr>
            <w:tcW w:w="1171" w:type="dxa"/>
            <w:tcBorders>
              <w:left w:val="single" w:sz="6"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20</w:t>
            </w:r>
          </w:p>
        </w:tc>
      </w:tr>
    </w:tbl>
    <w:bookmarkEnd w:id="788"/>
    <w:p w:rsidR="006D317B" w:rsidRDefault="006D317B">
      <w:pPr>
        <w:pStyle w:val="Caption"/>
      </w:pPr>
      <w:r>
        <w:t xml:space="preserve">Table A- </w:t>
      </w:r>
      <w:fldSimple w:instr=" SEQ Table_A- \* ARABIC ">
        <w:r>
          <w:rPr>
            <w:noProof/>
          </w:rPr>
          <w:t>36</w:t>
        </w:r>
      </w:fldSimple>
      <w:r>
        <w:t xml:space="preserve"> System capacity; IMR deployment; Data 384 kbps; Downlink</w:t>
      </w:r>
    </w:p>
    <w:p w:rsidR="006D317B" w:rsidRDefault="006D317B"/>
    <w:p w:rsidR="006D317B" w:rsidRDefault="006D317B">
      <w:pPr>
        <w:pStyle w:val="Annex2"/>
        <w:numPr>
          <w:ilvl w:val="1"/>
          <w:numId w:val="1529"/>
        </w:numPr>
        <w:tabs>
          <w:tab w:val="clear" w:pos="1440"/>
        </w:tabs>
        <w:spacing w:before="0"/>
        <w:ind w:left="431" w:hanging="431"/>
        <w:sectPr w:rsidR="006D317B">
          <w:footnotePr>
            <w:numRestart w:val="eachSect"/>
          </w:footnotePr>
          <w:pgSz w:w="11907" w:h="16840" w:code="9"/>
          <w:pgMar w:top="1418" w:right="1134" w:bottom="1134" w:left="1134" w:header="851" w:footer="340" w:gutter="0"/>
          <w:cols w:space="720"/>
        </w:sectPr>
      </w:pPr>
    </w:p>
    <w:p w:rsidR="006D317B" w:rsidRDefault="006D317B">
      <w:pPr>
        <w:pStyle w:val="Annex2"/>
        <w:numPr>
          <w:ilvl w:val="1"/>
          <w:numId w:val="1529"/>
        </w:numPr>
        <w:tabs>
          <w:tab w:val="clear" w:pos="1440"/>
        </w:tabs>
        <w:spacing w:before="0"/>
        <w:ind w:left="431" w:hanging="431"/>
        <w:rPr>
          <w:lang w:val="fr-FR"/>
        </w:rPr>
      </w:pPr>
      <w:bookmarkStart w:id="789" w:name="_Toc72569541"/>
      <w:r>
        <w:rPr>
          <w:lang w:val="fr-FR"/>
        </w:rPr>
        <w:t>Uplink</w:t>
      </w:r>
      <w:bookmarkEnd w:id="789"/>
    </w:p>
    <w:p w:rsidR="006D317B" w:rsidRDefault="006D317B">
      <w:pPr>
        <w:pStyle w:val="Annex3"/>
        <w:numPr>
          <w:ilvl w:val="2"/>
          <w:numId w:val="1723"/>
        </w:numPr>
        <w:spacing w:before="0"/>
        <w:ind w:left="431" w:hanging="431"/>
        <w:outlineLvl w:val="1"/>
        <w:rPr>
          <w:lang w:val="fr-FR"/>
        </w:rPr>
      </w:pPr>
      <w:bookmarkStart w:id="790" w:name="_Toc72569542"/>
      <w:r>
        <w:rPr>
          <w:lang w:val="fr-FR"/>
        </w:rPr>
        <w:t>Mobile Satellite environment, LOS</w:t>
      </w:r>
      <w:bookmarkEnd w:id="790"/>
    </w:p>
    <w:p w:rsidR="006D317B" w:rsidRDefault="006D317B">
      <w:pPr>
        <w:keepNext/>
        <w:keepLines/>
        <w:ind w:left="431" w:hanging="431"/>
        <w:outlineLvl w:val="1"/>
      </w:pPr>
      <w:r>
        <w:t>This sub-annex presents system capacity per carrier per spot in mobile LOS environment.</w:t>
      </w:r>
    </w:p>
    <w:p w:rsidR="006D317B" w:rsidRDefault="006D317B">
      <w:pPr>
        <w:keepNext/>
        <w:keepLines/>
        <w:ind w:left="431" w:hanging="431"/>
        <w:outlineLvl w:val="1"/>
      </w:pPr>
      <w:r>
        <w:t>Empty compartments indicate situations when the service can not be offered due to link budget failure (propagation margin not reached due to UE maximum E.I.R.P limitation).</w:t>
      </w:r>
    </w:p>
    <w:p w:rsidR="006D317B" w:rsidRDefault="006D317B">
      <w:pPr>
        <w:pStyle w:val="Annex4"/>
        <w:numPr>
          <w:ilvl w:val="3"/>
          <w:numId w:val="1723"/>
        </w:numPr>
        <w:spacing w:before="0"/>
        <w:ind w:left="431" w:hanging="431"/>
        <w:outlineLvl w:val="1"/>
      </w:pPr>
      <w:r>
        <w:t xml:space="preserve"> </w:t>
      </w:r>
      <w:bookmarkStart w:id="791" w:name="_Toc72569543"/>
      <w:r>
        <w:t>Data service 1.2 kbps</w:t>
      </w:r>
      <w:bookmarkEnd w:id="791"/>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after="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1.2</w:t>
            </w:r>
          </w:p>
        </w:tc>
        <w:tc>
          <w:tcPr>
            <w:tcW w:w="876" w:type="dxa"/>
            <w:tcBorders>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after="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3"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253,2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211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0,0540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190,8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159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0,0407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117,6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98</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0,0251</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184,8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154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0,0394</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122,4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102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0,0261</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42</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0,0108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7,72%</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115,2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96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0,0246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54,0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45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0,0115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0,0005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8,61%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309,6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258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0,0661</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246,0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0,0525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10,89%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174,0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0,0371</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301,2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251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0,0643</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238,8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199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0,0510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166,8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139</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0,0356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7,74%</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292,8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244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0,0625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230,4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192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0,0492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159,6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133</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0,0341</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7,74%</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313,2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261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0,0669</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13,64%</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250,8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0,0535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177,6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148</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0,0379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309,6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258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0,0661</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247,2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0,0528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174,0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0,0371</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304,8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254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0,0651</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243,6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203</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0,0520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171,6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143</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0,0366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313,2</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261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0,0669</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250,8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209</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0,0535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177,6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148</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0,0379</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7,71%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309,6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258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0,0661</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13,61%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248,4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0,0530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10,92%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175,2</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146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0,0374</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7,69%</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306,0</w:t>
            </w:r>
          </w:p>
        </w:tc>
        <w:tc>
          <w:tcPr>
            <w:tcW w:w="660"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255</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0,0653</w:t>
            </w:r>
          </w:p>
        </w:tc>
        <w:tc>
          <w:tcPr>
            <w:tcW w:w="943"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13,64%</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244,8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204</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0,0523</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10,91%</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172,8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144</w:t>
            </w:r>
          </w:p>
        </w:tc>
        <w:tc>
          <w:tcPr>
            <w:tcW w:w="993"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0,0369</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7,70%</w:t>
            </w:r>
          </w:p>
        </w:tc>
      </w:tr>
    </w:tbl>
    <w:p w:rsidR="006D317B" w:rsidRDefault="006D317B">
      <w:pPr>
        <w:pStyle w:val="Caption"/>
      </w:pPr>
      <w:r>
        <w:t xml:space="preserve">Table A- </w:t>
      </w:r>
      <w:fldSimple w:instr=" SEQ Table_A- \* ARABIC ">
        <w:r>
          <w:rPr>
            <w:noProof/>
          </w:rPr>
          <w:t>37</w:t>
        </w:r>
      </w:fldSimple>
      <w:r>
        <w:t>–System capacity; Mobile satellite channels/LOS; Data service 1.2 kbps; Uplink</w:t>
      </w:r>
    </w:p>
    <w:p w:rsidR="006D317B" w:rsidRDefault="006D317B">
      <w:pPr>
        <w:pStyle w:val="Annex4"/>
        <w:numPr>
          <w:ilvl w:val="3"/>
          <w:numId w:val="1723"/>
        </w:numPr>
        <w:spacing w:before="0"/>
        <w:ind w:left="431" w:hanging="431"/>
        <w:outlineLvl w:val="1"/>
      </w:pPr>
      <w:r>
        <w:br w:type="page"/>
      </w:r>
      <w:bookmarkStart w:id="792" w:name="_Toc72569544"/>
      <w:r>
        <w:t>Speech service 4.75 kbps</w:t>
      </w:r>
      <w:bookmarkEnd w:id="792"/>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after="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after="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jc w:val="center"/>
              <w:rPr>
                <w:b/>
                <w:snapToGrid w:val="0"/>
                <w:color w:val="000000"/>
              </w:rPr>
            </w:pPr>
            <w:r>
              <w:rPr>
                <w:b/>
                <w:snapToGrid w:val="0"/>
                <w:color w:val="000000"/>
              </w:rPr>
              <w:t>4.75</w:t>
            </w:r>
          </w:p>
        </w:tc>
        <w:tc>
          <w:tcPr>
            <w:tcW w:w="876" w:type="dxa"/>
            <w:tcBorders>
              <w:left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after="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after="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c>
          <w:tcPr>
            <w:tcW w:w="850" w:type="dxa"/>
            <w:tcBorders>
              <w:left w:val="single" w:sz="6" w:space="0" w:color="auto"/>
              <w:right w:val="dotted" w:sz="4" w:space="0" w:color="auto"/>
            </w:tcBorders>
          </w:tcPr>
          <w:p w:rsidR="006D317B" w:rsidRDefault="006D317B">
            <w:pPr>
              <w:spacing w:after="0"/>
              <w:jc w:val="right"/>
              <w:rPr>
                <w:snapToGrid w:val="0"/>
                <w:color w:val="000000"/>
              </w:rPr>
            </w:pPr>
          </w:p>
        </w:tc>
        <w:tc>
          <w:tcPr>
            <w:tcW w:w="658" w:type="dxa"/>
            <w:tcBorders>
              <w:left w:val="dotted" w:sz="4" w:space="0" w:color="auto"/>
              <w:right w:val="dotted" w:sz="4" w:space="0" w:color="auto"/>
            </w:tcBorders>
          </w:tcPr>
          <w:p w:rsidR="006D317B" w:rsidRDefault="006D317B">
            <w:pPr>
              <w:spacing w:after="0"/>
              <w:jc w:val="right"/>
              <w:rPr>
                <w:snapToGrid w:val="0"/>
                <w:color w:val="000000"/>
              </w:rPr>
            </w:pPr>
          </w:p>
        </w:tc>
        <w:tc>
          <w:tcPr>
            <w:tcW w:w="993" w:type="dxa"/>
            <w:tcBorders>
              <w:left w:val="dotted" w:sz="4" w:space="0" w:color="auto"/>
              <w:right w:val="dotted" w:sz="4" w:space="0" w:color="auto"/>
            </w:tcBorders>
          </w:tcPr>
          <w:p w:rsidR="006D317B" w:rsidRDefault="006D317B">
            <w:pPr>
              <w:spacing w:after="0"/>
              <w:jc w:val="right"/>
              <w:rPr>
                <w:snapToGrid w:val="0"/>
                <w:color w:val="000000"/>
              </w:rPr>
            </w:pPr>
          </w:p>
        </w:tc>
        <w:tc>
          <w:tcPr>
            <w:tcW w:w="992" w:type="dxa"/>
            <w:tcBorders>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596,1</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251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0,0636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489,3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0,0522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31,65%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275,5</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0,0294</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22,33%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327,8</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138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0,0350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36,32%</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220,9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93</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0,0236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31,61%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11,9</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5</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0,0013</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57,0</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0,0061</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36,28%</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0,0005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33,95%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0,0005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33,95%</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817,0</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344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0,0872</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707,8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0,0755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496,4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209</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0,0530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22,37%</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788,5</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332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0,0842</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679,3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286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0,0725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31,56%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470,3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198</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0,0502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22,35%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755,3</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318</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0,0806</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36,25%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650,8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274</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0,0695</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31,59%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444,1</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187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0,0474</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22,38%</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831,3</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350</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0,0887</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36,29%</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724,4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0,0773</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31,63%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513,0</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216</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0,0548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819,4</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345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0,0875</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36,27%</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712,5</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300</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0,0760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31,56%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503,5</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212</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0,0537</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22,35%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807,5</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340</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0,0862</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36,33%</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700,6</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295</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0,0748</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31,56%</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496,4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209</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0,0530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22,46%</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after="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after="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after="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after="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after="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833,6</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351</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0,0890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726,8</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306</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0,0776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31,65%</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515,4</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217</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0,0550</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after="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824,1</w:t>
            </w:r>
          </w:p>
        </w:tc>
        <w:tc>
          <w:tcPr>
            <w:tcW w:w="660"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347</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0,0880</w:t>
            </w:r>
          </w:p>
        </w:tc>
        <w:tc>
          <w:tcPr>
            <w:tcW w:w="943"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36,31%</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717,3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302</w:t>
            </w:r>
          </w:p>
        </w:tc>
        <w:tc>
          <w:tcPr>
            <w:tcW w:w="992"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0,0766</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31,60%</w:t>
            </w:r>
          </w:p>
        </w:tc>
        <w:tc>
          <w:tcPr>
            <w:tcW w:w="850" w:type="dxa"/>
            <w:tcBorders>
              <w:left w:val="single" w:sz="6" w:space="0" w:color="auto"/>
              <w:right w:val="dotted" w:sz="4" w:space="0" w:color="auto"/>
            </w:tcBorders>
          </w:tcPr>
          <w:p w:rsidR="006D317B" w:rsidRDefault="006D317B">
            <w:pPr>
              <w:spacing w:after="0"/>
              <w:jc w:val="center"/>
              <w:rPr>
                <w:snapToGrid w:val="0"/>
                <w:color w:val="000000"/>
              </w:rPr>
            </w:pPr>
            <w:r>
              <w:rPr>
                <w:snapToGrid w:val="0"/>
                <w:color w:val="000000"/>
              </w:rPr>
              <w:t>508,3</w:t>
            </w:r>
          </w:p>
        </w:tc>
        <w:tc>
          <w:tcPr>
            <w:tcW w:w="658"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214</w:t>
            </w:r>
          </w:p>
        </w:tc>
        <w:tc>
          <w:tcPr>
            <w:tcW w:w="993" w:type="dxa"/>
            <w:tcBorders>
              <w:left w:val="dotted" w:sz="4" w:space="0" w:color="auto"/>
              <w:right w:val="dotted" w:sz="4" w:space="0" w:color="auto"/>
            </w:tcBorders>
          </w:tcPr>
          <w:p w:rsidR="006D317B" w:rsidRDefault="006D317B">
            <w:pPr>
              <w:spacing w:after="0"/>
              <w:jc w:val="center"/>
              <w:rPr>
                <w:snapToGrid w:val="0"/>
                <w:color w:val="000000"/>
              </w:rPr>
            </w:pPr>
            <w:r>
              <w:rPr>
                <w:snapToGrid w:val="0"/>
                <w:color w:val="000000"/>
              </w:rPr>
              <w:t>0,0542</w:t>
            </w:r>
          </w:p>
        </w:tc>
        <w:tc>
          <w:tcPr>
            <w:tcW w:w="992" w:type="dxa"/>
            <w:tcBorders>
              <w:left w:val="dotted" w:sz="4" w:space="0" w:color="auto"/>
              <w:right w:val="single" w:sz="6" w:space="0" w:color="auto"/>
            </w:tcBorders>
          </w:tcPr>
          <w:p w:rsidR="006D317B" w:rsidRDefault="006D317B">
            <w:pPr>
              <w:spacing w:after="0"/>
              <w:jc w:val="center"/>
              <w:rPr>
                <w:snapToGrid w:val="0"/>
                <w:color w:val="000000"/>
              </w:rPr>
            </w:pPr>
            <w:r>
              <w:rPr>
                <w:snapToGrid w:val="0"/>
                <w:color w:val="000000"/>
              </w:rPr>
              <w:t>22,40%</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after="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812,3</w:t>
            </w:r>
          </w:p>
        </w:tc>
        <w:tc>
          <w:tcPr>
            <w:tcW w:w="660"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342</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0,0867</w:t>
            </w:r>
          </w:p>
        </w:tc>
        <w:tc>
          <w:tcPr>
            <w:tcW w:w="943"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36,29%</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707,8</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298</w:t>
            </w:r>
          </w:p>
        </w:tc>
        <w:tc>
          <w:tcPr>
            <w:tcW w:w="992"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0,0755</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31,63%</w:t>
            </w:r>
          </w:p>
        </w:tc>
        <w:tc>
          <w:tcPr>
            <w:tcW w:w="850" w:type="dxa"/>
            <w:tcBorders>
              <w:left w:val="single" w:sz="6"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501,1</w:t>
            </w:r>
          </w:p>
        </w:tc>
        <w:tc>
          <w:tcPr>
            <w:tcW w:w="658"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211</w:t>
            </w:r>
          </w:p>
        </w:tc>
        <w:tc>
          <w:tcPr>
            <w:tcW w:w="993" w:type="dxa"/>
            <w:tcBorders>
              <w:left w:val="dotted" w:sz="4" w:space="0" w:color="auto"/>
              <w:bottom w:val="single" w:sz="6" w:space="0" w:color="auto"/>
              <w:right w:val="dotted" w:sz="4" w:space="0" w:color="auto"/>
            </w:tcBorders>
          </w:tcPr>
          <w:p w:rsidR="006D317B" w:rsidRDefault="006D317B">
            <w:pPr>
              <w:spacing w:after="0"/>
              <w:jc w:val="center"/>
              <w:rPr>
                <w:snapToGrid w:val="0"/>
                <w:color w:val="000000"/>
              </w:rPr>
            </w:pPr>
            <w:r>
              <w:rPr>
                <w:snapToGrid w:val="0"/>
                <w:color w:val="000000"/>
              </w:rPr>
              <w:t>0,0535</w:t>
            </w:r>
          </w:p>
        </w:tc>
        <w:tc>
          <w:tcPr>
            <w:tcW w:w="992" w:type="dxa"/>
            <w:tcBorders>
              <w:left w:val="dotted" w:sz="4" w:space="0" w:color="auto"/>
              <w:bottom w:val="single" w:sz="6" w:space="0" w:color="auto"/>
              <w:right w:val="single" w:sz="6" w:space="0" w:color="auto"/>
            </w:tcBorders>
          </w:tcPr>
          <w:p w:rsidR="006D317B" w:rsidRDefault="006D317B">
            <w:pPr>
              <w:spacing w:after="0"/>
              <w:jc w:val="center"/>
              <w:rPr>
                <w:snapToGrid w:val="0"/>
                <w:color w:val="000000"/>
              </w:rPr>
            </w:pPr>
            <w:r>
              <w:rPr>
                <w:snapToGrid w:val="0"/>
                <w:color w:val="000000"/>
              </w:rPr>
              <w:t>22,42%</w:t>
            </w:r>
          </w:p>
        </w:tc>
      </w:tr>
    </w:tbl>
    <w:p w:rsidR="006D317B" w:rsidRDefault="006D317B">
      <w:pPr>
        <w:pStyle w:val="Caption"/>
      </w:pPr>
      <w:r>
        <w:t xml:space="preserve">Table A- </w:t>
      </w:r>
      <w:fldSimple w:instr=" SEQ Table_A- \* ARABIC ">
        <w:r>
          <w:rPr>
            <w:noProof/>
          </w:rPr>
          <w:t>38</w:t>
        </w:r>
      </w:fldSimple>
      <w:r>
        <w:t>–System capacity; Mobile satellite channels/LOS; Speech 4.75 kbps; Uplink</w:t>
      </w:r>
    </w:p>
    <w:p w:rsidR="006D317B" w:rsidRDefault="006D317B">
      <w:pPr>
        <w:pStyle w:val="Annex4"/>
        <w:numPr>
          <w:ilvl w:val="3"/>
          <w:numId w:val="1723"/>
        </w:numPr>
        <w:spacing w:before="0"/>
        <w:ind w:left="431" w:hanging="431"/>
        <w:outlineLvl w:val="1"/>
      </w:pPr>
      <w:r>
        <w:br w:type="page"/>
      </w:r>
      <w:bookmarkStart w:id="793" w:name="_Toc72569545"/>
      <w:r>
        <w:t>Speech service 12.2 kbps</w:t>
      </w:r>
      <w:bookmarkEnd w:id="793"/>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before="20" w:after="2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12.2</w:t>
            </w:r>
          </w:p>
        </w:tc>
        <w:tc>
          <w:tcPr>
            <w:tcW w:w="876" w:type="dxa"/>
            <w:tcBorders>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Handset</w:t>
            </w:r>
          </w:p>
        </w:tc>
        <w:tc>
          <w:tcPr>
            <w:tcW w:w="876" w:type="dxa"/>
            <w:tcBorders>
              <w:top w:val="single" w:sz="6" w:space="0" w:color="auto"/>
              <w:left w:val="single" w:sz="6" w:space="0" w:color="auto"/>
              <w:right w:val="dotted" w:sz="4" w:space="0" w:color="auto"/>
            </w:tcBorders>
          </w:tcPr>
          <w:p w:rsidR="006D317B" w:rsidRDefault="006D317B">
            <w:pPr>
              <w:spacing w:before="20" w:after="20"/>
              <w:jc w:val="right"/>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right w:val="dotted" w:sz="4" w:space="0" w:color="auto"/>
            </w:tcBorders>
          </w:tcPr>
          <w:p w:rsidR="006D317B" w:rsidRDefault="006D317B">
            <w:pPr>
              <w:spacing w:before="20" w:after="20"/>
              <w:jc w:val="right"/>
              <w:rPr>
                <w:snapToGrid w:val="0"/>
                <w:color w:val="000000"/>
              </w:rPr>
            </w:pPr>
          </w:p>
        </w:tc>
        <w:tc>
          <w:tcPr>
            <w:tcW w:w="658"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right w:val="dotted" w:sz="4" w:space="0" w:color="auto"/>
            </w:tcBorders>
          </w:tcPr>
          <w:p w:rsidR="006D317B" w:rsidRDefault="006D317B">
            <w:pPr>
              <w:spacing w:before="20" w:after="20"/>
              <w:jc w:val="right"/>
              <w:rPr>
                <w:snapToGrid w:val="0"/>
                <w:color w:val="000000"/>
              </w:rPr>
            </w:pPr>
          </w:p>
        </w:tc>
        <w:tc>
          <w:tcPr>
            <w:tcW w:w="658"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3" w:type="dxa"/>
            <w:tcBorders>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left w:val="dotted" w:sz="4"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85,4</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0,0091</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30,22%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12,2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0,0013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27,02%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12,2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2</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0,0013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27,02%</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646,6</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106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0,0690</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30,06%</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561,2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0,0599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26,33%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384,3</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63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0,0410</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18,62%</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585,6</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0,0625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29,99%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500,2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82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0,0534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26,23%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329,4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54</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0,0352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18,71%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524,6</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86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0,0560</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29,99%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439,2</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72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0,0469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26,19%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268,4</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44</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0,0286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18,57%</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Vehicular</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689,3</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113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0,0736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30,14%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597,8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0,0638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26,15%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427,0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70</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0,0456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18,70%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671,0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110</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0,0716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30,00%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585,6</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0,0625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26,24%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414,8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68</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0,0443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18,72%</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658,8</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108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0,0703</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30,20%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567,3</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0,0605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26,12%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396,5</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65</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0,0423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18,51%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rPr>
            </w:pPr>
            <w:r>
              <w:rPr>
                <w:b/>
                <w:snapToGrid w:val="0"/>
                <w:color w:val="0000FF"/>
              </w:rPr>
              <w:t>Transportable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695,4</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114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0,0742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30,21%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603,9</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0,0645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26,22%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427,0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70</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0,0456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18,50%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683,2</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112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0,0729</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30,12%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597,8</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98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0,0638</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26,36%</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420,9</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69</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rPr>
            </w:pPr>
            <w:r>
              <w:rPr>
                <w:snapToGrid w:val="0"/>
                <w:color w:val="000000"/>
              </w:rPr>
              <w:t>0,0449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rPr>
            </w:pPr>
            <w:r>
              <w:rPr>
                <w:snapToGrid w:val="0"/>
                <w:color w:val="000000"/>
              </w:rPr>
              <w:t>18,57%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rPr>
            </w:pPr>
            <w:r>
              <w:rPr>
                <w:b/>
                <w:snapToGrid w:val="0"/>
                <w:color w:val="008000"/>
              </w:rPr>
              <w:t>Min (16°)</w:t>
            </w:r>
          </w:p>
        </w:tc>
        <w:tc>
          <w:tcPr>
            <w:tcW w:w="876"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671,0</w:t>
            </w:r>
          </w:p>
        </w:tc>
        <w:tc>
          <w:tcPr>
            <w:tcW w:w="660"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110</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0,0716</w:t>
            </w:r>
          </w:p>
        </w:tc>
        <w:tc>
          <w:tcPr>
            <w:tcW w:w="943"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30,10%</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585,6</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96</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0,0625</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26,29%</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414,8</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68</w:t>
            </w: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rPr>
            </w:pPr>
            <w:r>
              <w:rPr>
                <w:snapToGrid w:val="0"/>
                <w:color w:val="000000"/>
              </w:rPr>
              <w:t>0,0443</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rPr>
            </w:pPr>
            <w:r>
              <w:rPr>
                <w:snapToGrid w:val="0"/>
                <w:color w:val="000000"/>
              </w:rPr>
              <w:t>18,67%</w:t>
            </w:r>
          </w:p>
        </w:tc>
      </w:tr>
    </w:tbl>
    <w:p w:rsidR="006D317B" w:rsidRDefault="006D317B">
      <w:pPr>
        <w:pStyle w:val="Caption"/>
      </w:pPr>
      <w:r>
        <w:t xml:space="preserve">Table A- </w:t>
      </w:r>
      <w:fldSimple w:instr=" SEQ Table_A- \* ARABIC ">
        <w:r>
          <w:rPr>
            <w:noProof/>
          </w:rPr>
          <w:t>39</w:t>
        </w:r>
      </w:fldSimple>
      <w:r>
        <w:t>–System capacity; Mobile satellite channels/LOS; Speech 12.2 kbps; Uplink</w:t>
      </w:r>
    </w:p>
    <w:p w:rsidR="006D317B" w:rsidRDefault="006D317B">
      <w:pPr>
        <w:pStyle w:val="Annex4"/>
        <w:numPr>
          <w:ilvl w:val="3"/>
          <w:numId w:val="1723"/>
        </w:numPr>
      </w:pPr>
      <w:r>
        <w:br w:type="page"/>
      </w:r>
      <w:bookmarkStart w:id="794" w:name="_Toc72569546"/>
      <w:r>
        <w:t>Data service 64 kbps</w:t>
      </w:r>
      <w:bookmarkEnd w:id="794"/>
    </w:p>
    <w:p w:rsidR="006D317B" w:rsidRDefault="006D317B">
      <w:r>
        <w:t>64 kbps data service is not acce</w:t>
      </w:r>
      <w:bookmarkStart w:id="795" w:name="_Hlt65492379"/>
      <w:bookmarkEnd w:id="795"/>
      <w:r>
        <w:t>ssible to Handset UE configuration in mobile satellite environment.</w:t>
      </w:r>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before="20" w:after="2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64</w:t>
            </w:r>
          </w:p>
        </w:tc>
        <w:tc>
          <w:tcPr>
            <w:tcW w:w="876" w:type="dxa"/>
            <w:tcBorders>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lang w:val="fr-FR"/>
              </w:rPr>
            </w:pP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1 408,0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0,3005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58,29%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1 216,0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0,2596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51,29%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832,0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0,1776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37,31%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1 152,0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18</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0,2459</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59,66%</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960,0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0,2049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52,59%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512,0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8</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0,1093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36,12%</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832,0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0,1776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58,79%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640,0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10</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0,1366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51,64%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256,0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4</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0,0546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37,35%</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Vehicular</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1 664,0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0,3552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59,82%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1 472,0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0,3142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52,83%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1 024,0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0,2186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36,51%</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1 600,0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0,3415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59,69%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1 408,0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0,3005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52,63%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960,0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15</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0,2049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36,15%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1 536,0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0,3279</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59,69%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1 344,0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21</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0,2869</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52,54%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896,0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14</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0,1913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35,86%</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Transportable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1 664,0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0,3552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58,94%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1 472,0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0,3142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51,95%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1 024,0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0,2186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35,64%</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1 664,0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0,3552</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60,19%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1 472,0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0,3142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53,13%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1 024,0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0,2186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36,65%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1 600,0</w:t>
            </w:r>
          </w:p>
        </w:tc>
        <w:tc>
          <w:tcPr>
            <w:tcW w:w="660"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25</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0,3415</w:t>
            </w:r>
          </w:p>
        </w:tc>
        <w:tc>
          <w:tcPr>
            <w:tcW w:w="943"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59,23%</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1 408,0</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22</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0,3005</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52,08%</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1 024,0</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0,2186</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37,78%</w:t>
            </w:r>
          </w:p>
        </w:tc>
      </w:tr>
    </w:tbl>
    <w:p w:rsidR="006D317B" w:rsidRDefault="006D317B">
      <w:pPr>
        <w:pStyle w:val="Caption"/>
        <w:rPr>
          <w:lang w:val="fr-FR"/>
        </w:rPr>
      </w:pPr>
      <w:r>
        <w:rPr>
          <w:lang w:val="fr-FR"/>
        </w:rPr>
        <w:t xml:space="preserve">Table A- </w:t>
      </w:r>
      <w:r>
        <w:rPr>
          <w:lang w:val="fr-FR"/>
        </w:rPr>
        <w:fldChar w:fldCharType="begin"/>
      </w:r>
      <w:r>
        <w:rPr>
          <w:lang w:val="fr-FR"/>
        </w:rPr>
        <w:instrText xml:space="preserve"> SEQ Table_A- \* ARABIC </w:instrText>
      </w:r>
      <w:r>
        <w:rPr>
          <w:lang w:val="fr-FR"/>
        </w:rPr>
        <w:fldChar w:fldCharType="separate"/>
      </w:r>
      <w:r>
        <w:rPr>
          <w:noProof/>
        </w:rPr>
        <w:t>40</w:t>
      </w:r>
      <w:r>
        <w:rPr>
          <w:lang w:val="fr-FR"/>
        </w:rPr>
        <w:fldChar w:fldCharType="end"/>
      </w:r>
      <w:r>
        <w:rPr>
          <w:lang w:val="fr-FR"/>
        </w:rPr>
        <w:t>–System capacity; Mobile satellite channels/LOS; Data 64 kbps; Uplink</w:t>
      </w:r>
    </w:p>
    <w:p w:rsidR="006D317B" w:rsidRDefault="006D317B">
      <w:pPr>
        <w:pStyle w:val="Annex4"/>
        <w:numPr>
          <w:ilvl w:val="3"/>
          <w:numId w:val="1723"/>
        </w:numPr>
        <w:rPr>
          <w:lang w:val="fr-FR"/>
        </w:rPr>
      </w:pPr>
      <w:r>
        <w:rPr>
          <w:lang w:val="fr-FR"/>
        </w:rPr>
        <w:br w:type="page"/>
      </w:r>
      <w:bookmarkStart w:id="796" w:name="_Toc72569547"/>
      <w:r>
        <w:rPr>
          <w:lang w:val="fr-FR"/>
        </w:rPr>
        <w:t>Data service 144 kbps</w:t>
      </w:r>
      <w:bookmarkEnd w:id="796"/>
    </w:p>
    <w:p w:rsidR="006D317B" w:rsidRDefault="006D317B">
      <w:r>
        <w:t>144 kbps data service is not accessible to Handset UE configuration in mobile satellite environment.</w:t>
      </w:r>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before="20" w:after="2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144</w:t>
            </w:r>
          </w:p>
        </w:tc>
        <w:tc>
          <w:tcPr>
            <w:tcW w:w="876" w:type="dxa"/>
            <w:tcBorders>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(Mbps)</w:t>
            </w:r>
          </w:p>
        </w:tc>
        <w:tc>
          <w:tcPr>
            <w:tcW w:w="660" w:type="dxa"/>
            <w:tcBorders>
              <w:left w:val="dotted" w:sz="4"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(Mbps)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(Mbps)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lang w:val="fr-FR"/>
              </w:rPr>
            </w:pP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1 872,0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0,3996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72,62%</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1 584,0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11</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0,3381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63,54%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1 008,0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7</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0,2152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45,40%</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1 296,0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9</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0,2766</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74,87%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1 008,0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0,2152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65,71%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432,0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3</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0,0922</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47,38%</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576,0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0,1230</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72,68%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288,0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0,0615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63,41%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288,0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0,0615</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63,41%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Vehicular</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2 448,0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0,5225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75,61%</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2 016,0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0,4303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61,99%</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1 440,0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10</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0,3074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43,85%</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2 304,0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0,4918</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74,94%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2 016,0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0,4303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65,78%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1 296,0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9</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0,2766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42,87%</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2 160,0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0,4611</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74,44%</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1 872,0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13</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0,3996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65,17%</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1 296,0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9</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0,2766</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46,61%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Transportable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3" w:type="dxa"/>
            <w:tcBorders>
              <w:top w:val="single" w:sz="6" w:space="0" w:color="auto"/>
              <w:left w:val="dotted" w:sz="4" w:space="0" w:color="auto"/>
              <w:right w:val="dotted" w:sz="4" w:space="0" w:color="auto"/>
            </w:tcBorders>
          </w:tcPr>
          <w:p w:rsidR="006D317B" w:rsidRDefault="006D317B">
            <w:pPr>
              <w:spacing w:before="20" w:after="20"/>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spacing w:before="20" w:after="20"/>
              <w:jc w:val="right"/>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2 448,0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17</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0,5225</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73,90%</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2 160,0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15</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0,4611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64,83%</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1 584,0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11</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0,3381</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46,68%</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2 304,0</w:t>
            </w:r>
          </w:p>
        </w:tc>
        <w:tc>
          <w:tcPr>
            <w:tcW w:w="660"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0,4918</w:t>
            </w:r>
          </w:p>
        </w:tc>
        <w:tc>
          <w:tcPr>
            <w:tcW w:w="943"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71,35%</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2 016,0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14</w:t>
            </w:r>
          </w:p>
        </w:tc>
        <w:tc>
          <w:tcPr>
            <w:tcW w:w="992"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0,4303</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62,18%</w:t>
            </w:r>
          </w:p>
        </w:tc>
        <w:tc>
          <w:tcPr>
            <w:tcW w:w="850" w:type="dxa"/>
            <w:tcBorders>
              <w:left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1 440,0</w:t>
            </w:r>
          </w:p>
        </w:tc>
        <w:tc>
          <w:tcPr>
            <w:tcW w:w="658"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10</w:t>
            </w:r>
          </w:p>
        </w:tc>
        <w:tc>
          <w:tcPr>
            <w:tcW w:w="993" w:type="dxa"/>
            <w:tcBorders>
              <w:left w:val="dotted" w:sz="4"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0,3074</w:t>
            </w:r>
          </w:p>
        </w:tc>
        <w:tc>
          <w:tcPr>
            <w:tcW w:w="992" w:type="dxa"/>
            <w:tcBorders>
              <w:left w:val="dotted" w:sz="4"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43,85%</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2 304,0</w:t>
            </w:r>
          </w:p>
        </w:tc>
        <w:tc>
          <w:tcPr>
            <w:tcW w:w="660"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16</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0,4918</w:t>
            </w:r>
          </w:p>
        </w:tc>
        <w:tc>
          <w:tcPr>
            <w:tcW w:w="943"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73,54%</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2 016,0</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14</w:t>
            </w: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0,4303</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64,27%</w:t>
            </w: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1 440,0</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10</w:t>
            </w: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snapToGrid w:val="0"/>
                <w:color w:val="000000"/>
                <w:lang w:val="fr-FR"/>
              </w:rPr>
            </w:pPr>
            <w:r>
              <w:rPr>
                <w:snapToGrid w:val="0"/>
                <w:color w:val="000000"/>
                <w:lang w:val="fr-FR"/>
              </w:rPr>
              <w:t>0,3074</w:t>
            </w:r>
          </w:p>
        </w:tc>
        <w:tc>
          <w:tcPr>
            <w:tcW w:w="992" w:type="dxa"/>
            <w:tcBorders>
              <w:left w:val="dotted" w:sz="4" w:space="0" w:color="auto"/>
              <w:bottom w:val="single" w:sz="6" w:space="0" w:color="auto"/>
              <w:right w:val="single" w:sz="6" w:space="0" w:color="auto"/>
            </w:tcBorders>
          </w:tcPr>
          <w:p w:rsidR="006D317B" w:rsidRDefault="006D317B">
            <w:pPr>
              <w:spacing w:before="20" w:after="20"/>
              <w:jc w:val="center"/>
              <w:rPr>
                <w:snapToGrid w:val="0"/>
                <w:color w:val="000000"/>
                <w:lang w:val="fr-FR"/>
              </w:rPr>
            </w:pPr>
            <w:r>
              <w:rPr>
                <w:snapToGrid w:val="0"/>
                <w:color w:val="000000"/>
                <w:lang w:val="fr-FR"/>
              </w:rPr>
              <w:t>45,71%</w:t>
            </w:r>
          </w:p>
        </w:tc>
      </w:tr>
    </w:tbl>
    <w:p w:rsidR="006D317B" w:rsidRDefault="006D317B">
      <w:pPr>
        <w:pStyle w:val="Caption"/>
        <w:rPr>
          <w:lang w:val="fr-FR"/>
        </w:rPr>
      </w:pPr>
      <w:r>
        <w:rPr>
          <w:lang w:val="fr-FR"/>
        </w:rPr>
        <w:t xml:space="preserve">Table A- </w:t>
      </w:r>
      <w:r>
        <w:rPr>
          <w:lang w:val="fr-FR"/>
        </w:rPr>
        <w:fldChar w:fldCharType="begin"/>
      </w:r>
      <w:r>
        <w:rPr>
          <w:lang w:val="fr-FR"/>
        </w:rPr>
        <w:instrText xml:space="preserve"> SEQ Table_A- \* ARABIC </w:instrText>
      </w:r>
      <w:r>
        <w:rPr>
          <w:lang w:val="fr-FR"/>
        </w:rPr>
        <w:fldChar w:fldCharType="separate"/>
      </w:r>
      <w:r>
        <w:rPr>
          <w:noProof/>
        </w:rPr>
        <w:t>41</w:t>
      </w:r>
      <w:r>
        <w:rPr>
          <w:lang w:val="fr-FR"/>
        </w:rPr>
        <w:fldChar w:fldCharType="end"/>
      </w:r>
      <w:r>
        <w:rPr>
          <w:lang w:val="fr-FR"/>
        </w:rPr>
        <w:t>–System capacity; Mobile satellite channels/LOS; Data 144 kbps; Uplink</w:t>
      </w:r>
    </w:p>
    <w:p w:rsidR="006D317B" w:rsidRDefault="006D317B">
      <w:pPr>
        <w:pStyle w:val="Annex4"/>
        <w:numPr>
          <w:ilvl w:val="3"/>
          <w:numId w:val="1723"/>
        </w:numPr>
        <w:rPr>
          <w:lang w:val="fr-FR"/>
        </w:rPr>
      </w:pPr>
      <w:r>
        <w:rPr>
          <w:lang w:val="fr-FR"/>
        </w:rPr>
        <w:br w:type="page"/>
      </w:r>
      <w:bookmarkStart w:id="797" w:name="_Toc72569548"/>
      <w:r>
        <w:rPr>
          <w:lang w:val="fr-FR"/>
        </w:rPr>
        <w:t>Data service 384 kbps</w:t>
      </w:r>
      <w:bookmarkEnd w:id="797"/>
    </w:p>
    <w:p w:rsidR="006D317B" w:rsidRDefault="006D317B">
      <w:r>
        <w:t>384 kbps data service is not accessible to Handset UE configuration in mobile satellite environment, and is only accessible to UE under 40° elevation for the portable configuration.</w:t>
      </w:r>
    </w:p>
    <w:tbl>
      <w:tblPr>
        <w:tblW w:w="0" w:type="auto"/>
        <w:jc w:val="center"/>
        <w:tblLayout w:type="fixed"/>
        <w:tblCellMar>
          <w:left w:w="30" w:type="dxa"/>
          <w:right w:w="30" w:type="dxa"/>
        </w:tblCellMar>
        <w:tblLook w:val="0000"/>
      </w:tblPr>
      <w:tblGrid>
        <w:gridCol w:w="1410"/>
        <w:gridCol w:w="876"/>
        <w:gridCol w:w="660"/>
        <w:gridCol w:w="992"/>
        <w:gridCol w:w="943"/>
        <w:gridCol w:w="850"/>
        <w:gridCol w:w="658"/>
        <w:gridCol w:w="992"/>
        <w:gridCol w:w="992"/>
        <w:gridCol w:w="850"/>
        <w:gridCol w:w="658"/>
        <w:gridCol w:w="993"/>
        <w:gridCol w:w="992"/>
      </w:tblGrid>
      <w:tr w:rsidR="006D317B">
        <w:tblPrEx>
          <w:tblCellMar>
            <w:top w:w="0" w:type="dxa"/>
            <w:bottom w:w="0" w:type="dxa"/>
          </w:tblCellMar>
        </w:tblPrEx>
        <w:trPr>
          <w:cantSplit/>
          <w:jc w:val="center"/>
        </w:trPr>
        <w:tc>
          <w:tcPr>
            <w:tcW w:w="1440" w:type="dxa"/>
            <w:tcBorders>
              <w:bottom w:val="single" w:sz="6" w:space="0" w:color="auto"/>
              <w:right w:val="single" w:sz="6" w:space="0" w:color="auto"/>
            </w:tcBorders>
          </w:tcPr>
          <w:p w:rsidR="006D317B" w:rsidRDefault="006D317B">
            <w:pPr>
              <w:spacing w:before="20" w:after="20"/>
              <w:jc w:val="center"/>
              <w:rPr>
                <w:b/>
                <w:snapToGrid w:val="0"/>
                <w:color w:val="000000"/>
              </w:rPr>
            </w:pPr>
          </w:p>
        </w:tc>
        <w:tc>
          <w:tcPr>
            <w:tcW w:w="3471"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Rural (ITU A)</w:t>
            </w:r>
          </w:p>
        </w:tc>
        <w:tc>
          <w:tcPr>
            <w:tcW w:w="3492"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Sub-urban (ITU B)</w:t>
            </w:r>
          </w:p>
        </w:tc>
        <w:tc>
          <w:tcPr>
            <w:tcW w:w="3493" w:type="dxa"/>
            <w:gridSpan w:val="4"/>
            <w:tcBorders>
              <w:top w:val="single" w:sz="6" w:space="0" w:color="auto"/>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Urban (ITU C)</w:t>
            </w:r>
          </w:p>
        </w:tc>
      </w:tr>
      <w:tr w:rsidR="006D317B">
        <w:tblPrEx>
          <w:tblCellMar>
            <w:top w:w="0" w:type="dxa"/>
            <w:bottom w:w="0" w:type="dxa"/>
          </w:tblCellMar>
        </w:tblPrEx>
        <w:trPr>
          <w:jc w:val="center"/>
        </w:trPr>
        <w:tc>
          <w:tcPr>
            <w:tcW w:w="1440" w:type="dxa"/>
            <w:tcBorders>
              <w:left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Data rate             (kbps)</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c>
          <w:tcPr>
            <w:tcW w:w="850" w:type="dxa"/>
            <w:tcBorders>
              <w:top w:val="single" w:sz="6" w:space="0" w:color="auto"/>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Capacity</w:t>
            </w:r>
          </w:p>
        </w:tc>
        <w:tc>
          <w:tcPr>
            <w:tcW w:w="658"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Nb traffic codes</w:t>
            </w:r>
          </w:p>
        </w:tc>
        <w:tc>
          <w:tcPr>
            <w:tcW w:w="993" w:type="dxa"/>
            <w:tcBorders>
              <w:top w:val="single" w:sz="6" w:space="0" w:color="auto"/>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Spectrum efficiency as ITU</w:t>
            </w:r>
          </w:p>
        </w:tc>
        <w:tc>
          <w:tcPr>
            <w:tcW w:w="992" w:type="dxa"/>
            <w:tcBorders>
              <w:top w:val="single" w:sz="6" w:space="0" w:color="auto"/>
              <w:left w:val="dotted" w:sz="4" w:space="0" w:color="auto"/>
              <w:right w:val="single" w:sz="6" w:space="0" w:color="auto"/>
            </w:tcBorders>
          </w:tcPr>
          <w:p w:rsidR="006D317B" w:rsidRDefault="006D317B">
            <w:pPr>
              <w:spacing w:before="20" w:after="20"/>
              <w:jc w:val="center"/>
              <w:rPr>
                <w:b/>
                <w:snapToGrid w:val="0"/>
                <w:color w:val="000000"/>
              </w:rPr>
            </w:pPr>
            <w:r>
              <w:rPr>
                <w:b/>
                <w:snapToGrid w:val="0"/>
                <w:color w:val="000000"/>
              </w:rPr>
              <w:t>Power efficiency as ITU</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jc w:val="center"/>
              <w:rPr>
                <w:b/>
                <w:snapToGrid w:val="0"/>
                <w:color w:val="000000"/>
              </w:rPr>
            </w:pPr>
            <w:r>
              <w:rPr>
                <w:b/>
                <w:snapToGrid w:val="0"/>
                <w:color w:val="000000"/>
              </w:rPr>
              <w:t>384</w:t>
            </w:r>
          </w:p>
        </w:tc>
        <w:tc>
          <w:tcPr>
            <w:tcW w:w="876" w:type="dxa"/>
            <w:tcBorders>
              <w:left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60" w:type="dxa"/>
            <w:tcBorders>
              <w:left w:val="dotted" w:sz="4"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43" w:type="dxa"/>
            <w:tcBorders>
              <w:left w:val="dotted" w:sz="4"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2"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c>
          <w:tcPr>
            <w:tcW w:w="850" w:type="dxa"/>
            <w:tcBorders>
              <w:left w:val="single" w:sz="6"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(kbps)</w:t>
            </w:r>
          </w:p>
        </w:tc>
        <w:tc>
          <w:tcPr>
            <w:tcW w:w="658"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p>
        </w:tc>
        <w:tc>
          <w:tcPr>
            <w:tcW w:w="993" w:type="dxa"/>
            <w:tcBorders>
              <w:left w:val="dotted" w:sz="4" w:space="0" w:color="auto"/>
              <w:bottom w:val="single" w:sz="6" w:space="0" w:color="auto"/>
              <w:right w:val="dotted" w:sz="4" w:space="0" w:color="auto"/>
            </w:tcBorders>
          </w:tcPr>
          <w:p w:rsidR="006D317B" w:rsidRDefault="006D317B">
            <w:pPr>
              <w:spacing w:before="20" w:after="20"/>
              <w:jc w:val="center"/>
              <w:rPr>
                <w:b/>
                <w:snapToGrid w:val="0"/>
                <w:color w:val="000000"/>
              </w:rPr>
            </w:pPr>
            <w:r>
              <w:rPr>
                <w:b/>
                <w:snapToGrid w:val="0"/>
                <w:color w:val="000000"/>
              </w:rPr>
              <w:t>(bit/s/Hz)</w:t>
            </w:r>
          </w:p>
        </w:tc>
        <w:tc>
          <w:tcPr>
            <w:tcW w:w="992" w:type="dxa"/>
            <w:tcBorders>
              <w:left w:val="dotted" w:sz="4" w:space="0" w:color="auto"/>
              <w:bottom w:val="single" w:sz="6" w:space="0" w:color="auto"/>
              <w:right w:val="single" w:sz="6" w:space="0" w:color="auto"/>
            </w:tcBorders>
          </w:tcPr>
          <w:p w:rsidR="006D317B" w:rsidRDefault="006D317B">
            <w:pPr>
              <w:spacing w:before="20" w:after="20"/>
              <w:jc w:val="right"/>
              <w:rPr>
                <w:snapToGrid w:val="0"/>
                <w:color w:val="000000"/>
              </w:rPr>
            </w:pP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Portable</w:t>
            </w:r>
          </w:p>
        </w:tc>
        <w:tc>
          <w:tcPr>
            <w:tcW w:w="876" w:type="dxa"/>
            <w:tcBorders>
              <w:top w:val="single" w:sz="6" w:space="0" w:color="auto"/>
              <w:left w:val="single" w:sz="6" w:space="0" w:color="auto"/>
              <w:right w:val="dotted" w:sz="4" w:space="0" w:color="auto"/>
            </w:tcBorders>
          </w:tcPr>
          <w:p w:rsidR="006D317B" w:rsidRDefault="006D317B">
            <w:pPr>
              <w:spacing w:before="20" w:after="20"/>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spacing w:before="20" w:after="20"/>
              <w:jc w:val="center"/>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spacing w:before="20" w:after="20"/>
              <w:jc w:val="center"/>
              <w:rPr>
                <w:snapToGrid w:val="0"/>
                <w:color w:val="000000"/>
                <w:lang w:val="fr-FR"/>
              </w:rPr>
            </w:pPr>
          </w:p>
        </w:tc>
        <w:tc>
          <w:tcPr>
            <w:tcW w:w="850" w:type="dxa"/>
            <w:tcBorders>
              <w:left w:val="single" w:sz="6" w:space="0" w:color="auto"/>
              <w:right w:val="dotted" w:sz="4" w:space="0" w:color="auto"/>
            </w:tcBorders>
          </w:tcPr>
          <w:p w:rsidR="006D317B" w:rsidRDefault="006D317B">
            <w:pPr>
              <w:jc w:val="center"/>
              <w:rPr>
                <w:snapToGrid w:val="0"/>
                <w:color w:val="000000"/>
                <w:lang w:val="fr-FR"/>
              </w:rPr>
            </w:pPr>
          </w:p>
        </w:tc>
        <w:tc>
          <w:tcPr>
            <w:tcW w:w="658" w:type="dxa"/>
            <w:tcBorders>
              <w:left w:val="dotted" w:sz="4" w:space="0" w:color="auto"/>
              <w:right w:val="dotted" w:sz="4" w:space="0" w:color="auto"/>
            </w:tcBorders>
          </w:tcPr>
          <w:p w:rsidR="006D317B" w:rsidRDefault="006D317B">
            <w:pPr>
              <w:jc w:val="center"/>
              <w:rPr>
                <w:snapToGrid w:val="0"/>
                <w:color w:val="000000"/>
                <w:lang w:val="fr-FR"/>
              </w:rPr>
            </w:pPr>
          </w:p>
        </w:tc>
        <w:tc>
          <w:tcPr>
            <w:tcW w:w="992" w:type="dxa"/>
            <w:tcBorders>
              <w:left w:val="dotted" w:sz="4" w:space="0" w:color="auto"/>
              <w:right w:val="dotted" w:sz="4" w:space="0" w:color="auto"/>
            </w:tcBorders>
          </w:tcPr>
          <w:p w:rsidR="006D317B" w:rsidRDefault="006D317B">
            <w:pPr>
              <w:jc w:val="center"/>
              <w:rPr>
                <w:snapToGrid w:val="0"/>
                <w:color w:val="000000"/>
                <w:lang w:val="fr-FR"/>
              </w:rPr>
            </w:pPr>
          </w:p>
        </w:tc>
        <w:tc>
          <w:tcPr>
            <w:tcW w:w="992" w:type="dxa"/>
            <w:tcBorders>
              <w:left w:val="dotted" w:sz="4" w:space="0" w:color="auto"/>
              <w:right w:val="single" w:sz="6" w:space="0" w:color="auto"/>
            </w:tcBorders>
          </w:tcPr>
          <w:p w:rsidR="006D317B" w:rsidRDefault="006D317B">
            <w:pPr>
              <w:jc w:val="center"/>
              <w:rPr>
                <w:snapToGrid w:val="0"/>
                <w:color w:val="000000"/>
                <w:lang w:val="fr-FR"/>
              </w:rPr>
            </w:pPr>
          </w:p>
        </w:tc>
        <w:tc>
          <w:tcPr>
            <w:tcW w:w="850" w:type="dxa"/>
            <w:tcBorders>
              <w:left w:val="single" w:sz="6" w:space="0" w:color="auto"/>
              <w:right w:val="dotted" w:sz="4" w:space="0" w:color="auto"/>
            </w:tcBorders>
          </w:tcPr>
          <w:p w:rsidR="006D317B" w:rsidRDefault="006D317B">
            <w:pPr>
              <w:jc w:val="center"/>
              <w:rPr>
                <w:snapToGrid w:val="0"/>
                <w:color w:val="000000"/>
                <w:lang w:val="fr-FR"/>
              </w:rPr>
            </w:pPr>
          </w:p>
        </w:tc>
        <w:tc>
          <w:tcPr>
            <w:tcW w:w="658" w:type="dxa"/>
            <w:tcBorders>
              <w:left w:val="dotted" w:sz="4" w:space="0" w:color="auto"/>
              <w:right w:val="dotted" w:sz="4" w:space="0" w:color="auto"/>
            </w:tcBorders>
          </w:tcPr>
          <w:p w:rsidR="006D317B" w:rsidRDefault="006D317B">
            <w:pPr>
              <w:jc w:val="center"/>
              <w:rPr>
                <w:snapToGrid w:val="0"/>
                <w:color w:val="000000"/>
                <w:lang w:val="fr-FR"/>
              </w:rPr>
            </w:pPr>
          </w:p>
        </w:tc>
        <w:tc>
          <w:tcPr>
            <w:tcW w:w="993" w:type="dxa"/>
            <w:tcBorders>
              <w:left w:val="dotted" w:sz="4" w:space="0" w:color="auto"/>
              <w:right w:val="dotted" w:sz="4" w:space="0" w:color="auto"/>
            </w:tcBorders>
          </w:tcPr>
          <w:p w:rsidR="006D317B" w:rsidRDefault="006D317B">
            <w:pPr>
              <w:jc w:val="center"/>
              <w:rPr>
                <w:snapToGrid w:val="0"/>
                <w:color w:val="000000"/>
                <w:lang w:val="fr-FR"/>
              </w:rPr>
            </w:pPr>
          </w:p>
        </w:tc>
        <w:tc>
          <w:tcPr>
            <w:tcW w:w="992" w:type="dxa"/>
            <w:tcBorders>
              <w:left w:val="dotted" w:sz="4" w:space="0" w:color="auto"/>
              <w:right w:val="single" w:sz="6" w:space="0" w:color="auto"/>
            </w:tcBorders>
          </w:tcPr>
          <w:p w:rsidR="006D317B" w:rsidRDefault="006D317B">
            <w:pPr>
              <w:jc w:val="center"/>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1 152,0</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3</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0,2459</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72,66%</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768,0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2</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0,1639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60,56%</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768,0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2</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0,1639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60,56%</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Vehicular</w:t>
            </w:r>
          </w:p>
        </w:tc>
        <w:tc>
          <w:tcPr>
            <w:tcW w:w="876" w:type="dxa"/>
            <w:tcBorders>
              <w:top w:val="single" w:sz="6" w:space="0" w:color="auto"/>
              <w:left w:val="single" w:sz="6" w:space="0" w:color="auto"/>
              <w:right w:val="dotted" w:sz="4" w:space="0" w:color="auto"/>
            </w:tcBorders>
          </w:tcPr>
          <w:p w:rsidR="006D317B" w:rsidRDefault="006D317B">
            <w:pPr>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jc w:val="right"/>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jc w:val="center"/>
              <w:rPr>
                <w:snapToGrid w:val="0"/>
                <w:color w:val="000000"/>
                <w:lang w:val="fr-FR"/>
              </w:rPr>
            </w:pPr>
          </w:p>
        </w:tc>
        <w:tc>
          <w:tcPr>
            <w:tcW w:w="993" w:type="dxa"/>
            <w:tcBorders>
              <w:top w:val="single" w:sz="6" w:space="0" w:color="auto"/>
              <w:left w:val="dotted" w:sz="4" w:space="0" w:color="auto"/>
              <w:right w:val="dotted" w:sz="4" w:space="0" w:color="auto"/>
            </w:tcBorders>
          </w:tcPr>
          <w:p w:rsidR="006D317B" w:rsidRDefault="006D317B">
            <w:pPr>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jc w:val="right"/>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2 304,0</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6</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0,4918</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68,53%</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1 920,0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5</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0,4098</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56,43%</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1 536,0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4</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0,3279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44,33%</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1 920,0</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5</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0,4098</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65,44%</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1 920,0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5</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0,4098</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65,44%</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1 152,0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3</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0,2459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41,01%</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1 536,0</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4</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0,3279</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62,45%</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1 536,0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4</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0,3279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62,45%</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768,0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2</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0,1639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37,71%</w:t>
            </w:r>
          </w:p>
        </w:tc>
      </w:tr>
      <w:tr w:rsidR="006D317B">
        <w:tblPrEx>
          <w:tblCellMar>
            <w:top w:w="0" w:type="dxa"/>
            <w:bottom w:w="0" w:type="dxa"/>
          </w:tblCellMar>
        </w:tblPrEx>
        <w:trPr>
          <w:trHeight w:val="310"/>
          <w:jc w:val="center"/>
        </w:trPr>
        <w:tc>
          <w:tcPr>
            <w:tcW w:w="1440" w:type="dxa"/>
            <w:tcBorders>
              <w:top w:val="single" w:sz="6" w:space="0" w:color="auto"/>
              <w:left w:val="single" w:sz="6" w:space="0" w:color="auto"/>
              <w:right w:val="single" w:sz="6" w:space="0" w:color="auto"/>
            </w:tcBorders>
          </w:tcPr>
          <w:p w:rsidR="006D317B" w:rsidRDefault="006D317B">
            <w:pPr>
              <w:spacing w:before="20" w:after="20"/>
              <w:rPr>
                <w:b/>
                <w:snapToGrid w:val="0"/>
                <w:color w:val="0000FF"/>
                <w:lang w:val="fr-FR"/>
              </w:rPr>
            </w:pPr>
            <w:r>
              <w:rPr>
                <w:b/>
                <w:snapToGrid w:val="0"/>
                <w:color w:val="0000FF"/>
                <w:lang w:val="fr-FR"/>
              </w:rPr>
              <w:t>Transportable</w:t>
            </w:r>
          </w:p>
        </w:tc>
        <w:tc>
          <w:tcPr>
            <w:tcW w:w="876" w:type="dxa"/>
            <w:tcBorders>
              <w:top w:val="single" w:sz="6" w:space="0" w:color="auto"/>
              <w:left w:val="single" w:sz="6" w:space="0" w:color="auto"/>
              <w:right w:val="dotted" w:sz="4" w:space="0" w:color="auto"/>
            </w:tcBorders>
          </w:tcPr>
          <w:p w:rsidR="006D317B" w:rsidRDefault="006D317B">
            <w:pPr>
              <w:jc w:val="center"/>
              <w:rPr>
                <w:snapToGrid w:val="0"/>
                <w:color w:val="000000"/>
                <w:lang w:val="fr-FR"/>
              </w:rPr>
            </w:pPr>
          </w:p>
        </w:tc>
        <w:tc>
          <w:tcPr>
            <w:tcW w:w="660" w:type="dxa"/>
            <w:tcBorders>
              <w:top w:val="single" w:sz="6" w:space="0" w:color="auto"/>
              <w:left w:val="dotted" w:sz="4" w:space="0" w:color="auto"/>
              <w:right w:val="dotted" w:sz="4" w:space="0" w:color="auto"/>
            </w:tcBorders>
          </w:tcPr>
          <w:p w:rsidR="006D317B" w:rsidRDefault="006D317B">
            <w:pPr>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jc w:val="right"/>
              <w:rPr>
                <w:snapToGrid w:val="0"/>
                <w:color w:val="000000"/>
                <w:lang w:val="fr-FR"/>
              </w:rPr>
            </w:pPr>
          </w:p>
        </w:tc>
        <w:tc>
          <w:tcPr>
            <w:tcW w:w="943" w:type="dxa"/>
            <w:tcBorders>
              <w:top w:val="single" w:sz="6" w:space="0" w:color="auto"/>
              <w:left w:val="dotted" w:sz="4" w:space="0" w:color="auto"/>
              <w:right w:val="single" w:sz="6" w:space="0" w:color="auto"/>
            </w:tcBorders>
          </w:tcPr>
          <w:p w:rsidR="006D317B" w:rsidRDefault="006D317B">
            <w:pPr>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jc w:val="center"/>
              <w:rPr>
                <w:snapToGrid w:val="0"/>
                <w:color w:val="000000"/>
                <w:lang w:val="fr-FR"/>
              </w:rPr>
            </w:pPr>
          </w:p>
        </w:tc>
        <w:tc>
          <w:tcPr>
            <w:tcW w:w="992" w:type="dxa"/>
            <w:tcBorders>
              <w:top w:val="single" w:sz="6" w:space="0" w:color="auto"/>
              <w:left w:val="dotted" w:sz="4" w:space="0" w:color="auto"/>
              <w:right w:val="dotted" w:sz="4" w:space="0" w:color="auto"/>
            </w:tcBorders>
          </w:tcPr>
          <w:p w:rsidR="006D317B" w:rsidRDefault="006D317B">
            <w:pPr>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jc w:val="right"/>
              <w:rPr>
                <w:snapToGrid w:val="0"/>
                <w:color w:val="000000"/>
                <w:lang w:val="fr-FR"/>
              </w:rPr>
            </w:pPr>
          </w:p>
        </w:tc>
        <w:tc>
          <w:tcPr>
            <w:tcW w:w="850" w:type="dxa"/>
            <w:tcBorders>
              <w:top w:val="single" w:sz="6" w:space="0" w:color="auto"/>
              <w:left w:val="single" w:sz="6" w:space="0" w:color="auto"/>
              <w:right w:val="dotted" w:sz="4" w:space="0" w:color="auto"/>
            </w:tcBorders>
          </w:tcPr>
          <w:p w:rsidR="006D317B" w:rsidRDefault="006D317B">
            <w:pPr>
              <w:jc w:val="center"/>
              <w:rPr>
                <w:snapToGrid w:val="0"/>
                <w:color w:val="000000"/>
                <w:lang w:val="fr-FR"/>
              </w:rPr>
            </w:pPr>
          </w:p>
        </w:tc>
        <w:tc>
          <w:tcPr>
            <w:tcW w:w="658" w:type="dxa"/>
            <w:tcBorders>
              <w:top w:val="single" w:sz="6" w:space="0" w:color="auto"/>
              <w:left w:val="dotted" w:sz="4" w:space="0" w:color="auto"/>
              <w:right w:val="dotted" w:sz="4" w:space="0" w:color="auto"/>
            </w:tcBorders>
          </w:tcPr>
          <w:p w:rsidR="006D317B" w:rsidRDefault="006D317B">
            <w:pPr>
              <w:jc w:val="center"/>
              <w:rPr>
                <w:snapToGrid w:val="0"/>
                <w:color w:val="000000"/>
                <w:lang w:val="fr-FR"/>
              </w:rPr>
            </w:pPr>
          </w:p>
        </w:tc>
        <w:tc>
          <w:tcPr>
            <w:tcW w:w="993" w:type="dxa"/>
            <w:tcBorders>
              <w:top w:val="single" w:sz="6" w:space="0" w:color="auto"/>
              <w:left w:val="dotted" w:sz="4" w:space="0" w:color="auto"/>
              <w:right w:val="dotted" w:sz="4" w:space="0" w:color="auto"/>
            </w:tcBorders>
          </w:tcPr>
          <w:p w:rsidR="006D317B" w:rsidRDefault="006D317B">
            <w:pPr>
              <w:jc w:val="right"/>
              <w:rPr>
                <w:snapToGrid w:val="0"/>
                <w:color w:val="000000"/>
                <w:lang w:val="fr-FR"/>
              </w:rPr>
            </w:pPr>
          </w:p>
        </w:tc>
        <w:tc>
          <w:tcPr>
            <w:tcW w:w="992" w:type="dxa"/>
            <w:tcBorders>
              <w:top w:val="single" w:sz="6" w:space="0" w:color="auto"/>
              <w:left w:val="dotted" w:sz="4" w:space="0" w:color="auto"/>
              <w:right w:val="single" w:sz="6" w:space="0" w:color="auto"/>
            </w:tcBorders>
          </w:tcPr>
          <w:p w:rsidR="006D317B" w:rsidRDefault="006D317B">
            <w:pPr>
              <w:jc w:val="right"/>
              <w:rPr>
                <w:snapToGrid w:val="0"/>
                <w:color w:val="000000"/>
                <w:lang w:val="fr-FR"/>
              </w:rPr>
            </w:pP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Max (40°)</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2 304,0</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6</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0,4918</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63,98%</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2 304,0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6</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0,4918</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63,98%</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1 536,0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4</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0,3279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39,79%</w:t>
            </w:r>
          </w:p>
        </w:tc>
      </w:tr>
      <w:tr w:rsidR="006D317B">
        <w:tblPrEx>
          <w:tblCellMar>
            <w:top w:w="0" w:type="dxa"/>
            <w:bottom w:w="0" w:type="dxa"/>
          </w:tblCellMar>
        </w:tblPrEx>
        <w:trPr>
          <w:trHeight w:val="310"/>
          <w:jc w:val="center"/>
        </w:trPr>
        <w:tc>
          <w:tcPr>
            <w:tcW w:w="1440" w:type="dxa"/>
            <w:tcBorders>
              <w:left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Average (30°)</w:t>
            </w:r>
          </w:p>
        </w:tc>
        <w:tc>
          <w:tcPr>
            <w:tcW w:w="876"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2 304,0</w:t>
            </w:r>
          </w:p>
        </w:tc>
        <w:tc>
          <w:tcPr>
            <w:tcW w:w="660"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6</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0,4918</w:t>
            </w:r>
          </w:p>
        </w:tc>
        <w:tc>
          <w:tcPr>
            <w:tcW w:w="943"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68,07%</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1 920,0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5</w:t>
            </w:r>
          </w:p>
        </w:tc>
        <w:tc>
          <w:tcPr>
            <w:tcW w:w="992"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0,4098</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55,85%</w:t>
            </w:r>
          </w:p>
        </w:tc>
        <w:tc>
          <w:tcPr>
            <w:tcW w:w="850" w:type="dxa"/>
            <w:tcBorders>
              <w:left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1 536,0</w:t>
            </w:r>
          </w:p>
        </w:tc>
        <w:tc>
          <w:tcPr>
            <w:tcW w:w="658"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4</w:t>
            </w:r>
          </w:p>
        </w:tc>
        <w:tc>
          <w:tcPr>
            <w:tcW w:w="993" w:type="dxa"/>
            <w:tcBorders>
              <w:left w:val="dotted" w:sz="4" w:space="0" w:color="auto"/>
              <w:right w:val="dotted" w:sz="4" w:space="0" w:color="auto"/>
            </w:tcBorders>
          </w:tcPr>
          <w:p w:rsidR="006D317B" w:rsidRDefault="006D317B">
            <w:pPr>
              <w:jc w:val="center"/>
              <w:rPr>
                <w:snapToGrid w:val="0"/>
                <w:color w:val="000000"/>
                <w:lang w:val="fr-FR"/>
              </w:rPr>
            </w:pPr>
            <w:r>
              <w:rPr>
                <w:snapToGrid w:val="0"/>
                <w:color w:val="000000"/>
                <w:lang w:val="fr-FR"/>
              </w:rPr>
              <w:t>0,3279</w:t>
            </w:r>
          </w:p>
        </w:tc>
        <w:tc>
          <w:tcPr>
            <w:tcW w:w="992" w:type="dxa"/>
            <w:tcBorders>
              <w:left w:val="dotted" w:sz="4" w:space="0" w:color="auto"/>
              <w:right w:val="single" w:sz="6" w:space="0" w:color="auto"/>
            </w:tcBorders>
          </w:tcPr>
          <w:p w:rsidR="006D317B" w:rsidRDefault="006D317B">
            <w:pPr>
              <w:jc w:val="center"/>
              <w:rPr>
                <w:snapToGrid w:val="0"/>
                <w:color w:val="000000"/>
                <w:lang w:val="fr-FR"/>
              </w:rPr>
            </w:pPr>
            <w:r>
              <w:rPr>
                <w:snapToGrid w:val="0"/>
                <w:color w:val="000000"/>
                <w:lang w:val="fr-FR"/>
              </w:rPr>
              <w:t>43,63%</w:t>
            </w:r>
          </w:p>
        </w:tc>
      </w:tr>
      <w:tr w:rsidR="006D317B">
        <w:tblPrEx>
          <w:tblCellMar>
            <w:top w:w="0" w:type="dxa"/>
            <w:bottom w:w="0" w:type="dxa"/>
          </w:tblCellMar>
        </w:tblPrEx>
        <w:trPr>
          <w:trHeight w:val="310"/>
          <w:jc w:val="center"/>
        </w:trPr>
        <w:tc>
          <w:tcPr>
            <w:tcW w:w="1440" w:type="dxa"/>
            <w:tcBorders>
              <w:left w:val="single" w:sz="6" w:space="0" w:color="auto"/>
              <w:bottom w:val="single" w:sz="6" w:space="0" w:color="auto"/>
              <w:right w:val="single" w:sz="6" w:space="0" w:color="auto"/>
            </w:tcBorders>
          </w:tcPr>
          <w:p w:rsidR="006D317B" w:rsidRDefault="006D317B">
            <w:pPr>
              <w:spacing w:before="20" w:after="20"/>
              <w:ind w:left="165"/>
              <w:rPr>
                <w:b/>
                <w:snapToGrid w:val="0"/>
                <w:color w:val="008000"/>
                <w:lang w:val="fr-FR"/>
              </w:rPr>
            </w:pPr>
            <w:r>
              <w:rPr>
                <w:b/>
                <w:snapToGrid w:val="0"/>
                <w:color w:val="008000"/>
                <w:lang w:val="fr-FR"/>
              </w:rPr>
              <w:t>Min (16°)</w:t>
            </w:r>
          </w:p>
        </w:tc>
        <w:tc>
          <w:tcPr>
            <w:tcW w:w="876" w:type="dxa"/>
            <w:tcBorders>
              <w:left w:val="single" w:sz="6"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2 304,0</w:t>
            </w:r>
          </w:p>
        </w:tc>
        <w:tc>
          <w:tcPr>
            <w:tcW w:w="660" w:type="dxa"/>
            <w:tcBorders>
              <w:left w:val="dotted" w:sz="4"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6</w:t>
            </w:r>
          </w:p>
        </w:tc>
        <w:tc>
          <w:tcPr>
            <w:tcW w:w="992" w:type="dxa"/>
            <w:tcBorders>
              <w:left w:val="dotted" w:sz="4"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0,4918</w:t>
            </w:r>
          </w:p>
        </w:tc>
        <w:tc>
          <w:tcPr>
            <w:tcW w:w="943" w:type="dxa"/>
            <w:tcBorders>
              <w:left w:val="dotted" w:sz="4" w:space="0" w:color="auto"/>
              <w:bottom w:val="single" w:sz="6" w:space="0" w:color="auto"/>
              <w:right w:val="single" w:sz="6" w:space="0" w:color="auto"/>
            </w:tcBorders>
          </w:tcPr>
          <w:p w:rsidR="006D317B" w:rsidRDefault="006D317B">
            <w:pPr>
              <w:jc w:val="center"/>
              <w:rPr>
                <w:snapToGrid w:val="0"/>
                <w:color w:val="000000"/>
                <w:lang w:val="fr-FR"/>
              </w:rPr>
            </w:pPr>
            <w:r>
              <w:rPr>
                <w:snapToGrid w:val="0"/>
                <w:color w:val="000000"/>
                <w:lang w:val="fr-FR"/>
              </w:rPr>
              <w:t>72,42%</w:t>
            </w:r>
          </w:p>
        </w:tc>
        <w:tc>
          <w:tcPr>
            <w:tcW w:w="850" w:type="dxa"/>
            <w:tcBorders>
              <w:left w:val="single" w:sz="6"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1 920,0</w:t>
            </w:r>
          </w:p>
        </w:tc>
        <w:tc>
          <w:tcPr>
            <w:tcW w:w="658" w:type="dxa"/>
            <w:tcBorders>
              <w:left w:val="dotted" w:sz="4"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5</w:t>
            </w:r>
          </w:p>
        </w:tc>
        <w:tc>
          <w:tcPr>
            <w:tcW w:w="992" w:type="dxa"/>
            <w:tcBorders>
              <w:left w:val="dotted" w:sz="4"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0,4098</w:t>
            </w:r>
          </w:p>
        </w:tc>
        <w:tc>
          <w:tcPr>
            <w:tcW w:w="992" w:type="dxa"/>
            <w:tcBorders>
              <w:left w:val="dotted" w:sz="4" w:space="0" w:color="auto"/>
              <w:bottom w:val="single" w:sz="6" w:space="0" w:color="auto"/>
              <w:right w:val="single" w:sz="6" w:space="0" w:color="auto"/>
            </w:tcBorders>
          </w:tcPr>
          <w:p w:rsidR="006D317B" w:rsidRDefault="006D317B">
            <w:pPr>
              <w:jc w:val="center"/>
              <w:rPr>
                <w:snapToGrid w:val="0"/>
                <w:color w:val="000000"/>
                <w:lang w:val="fr-FR"/>
              </w:rPr>
            </w:pPr>
            <w:r>
              <w:rPr>
                <w:snapToGrid w:val="0"/>
                <w:color w:val="000000"/>
                <w:lang w:val="fr-FR"/>
              </w:rPr>
              <w:t>60,05%</w:t>
            </w:r>
          </w:p>
        </w:tc>
        <w:tc>
          <w:tcPr>
            <w:tcW w:w="850" w:type="dxa"/>
            <w:tcBorders>
              <w:left w:val="single" w:sz="6"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1 536,0</w:t>
            </w:r>
          </w:p>
        </w:tc>
        <w:tc>
          <w:tcPr>
            <w:tcW w:w="658" w:type="dxa"/>
            <w:tcBorders>
              <w:left w:val="dotted" w:sz="4"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4</w:t>
            </w:r>
          </w:p>
        </w:tc>
        <w:tc>
          <w:tcPr>
            <w:tcW w:w="993" w:type="dxa"/>
            <w:tcBorders>
              <w:left w:val="dotted" w:sz="4" w:space="0" w:color="auto"/>
              <w:bottom w:val="single" w:sz="6" w:space="0" w:color="auto"/>
              <w:right w:val="dotted" w:sz="4" w:space="0" w:color="auto"/>
            </w:tcBorders>
          </w:tcPr>
          <w:p w:rsidR="006D317B" w:rsidRDefault="006D317B">
            <w:pPr>
              <w:jc w:val="center"/>
              <w:rPr>
                <w:snapToGrid w:val="0"/>
                <w:color w:val="000000"/>
                <w:lang w:val="fr-FR"/>
              </w:rPr>
            </w:pPr>
            <w:r>
              <w:rPr>
                <w:snapToGrid w:val="0"/>
                <w:color w:val="000000"/>
                <w:lang w:val="fr-FR"/>
              </w:rPr>
              <w:t>0,3279</w:t>
            </w:r>
          </w:p>
        </w:tc>
        <w:tc>
          <w:tcPr>
            <w:tcW w:w="992" w:type="dxa"/>
            <w:tcBorders>
              <w:left w:val="dotted" w:sz="4" w:space="0" w:color="auto"/>
              <w:bottom w:val="single" w:sz="6" w:space="0" w:color="auto"/>
              <w:right w:val="single" w:sz="6" w:space="0" w:color="auto"/>
            </w:tcBorders>
          </w:tcPr>
          <w:p w:rsidR="006D317B" w:rsidRDefault="006D317B">
            <w:pPr>
              <w:jc w:val="center"/>
              <w:rPr>
                <w:snapToGrid w:val="0"/>
                <w:color w:val="000000"/>
                <w:lang w:val="fr-FR"/>
              </w:rPr>
            </w:pPr>
            <w:r>
              <w:rPr>
                <w:snapToGrid w:val="0"/>
                <w:color w:val="000000"/>
                <w:lang w:val="fr-FR"/>
              </w:rPr>
              <w:t>47,68%</w:t>
            </w:r>
          </w:p>
        </w:tc>
      </w:tr>
    </w:tbl>
    <w:p w:rsidR="006D317B" w:rsidRDefault="006D317B">
      <w:pPr>
        <w:pStyle w:val="Caption"/>
        <w:rPr>
          <w:lang w:val="fr-FR"/>
        </w:rPr>
      </w:pPr>
      <w:r>
        <w:rPr>
          <w:lang w:val="fr-FR"/>
        </w:rPr>
        <w:t xml:space="preserve">Table A- </w:t>
      </w:r>
      <w:r>
        <w:rPr>
          <w:lang w:val="fr-FR"/>
        </w:rPr>
        <w:fldChar w:fldCharType="begin"/>
      </w:r>
      <w:r>
        <w:rPr>
          <w:lang w:val="fr-FR"/>
        </w:rPr>
        <w:instrText xml:space="preserve"> SEQ Table_A- \* ARABIC </w:instrText>
      </w:r>
      <w:r>
        <w:rPr>
          <w:lang w:val="fr-FR"/>
        </w:rPr>
        <w:fldChar w:fldCharType="separate"/>
      </w:r>
      <w:r>
        <w:rPr>
          <w:noProof/>
        </w:rPr>
        <w:t>42</w:t>
      </w:r>
      <w:r>
        <w:rPr>
          <w:lang w:val="fr-FR"/>
        </w:rPr>
        <w:fldChar w:fldCharType="end"/>
      </w:r>
      <w:r>
        <w:rPr>
          <w:lang w:val="fr-FR"/>
        </w:rPr>
        <w:t>–System capacity; Mobile satellite channels/LOS; Data 384 kbps; Uplink</w:t>
      </w:r>
    </w:p>
    <w:p w:rsidR="006D317B" w:rsidRDefault="006D317B">
      <w:pPr>
        <w:rPr>
          <w:lang w:val="fr-FR"/>
        </w:rPr>
        <w:sectPr w:rsidR="006D317B">
          <w:footnotePr>
            <w:numRestart w:val="eachSect"/>
          </w:footnotePr>
          <w:pgSz w:w="16840" w:h="11907" w:orient="landscape" w:code="9"/>
          <w:pgMar w:top="1134" w:right="1418" w:bottom="1134" w:left="1134" w:header="851" w:footer="340" w:gutter="0"/>
          <w:cols w:space="720"/>
        </w:sectPr>
      </w:pPr>
    </w:p>
    <w:p w:rsidR="006D317B" w:rsidRDefault="006D317B">
      <w:pPr>
        <w:rPr>
          <w:lang w:val="fr-FR"/>
        </w:rPr>
      </w:pPr>
    </w:p>
    <w:p w:rsidR="006D317B" w:rsidRDefault="006D317B">
      <w:pPr>
        <w:rPr>
          <w:snapToGrid w:val="0"/>
          <w:lang w:val="fr-FR"/>
        </w:rPr>
        <w:sectPr w:rsidR="006D317B">
          <w:footnotePr>
            <w:numRestart w:val="eachSect"/>
          </w:footnotePr>
          <w:pgSz w:w="11907" w:h="16840" w:code="9"/>
          <w:pgMar w:top="1418" w:right="1134" w:bottom="1134" w:left="1134" w:header="851" w:footer="340" w:gutter="0"/>
          <w:cols w:space="720"/>
        </w:sectPr>
      </w:pPr>
    </w:p>
    <w:p w:rsidR="006D317B" w:rsidRDefault="006D317B">
      <w:pPr>
        <w:rPr>
          <w:snapToGrid w:val="0"/>
          <w:lang w:val="fr-FR"/>
        </w:rPr>
        <w:sectPr w:rsidR="006D317B">
          <w:footnotePr>
            <w:numRestart w:val="eachSect"/>
          </w:footnotePr>
          <w:type w:val="continuous"/>
          <w:pgSz w:w="11907" w:h="16840" w:code="9"/>
          <w:pgMar w:top="1418" w:right="1134" w:bottom="1134" w:left="1134" w:header="851" w:footer="340" w:gutter="0"/>
          <w:cols w:space="720"/>
        </w:sectPr>
      </w:pPr>
    </w:p>
    <w:p w:rsidR="006D317B" w:rsidRDefault="006D317B">
      <w:pPr>
        <w:pStyle w:val="Annex1"/>
        <w:numPr>
          <w:ilvl w:val="0"/>
          <w:numId w:val="1527"/>
        </w:numPr>
        <w:rPr>
          <w:lang w:val="fr-FR"/>
        </w:rPr>
      </w:pPr>
      <w:bookmarkStart w:id="798" w:name="_Toc72569549"/>
      <w:r>
        <w:rPr>
          <w:lang w:val="fr-FR"/>
        </w:rPr>
        <w:t>“W-CDMA” Radio transmission technologies description template</w:t>
      </w:r>
      <w:bookmarkEnd w:id="798"/>
    </w:p>
    <w:p w:rsidR="006D317B" w:rsidRDefault="006D317B">
      <w:pPr>
        <w:jc w:val="center"/>
        <w:rPr>
          <w:b/>
          <w:snapToGrid w:val="0"/>
          <w:lang w:val="fr-FR"/>
        </w:rPr>
      </w:pPr>
    </w:p>
    <w:p w:rsidR="006D317B" w:rsidRDefault="006D317B">
      <w:pPr>
        <w:pStyle w:val="Annex2"/>
        <w:numPr>
          <w:numberingChange w:id="799" w:author="Béatrice MARTIN" w:date="2004-06-25T17:20:00Z" w:original="A1.%1:3:0:."/>
        </w:numPr>
        <w:tabs>
          <w:tab w:val="clear" w:pos="1440"/>
        </w:tabs>
      </w:pPr>
      <w:bookmarkStart w:id="800" w:name="_Toc25052086"/>
      <w:bookmarkStart w:id="801" w:name="_Toc72569550"/>
      <w:r>
        <w:t>Test environment support</w:t>
      </w:r>
      <w:bookmarkEnd w:id="800"/>
      <w:bookmarkEnd w:id="801"/>
    </w:p>
    <w:p w:rsidR="006D317B" w:rsidRDefault="006D317B"/>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34"/>
        <w:gridCol w:w="8008"/>
      </w:tblGrid>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A1.1</w:t>
            </w:r>
          </w:p>
        </w:tc>
        <w:tc>
          <w:tcPr>
            <w:tcW w:w="8008" w:type="dxa"/>
          </w:tcPr>
          <w:p w:rsidR="006D317B" w:rsidRDefault="006D317B">
            <w:pPr>
              <w:pStyle w:val="Tableau"/>
              <w:spacing w:before="0" w:after="0"/>
              <w:rPr>
                <w:snapToGrid w:val="0"/>
              </w:rPr>
            </w:pPr>
            <w:r>
              <w:rPr>
                <w:snapToGrid w:val="0"/>
              </w:rPr>
              <w:t>Test environment support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A1.1.1</w:t>
            </w:r>
          </w:p>
        </w:tc>
        <w:tc>
          <w:tcPr>
            <w:tcW w:w="8008" w:type="dxa"/>
          </w:tcPr>
          <w:p w:rsidR="006D317B" w:rsidRDefault="006D317B">
            <w:pPr>
              <w:pStyle w:val="Tableau"/>
              <w:spacing w:before="0" w:after="0"/>
              <w:rPr>
                <w:snapToGrid w:val="0"/>
              </w:rPr>
            </w:pPr>
            <w:r>
              <w:rPr>
                <w:snapToGrid w:val="0"/>
              </w:rPr>
              <w:t>In what test environments will the RTT operate ?</w:t>
            </w:r>
          </w:p>
          <w:p w:rsidR="006D317B" w:rsidRDefault="006D317B">
            <w:pPr>
              <w:pStyle w:val="Tableau"/>
              <w:spacing w:before="0" w:after="0"/>
              <w:rPr>
                <w:snapToGrid w:val="0"/>
              </w:rPr>
            </w:pPr>
            <w:r>
              <w:rPr>
                <w:b/>
                <w:snapToGrid w:val="0"/>
              </w:rPr>
              <w:t xml:space="preserve">Answer: </w:t>
            </w:r>
            <w:r>
              <w:rPr>
                <w:snapToGrid w:val="0"/>
              </w:rPr>
              <w:t>The RTT will operate in the satellite test environment. Indoor test environment can be achieved either via Intermediate Module Repeaters or  with a reduced radio system capacity.</w:t>
            </w:r>
          </w:p>
        </w:tc>
      </w:tr>
      <w:tr w:rsidR="006D317B">
        <w:tblPrEx>
          <w:tblCellMar>
            <w:top w:w="0" w:type="dxa"/>
            <w:bottom w:w="0" w:type="dxa"/>
          </w:tblCellMar>
        </w:tblPrEx>
        <w:tc>
          <w:tcPr>
            <w:tcW w:w="1204" w:type="dxa"/>
            <w:tcBorders>
              <w:bottom w:val="nil"/>
            </w:tcBorders>
          </w:tcPr>
          <w:p w:rsidR="006D317B" w:rsidRDefault="006D317B">
            <w:pPr>
              <w:pStyle w:val="Tableau"/>
              <w:spacing w:before="0" w:after="0"/>
              <w:rPr>
                <w:snapToGrid w:val="0"/>
              </w:rPr>
            </w:pPr>
            <w:r>
              <w:rPr>
                <w:snapToGrid w:val="0"/>
              </w:rPr>
              <w:t>A1.1.2</w:t>
            </w:r>
          </w:p>
        </w:tc>
        <w:tc>
          <w:tcPr>
            <w:tcW w:w="8008" w:type="dxa"/>
            <w:tcBorders>
              <w:bottom w:val="nil"/>
            </w:tcBorders>
          </w:tcPr>
          <w:p w:rsidR="006D317B" w:rsidRDefault="006D317B">
            <w:pPr>
              <w:pStyle w:val="Tableau"/>
              <w:spacing w:before="0" w:after="0"/>
              <w:rPr>
                <w:snapToGrid w:val="0"/>
              </w:rPr>
            </w:pPr>
            <w:r>
              <w:rPr>
                <w:snapToGrid w:val="0"/>
              </w:rPr>
              <w:t>If the RTT supports more than one test environment, what test environment does this technology description template address ?</w:t>
            </w:r>
          </w:p>
          <w:p w:rsidR="006D317B" w:rsidRDefault="006D317B">
            <w:pPr>
              <w:pStyle w:val="Tableau"/>
              <w:spacing w:before="0" w:after="0"/>
              <w:rPr>
                <w:snapToGrid w:val="0"/>
              </w:rPr>
            </w:pPr>
            <w:r>
              <w:rPr>
                <w:b/>
                <w:snapToGrid w:val="0"/>
              </w:rPr>
              <w:t xml:space="preserve">Answer: </w:t>
            </w:r>
            <w:r>
              <w:rPr>
                <w:snapToGrid w:val="0"/>
              </w:rPr>
              <w:t>This template addresses the satellite test environment.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A1.1.3</w:t>
            </w:r>
          </w:p>
        </w:tc>
        <w:tc>
          <w:tcPr>
            <w:tcW w:w="8008" w:type="dxa"/>
          </w:tcPr>
          <w:p w:rsidR="006D317B" w:rsidRDefault="006D317B">
            <w:pPr>
              <w:pStyle w:val="Tableau"/>
              <w:spacing w:before="0" w:after="0"/>
              <w:rPr>
                <w:snapToGrid w:val="0"/>
              </w:rPr>
            </w:pPr>
            <w:r>
              <w:rPr>
                <w:snapToGrid w:val="0"/>
              </w:rPr>
              <w:t>D</w:t>
            </w:r>
            <w:bookmarkStart w:id="802" w:name="_Hlt25148557"/>
            <w:bookmarkEnd w:id="802"/>
            <w:r>
              <w:rPr>
                <w:snapToGrid w:val="0"/>
              </w:rPr>
              <w:t>oes the RTT include any features in support of FWA application? Provide detail about the impact of those features on the technical parameters provided in this template, stating whether the technical parameters provided apply for mobile as well as for FWA applications.</w:t>
            </w:r>
          </w:p>
          <w:p w:rsidR="006D317B" w:rsidRDefault="006D317B">
            <w:pPr>
              <w:pStyle w:val="Tableau"/>
              <w:spacing w:before="0" w:after="0"/>
              <w:rPr>
                <w:snapToGrid w:val="0"/>
              </w:rPr>
            </w:pPr>
            <w:r>
              <w:rPr>
                <w:b/>
                <w:snapToGrid w:val="0"/>
              </w:rPr>
              <w:t xml:space="preserve">Answer: </w:t>
            </w:r>
            <w:r>
              <w:rPr>
                <w:snapToGrid w:val="0"/>
              </w:rPr>
              <w:t>The proposed RTT can accommodate fixed, portable, vehicular and personal (handheld) satellite terminals. The proposed RTT is flexible enough to accommodate a wide range of bearer services up to 384 kbit/s.</w:t>
            </w:r>
          </w:p>
        </w:tc>
      </w:tr>
    </w:tbl>
    <w:p w:rsidR="006D317B" w:rsidRDefault="006D317B">
      <w:pPr>
        <w:rPr>
          <w:snapToGrid w:val="0"/>
        </w:rPr>
      </w:pPr>
    </w:p>
    <w:p w:rsidR="006D317B" w:rsidRDefault="006D317B">
      <w:pPr>
        <w:pStyle w:val="Annex2"/>
        <w:numPr>
          <w:numberingChange w:id="803" w:author="Béatrice MARTIN" w:date="2004-06-25T17:20:00Z" w:original="A1.%1:4:0:."/>
        </w:numPr>
        <w:tabs>
          <w:tab w:val="clear" w:pos="1440"/>
        </w:tabs>
      </w:pPr>
      <w:bookmarkStart w:id="804" w:name="_Toc25052087"/>
      <w:bookmarkStart w:id="805" w:name="_Toc72569551"/>
      <w:r>
        <w:t>Technical parameters</w:t>
      </w:r>
      <w:bookmarkEnd w:id="804"/>
      <w:bookmarkEnd w:id="805"/>
    </w:p>
    <w:p w:rsidR="006D317B" w:rsidRDefault="006D317B"/>
    <w:tbl>
      <w:tblPr>
        <w:tblW w:w="0" w:type="auto"/>
        <w:tblInd w:w="-68" w:type="dxa"/>
        <w:tblBorders>
          <w:top w:val="single" w:sz="4" w:space="0" w:color="auto"/>
          <w:left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34"/>
        <w:gridCol w:w="8008"/>
      </w:tblGrid>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w:t>
            </w:r>
          </w:p>
        </w:tc>
        <w:tc>
          <w:tcPr>
            <w:tcW w:w="8008" w:type="dxa"/>
          </w:tcPr>
          <w:p w:rsidR="006D317B" w:rsidRDefault="006D317B">
            <w:pPr>
              <w:pStyle w:val="Tableau"/>
              <w:spacing w:before="0" w:after="0"/>
              <w:rPr>
                <w:snapToGrid w:val="0"/>
              </w:rPr>
            </w:pPr>
            <w:r>
              <w:rPr>
                <w:snapToGrid w:val="0"/>
              </w:rPr>
              <w:t>Technical parameters</w:t>
            </w:r>
          </w:p>
          <w:p w:rsidR="006D317B" w:rsidRDefault="006D317B">
            <w:pPr>
              <w:pStyle w:val="Tableau"/>
              <w:spacing w:before="0" w:after="0"/>
              <w:rPr>
                <w:snapToGrid w:val="0"/>
              </w:rPr>
            </w:pPr>
            <w:r>
              <w:rPr>
                <w:snapToGrid w:val="0"/>
              </w:rPr>
              <w:t>NOTE 1 – Parameters for both forward link and reverse link should be described separately, if necessary.</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w:t>
            </w:r>
          </w:p>
        </w:tc>
        <w:tc>
          <w:tcPr>
            <w:tcW w:w="8008" w:type="dxa"/>
          </w:tcPr>
          <w:p w:rsidR="006D317B" w:rsidRDefault="006D317B">
            <w:pPr>
              <w:pStyle w:val="Tableau"/>
              <w:spacing w:before="0" w:after="0"/>
              <w:rPr>
                <w:snapToGrid w:val="0"/>
              </w:rPr>
            </w:pPr>
            <w:r>
              <w:rPr>
                <w:snapToGrid w:val="0"/>
              </w:rPr>
              <w:t>What is the minimum frequency band required to deploy the system (MHz)?</w:t>
            </w:r>
          </w:p>
          <w:p w:rsidR="006D317B" w:rsidRDefault="006D317B">
            <w:pPr>
              <w:pStyle w:val="Tableau"/>
              <w:spacing w:before="0" w:after="0"/>
              <w:rPr>
                <w:snapToGrid w:val="0"/>
              </w:rPr>
            </w:pPr>
            <w:r>
              <w:rPr>
                <w:b/>
                <w:snapToGrid w:val="0"/>
              </w:rPr>
              <w:t xml:space="preserve">Answer: </w:t>
            </w:r>
            <w:r>
              <w:rPr>
                <w:snapToGrid w:val="0"/>
              </w:rPr>
              <w:t>The minimum required band is 2*5 MHz : 5 MHz for the user terminals to satellite links (uplink) + 5 MHz for the satellite to terminals links (downlink)</w:t>
            </w:r>
          </w:p>
          <w:p w:rsidR="006D317B" w:rsidRDefault="006D317B">
            <w:pPr>
              <w:pStyle w:val="Tableau"/>
              <w:spacing w:before="0" w:after="0"/>
              <w:rPr>
                <w:snapToGrid w:val="0"/>
              </w:rPr>
            </w:pPr>
            <w:r>
              <w:rPr>
                <w:snapToGrid w:val="0"/>
              </w:rPr>
              <w:t>Additional bandwidth is needed for the satellite to LES link (feeder links).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w:t>
            </w:r>
          </w:p>
        </w:tc>
        <w:tc>
          <w:tcPr>
            <w:tcW w:w="8008" w:type="dxa"/>
          </w:tcPr>
          <w:p w:rsidR="006D317B" w:rsidRDefault="006D317B">
            <w:pPr>
              <w:pStyle w:val="Tableau"/>
              <w:spacing w:before="0" w:after="0"/>
              <w:rPr>
                <w:snapToGrid w:val="0"/>
              </w:rPr>
            </w:pPr>
            <w:r>
              <w:rPr>
                <w:snapToGrid w:val="0"/>
              </w:rPr>
              <w:t>What is the duplex method : TDD or FDD ?</w:t>
            </w:r>
          </w:p>
          <w:p w:rsidR="006D317B" w:rsidRDefault="006D317B">
            <w:pPr>
              <w:pStyle w:val="Tableau"/>
              <w:spacing w:before="0" w:after="0"/>
              <w:rPr>
                <w:snapToGrid w:val="0"/>
              </w:rPr>
            </w:pPr>
            <w:r>
              <w:rPr>
                <w:b/>
                <w:snapToGrid w:val="0"/>
              </w:rPr>
              <w:t xml:space="preserve">Answer: </w:t>
            </w:r>
            <w:r>
              <w:rPr>
                <w:snapToGrid w:val="0"/>
              </w:rPr>
              <w:t>The duplex method is FDD.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A1.2.2.1</w:t>
            </w:r>
          </w:p>
        </w:tc>
        <w:tc>
          <w:tcPr>
            <w:tcW w:w="8008" w:type="dxa"/>
          </w:tcPr>
          <w:p w:rsidR="006D317B" w:rsidRDefault="006D317B">
            <w:pPr>
              <w:pStyle w:val="Tableau"/>
              <w:spacing w:before="0" w:after="0"/>
              <w:rPr>
                <w:snapToGrid w:val="0"/>
              </w:rPr>
            </w:pPr>
            <w:r>
              <w:rPr>
                <w:snapToGrid w:val="0"/>
              </w:rPr>
              <w:t>What is the minimum up/down frequency separation for FDD ?</w:t>
            </w:r>
          </w:p>
          <w:p w:rsidR="006D317B" w:rsidRDefault="006D317B">
            <w:pPr>
              <w:pStyle w:val="Tableau"/>
              <w:spacing w:before="0" w:after="0"/>
              <w:rPr>
                <w:snapToGrid w:val="0"/>
              </w:rPr>
            </w:pPr>
            <w:r>
              <w:rPr>
                <w:b/>
                <w:snapToGrid w:val="0"/>
              </w:rPr>
              <w:t xml:space="preserve">Answer: </w:t>
            </w:r>
            <w:r>
              <w:rPr>
                <w:snapToGrid w:val="0"/>
              </w:rPr>
              <w:t>190 MHz for the S-UMTS band. A lower minimum up/down link frequency separation is possible (see MSS bands).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w:t>
            </w:r>
          </w:p>
        </w:tc>
        <w:tc>
          <w:tcPr>
            <w:tcW w:w="8008" w:type="dxa"/>
          </w:tcPr>
          <w:p w:rsidR="006D317B" w:rsidRDefault="006D317B">
            <w:pPr>
              <w:pStyle w:val="Tableau"/>
              <w:spacing w:before="0" w:after="0"/>
              <w:rPr>
                <w:snapToGrid w:val="0"/>
              </w:rPr>
            </w:pPr>
            <w:r>
              <w:rPr>
                <w:snapToGrid w:val="0"/>
              </w:rPr>
              <w:t>What is requirement of transmit/receive isolation ? Does the proposal require a duplexer in either the mobile station (MS) or BS ?</w:t>
            </w:r>
          </w:p>
          <w:p w:rsidR="006D317B" w:rsidRDefault="006D317B">
            <w:pPr>
              <w:pStyle w:val="Tableau"/>
              <w:spacing w:before="0" w:after="0"/>
              <w:rPr>
                <w:snapToGrid w:val="0"/>
              </w:rPr>
            </w:pPr>
            <w:r>
              <w:rPr>
                <w:b/>
                <w:snapToGrid w:val="0"/>
              </w:rPr>
              <w:t xml:space="preserve">Answer: </w:t>
            </w:r>
            <w:r>
              <w:rPr>
                <w:snapToGrid w:val="0"/>
              </w:rPr>
              <w:t>A duplexer is required in the UE and LES. The UE duplexer Rx port shall attenuate the signals by 60-70 dB in the Tx frequency band. The corresponding LES duplexer attenuation shall be at least 80 dB.</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A1.2.3</w:t>
            </w:r>
          </w:p>
        </w:tc>
        <w:tc>
          <w:tcPr>
            <w:tcW w:w="8008" w:type="dxa"/>
          </w:tcPr>
          <w:p w:rsidR="006D317B" w:rsidRDefault="006D317B">
            <w:pPr>
              <w:pStyle w:val="Tableau"/>
              <w:spacing w:before="0" w:after="0"/>
              <w:rPr>
                <w:snapToGrid w:val="0"/>
              </w:rPr>
            </w:pPr>
            <w:r>
              <w:rPr>
                <w:snapToGrid w:val="0"/>
              </w:rPr>
              <w:t>Does the RTT allow asymmetric transmission to use the available spectrum? Characterise.</w:t>
            </w:r>
          </w:p>
          <w:p w:rsidR="006D317B" w:rsidRDefault="006D317B">
            <w:pPr>
              <w:pStyle w:val="Tableau"/>
              <w:spacing w:before="0" w:after="0"/>
              <w:rPr>
                <w:snapToGrid w:val="0"/>
              </w:rPr>
            </w:pPr>
            <w:r>
              <w:rPr>
                <w:b/>
                <w:snapToGrid w:val="0"/>
              </w:rPr>
              <w:t>Answer</w:t>
            </w:r>
            <w:r>
              <w:rPr>
                <w:snapToGrid w:val="0"/>
              </w:rPr>
              <w:t xml:space="preserve"> It is possible to use different options on the up and down link : a different number of codes and a different spreading factor.</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A1.2.4</w:t>
            </w:r>
          </w:p>
        </w:tc>
        <w:tc>
          <w:tcPr>
            <w:tcW w:w="8008" w:type="dxa"/>
          </w:tcPr>
          <w:p w:rsidR="006D317B" w:rsidRDefault="006D317B">
            <w:pPr>
              <w:pStyle w:val="Tableau"/>
              <w:spacing w:before="0" w:after="0"/>
              <w:rPr>
                <w:snapToGrid w:val="0"/>
              </w:rPr>
            </w:pPr>
            <w:r>
              <w:rPr>
                <w:snapToGrid w:val="0"/>
              </w:rPr>
              <w:t>What is the RF channel spacing (kHz)? In addition, does the RTT use an interleaved frequency plan?</w:t>
            </w:r>
          </w:p>
          <w:p w:rsidR="006D317B" w:rsidRDefault="006D317B">
            <w:pPr>
              <w:pStyle w:val="Tableau"/>
              <w:spacing w:before="0" w:after="0"/>
              <w:rPr>
                <w:snapToGrid w:val="0"/>
              </w:rPr>
            </w:pPr>
            <w:r>
              <w:rPr>
                <w:snapToGrid w:val="0"/>
              </w:rPr>
              <w:t>NOTE 1 – The use of the second adjacent channel instead of the adjacent channel at a neighbouring cluster cell is called “interleaved frequency planning”. If a proponent is going to employ an interleaved frequency plan, the proponent should state so in § A1.2.4 and complete § A1.2.15 with the protection ratio for both the adjacent and second adjacent channel.</w:t>
            </w:r>
          </w:p>
          <w:p w:rsidR="006D317B" w:rsidRDefault="006D317B">
            <w:pPr>
              <w:pStyle w:val="Tableau"/>
              <w:spacing w:before="0" w:after="0"/>
              <w:rPr>
                <w:snapToGrid w:val="0"/>
              </w:rPr>
            </w:pPr>
            <w:r>
              <w:rPr>
                <w:b/>
                <w:snapToGrid w:val="0"/>
              </w:rPr>
              <w:t xml:space="preserve">Answer: </w:t>
            </w:r>
            <w:r>
              <w:rPr>
                <w:snapToGrid w:val="0"/>
              </w:rPr>
              <w:t>The channel spacing is 4.68 MHz (chip rate : 3.84 Mcps, roll-off factor : 0.22). No interleaved frequency allocation is needed.</w:t>
            </w:r>
          </w:p>
        </w:tc>
      </w:tr>
      <w:tr w:rsidR="006D317B">
        <w:tblPrEx>
          <w:tblCellMar>
            <w:top w:w="0" w:type="dxa"/>
            <w:bottom w:w="0" w:type="dxa"/>
          </w:tblCellMar>
        </w:tblPrEx>
        <w:trPr>
          <w:trHeight w:val="709"/>
        </w:trPr>
        <w:tc>
          <w:tcPr>
            <w:tcW w:w="1204" w:type="dxa"/>
          </w:tcPr>
          <w:p w:rsidR="006D317B" w:rsidRDefault="006D317B">
            <w:pPr>
              <w:pStyle w:val="Tableau"/>
              <w:spacing w:before="0" w:after="0"/>
              <w:rPr>
                <w:snapToGrid w:val="0"/>
              </w:rPr>
            </w:pPr>
            <w:r>
              <w:rPr>
                <w:snapToGrid w:val="0"/>
              </w:rPr>
              <w:t>A1.2.5</w:t>
            </w:r>
          </w:p>
        </w:tc>
        <w:tc>
          <w:tcPr>
            <w:tcW w:w="8008" w:type="dxa"/>
          </w:tcPr>
          <w:p w:rsidR="006D317B" w:rsidRDefault="006D317B">
            <w:pPr>
              <w:pStyle w:val="Tableau"/>
              <w:spacing w:before="0" w:after="0"/>
              <w:rPr>
                <w:snapToGrid w:val="0"/>
              </w:rPr>
            </w:pPr>
            <w:r>
              <w:rPr>
                <w:snapToGrid w:val="0"/>
              </w:rPr>
              <w:t xml:space="preserve">What is the bandwidth per duplex RF channel (MHz) measured at the 3 dB down points? It is given by (bandwidth per RF channel) </w:t>
            </w:r>
            <w:r>
              <w:rPr>
                <w:rFonts w:ascii="Symbol" w:hAnsi="Symbol"/>
                <w:snapToGrid w:val="0"/>
              </w:rPr>
              <w:t></w:t>
            </w:r>
            <w:r>
              <w:rPr>
                <w:rFonts w:ascii="Symbol" w:hAnsi="Symbol"/>
                <w:snapToGrid w:val="0"/>
              </w:rPr>
              <w:t></w:t>
            </w:r>
            <w:r>
              <w:rPr>
                <w:snapToGrid w:val="0"/>
              </w:rPr>
              <w:t>(1 for TDD and 2 for FDD). Provide detail.</w:t>
            </w:r>
          </w:p>
          <w:p w:rsidR="006D317B" w:rsidRDefault="006D317B">
            <w:pPr>
              <w:pStyle w:val="Tableau"/>
              <w:spacing w:before="0" w:after="0"/>
              <w:rPr>
                <w:snapToGrid w:val="0"/>
              </w:rPr>
            </w:pPr>
            <w:r>
              <w:rPr>
                <w:b/>
                <w:snapToGrid w:val="0"/>
              </w:rPr>
              <w:t xml:space="preserve">Answer: </w:t>
            </w:r>
            <w:r>
              <w:rPr>
                <w:snapToGrid w:val="0"/>
              </w:rPr>
              <w:t>2 x 4.68 MHz (3.84 Mcps + Root Raised Cosinus roll-off 0.22).</w:t>
            </w:r>
          </w:p>
        </w:tc>
      </w:tr>
      <w:tr w:rsidR="006D317B">
        <w:tblPrEx>
          <w:tblCellMar>
            <w:top w:w="0" w:type="dxa"/>
            <w:bottom w:w="0" w:type="dxa"/>
          </w:tblCellMar>
        </w:tblPrEx>
        <w:tc>
          <w:tcPr>
            <w:tcW w:w="1204" w:type="dxa"/>
          </w:tcPr>
          <w:p w:rsidR="006D317B" w:rsidRDefault="006D317B">
            <w:pPr>
              <w:pStyle w:val="Tableau"/>
              <w:spacing w:before="0" w:after="0"/>
              <w:rPr>
                <w:snapToGrid w:val="0"/>
                <w:highlight w:val="yellow"/>
              </w:rPr>
            </w:pPr>
            <w:r>
              <w:rPr>
                <w:snapToGrid w:val="0"/>
              </w:rPr>
              <w:t>A1.2.5.1</w:t>
            </w:r>
          </w:p>
        </w:tc>
        <w:tc>
          <w:tcPr>
            <w:tcW w:w="8008" w:type="dxa"/>
          </w:tcPr>
          <w:p w:rsidR="006D317B" w:rsidRDefault="006D317B">
            <w:pPr>
              <w:pStyle w:val="Tableau"/>
              <w:spacing w:before="0" w:after="0"/>
              <w:rPr>
                <w:snapToGrid w:val="0"/>
              </w:rPr>
            </w:pPr>
            <w:r>
              <w:rPr>
                <w:snapToGrid w:val="0"/>
              </w:rPr>
              <w:t>Does the proposal offer multiple or variable RF channel bandwidth capability? If so, are multiple bandwidths or variable bandwidths provided for the purposes of compensating the transmission medium for impairments but intended to be feature transparent to the end user?</w:t>
            </w:r>
          </w:p>
          <w:p w:rsidR="006D317B" w:rsidRDefault="006D317B">
            <w:pPr>
              <w:pStyle w:val="Tableau"/>
              <w:spacing w:before="0" w:after="0"/>
              <w:rPr>
                <w:snapToGrid w:val="0"/>
              </w:rPr>
            </w:pPr>
            <w:r>
              <w:rPr>
                <w:b/>
                <w:snapToGrid w:val="0"/>
              </w:rPr>
              <w:t>Answer:</w:t>
            </w:r>
            <w:r>
              <w:rPr>
                <w:snapToGrid w:val="0"/>
              </w:rPr>
              <w:t xml:space="preserve"> Not applicable.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A1.2.6</w:t>
            </w:r>
          </w:p>
        </w:tc>
        <w:tc>
          <w:tcPr>
            <w:tcW w:w="8008" w:type="dxa"/>
          </w:tcPr>
          <w:p w:rsidR="006D317B" w:rsidRDefault="006D317B">
            <w:pPr>
              <w:pStyle w:val="Tableau"/>
              <w:spacing w:before="0" w:after="0"/>
              <w:rPr>
                <w:snapToGrid w:val="0"/>
              </w:rPr>
            </w:pPr>
            <w:r>
              <w:rPr>
                <w:snapToGrid w:val="0"/>
              </w:rPr>
              <w:t>What is the RF channel bit rate (kbit/s)?</w:t>
            </w:r>
          </w:p>
          <w:p w:rsidR="006D317B" w:rsidRDefault="006D317B">
            <w:pPr>
              <w:pStyle w:val="Tableau"/>
              <w:spacing w:before="0" w:after="0"/>
              <w:rPr>
                <w:snapToGrid w:val="0"/>
              </w:rPr>
            </w:pPr>
            <w:r>
              <w:rPr>
                <w:snapToGrid w:val="0"/>
              </w:rPr>
              <w:t>NOTE 1 – The maximum modulation rate of RF (after channel encoding, adding of in-band control signalling and any overhead signalling) possible to transmit carrier over an RF channel, i.e. independent of access technology and of modulation schemes.</w:t>
            </w:r>
          </w:p>
          <w:p w:rsidR="006D317B" w:rsidRDefault="006D317B">
            <w:pPr>
              <w:pStyle w:val="Tableau"/>
              <w:spacing w:before="0" w:after="0"/>
              <w:rPr>
                <w:b/>
                <w:snapToGrid w:val="0"/>
              </w:rPr>
            </w:pPr>
            <w:r>
              <w:rPr>
                <w:b/>
                <w:snapToGrid w:val="0"/>
              </w:rPr>
              <w:t xml:space="preserve">Answer: </w:t>
            </w:r>
          </w:p>
          <w:p w:rsidR="006D317B" w:rsidRDefault="006D317B">
            <w:pPr>
              <w:pStyle w:val="Tableau"/>
              <w:spacing w:before="0" w:after="0"/>
              <w:rPr>
                <w:snapToGrid w:val="0"/>
              </w:rPr>
            </w:pPr>
            <w:r>
              <w:rPr>
                <w:snapToGrid w:val="0"/>
              </w:rPr>
              <w:t>Downlink : the spreading factor is variable in the range 4-512, the channel bit rates provided are : 15, 30…1920 kbps</w:t>
            </w:r>
          </w:p>
          <w:p w:rsidR="006D317B" w:rsidRDefault="006D317B">
            <w:pPr>
              <w:pStyle w:val="Tableau"/>
              <w:spacing w:before="0" w:after="0"/>
              <w:rPr>
                <w:snapToGrid w:val="0"/>
              </w:rPr>
            </w:pPr>
            <w:r>
              <w:rPr>
                <w:snapToGrid w:val="0"/>
              </w:rPr>
              <w:t>Uplink : the spreading factor is variable in the range 4-256, the channel bit rates provided are : 15,30…960 kbps</w:t>
            </w:r>
          </w:p>
          <w:p w:rsidR="006D317B" w:rsidRDefault="006D317B">
            <w:pPr>
              <w:pStyle w:val="Tableau"/>
              <w:spacing w:before="0" w:after="0"/>
              <w:rPr>
                <w:snapToGrid w:val="0"/>
              </w:rPr>
            </w:pPr>
            <w:r>
              <w:rPr>
                <w:snapToGrid w:val="0"/>
              </w:rPr>
              <w:t>Multiple spreading codes can be allocated for higher transmission rates.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A1.2.7</w:t>
            </w:r>
          </w:p>
        </w:tc>
        <w:tc>
          <w:tcPr>
            <w:tcW w:w="8008" w:type="dxa"/>
          </w:tcPr>
          <w:p w:rsidR="006D317B" w:rsidRDefault="006D317B">
            <w:pPr>
              <w:pStyle w:val="Tableau"/>
              <w:spacing w:before="0" w:after="0"/>
              <w:rPr>
                <w:snapToGrid w:val="0"/>
              </w:rPr>
            </w:pPr>
            <w:r>
              <w:rPr>
                <w:i/>
                <w:snapToGrid w:val="0"/>
              </w:rPr>
              <w:t>Frame structur</w:t>
            </w:r>
            <w:r>
              <w:rPr>
                <w:snapToGrid w:val="0"/>
              </w:rPr>
              <w:t>e: describe the frame structure to give sufficient information such as:</w:t>
            </w:r>
          </w:p>
          <w:p w:rsidR="006D317B" w:rsidRDefault="006D317B">
            <w:pPr>
              <w:pStyle w:val="Tableau"/>
              <w:spacing w:before="0" w:after="0"/>
              <w:rPr>
                <w:snapToGrid w:val="0"/>
              </w:rPr>
            </w:pPr>
            <w:r>
              <w:rPr>
                <w:snapToGrid w:val="0"/>
              </w:rPr>
              <w:t>– frame length,</w:t>
            </w:r>
          </w:p>
          <w:p w:rsidR="006D317B" w:rsidRDefault="006D317B">
            <w:pPr>
              <w:pStyle w:val="Tableau"/>
              <w:spacing w:before="0" w:after="0"/>
              <w:rPr>
                <w:snapToGrid w:val="0"/>
              </w:rPr>
            </w:pPr>
            <w:r>
              <w:rPr>
                <w:snapToGrid w:val="0"/>
              </w:rPr>
              <w:t>– the number of time slots per frame,</w:t>
            </w:r>
          </w:p>
          <w:p w:rsidR="006D317B" w:rsidRDefault="006D317B">
            <w:pPr>
              <w:pStyle w:val="Tableau"/>
              <w:spacing w:before="0" w:after="0"/>
              <w:rPr>
                <w:snapToGrid w:val="0"/>
              </w:rPr>
            </w:pPr>
            <w:r>
              <w:rPr>
                <w:snapToGrid w:val="0"/>
              </w:rPr>
              <w:t>– guard time or the number of guard bits,</w:t>
            </w:r>
          </w:p>
          <w:p w:rsidR="006D317B" w:rsidRDefault="006D317B">
            <w:pPr>
              <w:pStyle w:val="Tableau"/>
              <w:spacing w:before="0" w:after="0"/>
              <w:rPr>
                <w:snapToGrid w:val="0"/>
              </w:rPr>
            </w:pPr>
            <w:r>
              <w:rPr>
                <w:snapToGrid w:val="0"/>
              </w:rPr>
              <w:t>– user information bit rate for each time slot,</w:t>
            </w:r>
          </w:p>
          <w:p w:rsidR="006D317B" w:rsidRDefault="006D317B">
            <w:pPr>
              <w:pStyle w:val="Tableau"/>
              <w:spacing w:before="0" w:after="0"/>
              <w:rPr>
                <w:snapToGrid w:val="0"/>
              </w:rPr>
            </w:pPr>
            <w:r>
              <w:rPr>
                <w:snapToGrid w:val="0"/>
              </w:rPr>
              <w:t>– channel bit rate (after channel coding),</w:t>
            </w:r>
          </w:p>
          <w:p w:rsidR="006D317B" w:rsidRDefault="006D317B">
            <w:pPr>
              <w:pStyle w:val="Tableau"/>
              <w:spacing w:before="0" w:after="0"/>
              <w:rPr>
                <w:snapToGrid w:val="0"/>
              </w:rPr>
            </w:pPr>
            <w:r>
              <w:rPr>
                <w:snapToGrid w:val="0"/>
              </w:rPr>
              <w:t>– channel symbol rate (after modulation),</w:t>
            </w:r>
          </w:p>
          <w:p w:rsidR="006D317B" w:rsidRDefault="006D317B">
            <w:pPr>
              <w:pStyle w:val="Tableau"/>
              <w:spacing w:before="0" w:after="0"/>
              <w:rPr>
                <w:snapToGrid w:val="0"/>
              </w:rPr>
            </w:pPr>
            <w:r>
              <w:rPr>
                <w:snapToGrid w:val="0"/>
              </w:rPr>
              <w:t>– associated control channel (ACCH) bit rate,</w:t>
            </w:r>
          </w:p>
          <w:p w:rsidR="006D317B" w:rsidRDefault="006D317B">
            <w:pPr>
              <w:pStyle w:val="Tableau"/>
              <w:spacing w:before="0" w:after="0"/>
              <w:rPr>
                <w:snapToGrid w:val="0"/>
              </w:rPr>
            </w:pPr>
            <w:r>
              <w:rPr>
                <w:snapToGrid w:val="0"/>
              </w:rPr>
              <w:t>– power control bit rate.</w:t>
            </w:r>
          </w:p>
          <w:p w:rsidR="006D317B" w:rsidRDefault="006D317B">
            <w:pPr>
              <w:pStyle w:val="Tableau"/>
              <w:spacing w:before="0" w:after="0"/>
              <w:rPr>
                <w:snapToGrid w:val="0"/>
              </w:rPr>
            </w:pPr>
            <w:r>
              <w:rPr>
                <w:snapToGrid w:val="0"/>
              </w:rPr>
              <w:t>NOTE 1 – Channel coding may include forward error correction (FEC), cyclic redundancy checking (CRC),</w:t>
            </w:r>
          </w:p>
          <w:p w:rsidR="006D317B" w:rsidRDefault="006D317B">
            <w:pPr>
              <w:pStyle w:val="Tableau"/>
              <w:spacing w:before="0" w:after="0"/>
              <w:rPr>
                <w:snapToGrid w:val="0"/>
              </w:rPr>
            </w:pPr>
            <w:r>
              <w:rPr>
                <w:snapToGrid w:val="0"/>
              </w:rPr>
              <w:t>ACCH, power control bits and guard bits. Provide detail.</w:t>
            </w:r>
          </w:p>
          <w:p w:rsidR="006D317B" w:rsidRDefault="006D317B">
            <w:pPr>
              <w:pStyle w:val="Tableau"/>
              <w:spacing w:before="0" w:after="0"/>
              <w:rPr>
                <w:snapToGrid w:val="0"/>
              </w:rPr>
            </w:pPr>
            <w:r>
              <w:rPr>
                <w:snapToGrid w:val="0"/>
              </w:rPr>
              <w:t>NOTE 2 – Describe the frame structure for forward link and reverse link, respectively.</w:t>
            </w:r>
          </w:p>
          <w:p w:rsidR="006D317B" w:rsidRDefault="006D317B">
            <w:pPr>
              <w:pStyle w:val="Tableau"/>
              <w:spacing w:before="0" w:after="0"/>
              <w:rPr>
                <w:snapToGrid w:val="0"/>
              </w:rPr>
            </w:pPr>
            <w:r>
              <w:rPr>
                <w:snapToGrid w:val="0"/>
              </w:rPr>
              <w:t>NOTE 3 – Describe the frame structure for each user information rate.</w:t>
            </w:r>
          </w:p>
          <w:p w:rsidR="006D317B" w:rsidRDefault="006D317B">
            <w:pPr>
              <w:pStyle w:val="Tableau"/>
              <w:spacing w:before="0" w:after="0"/>
              <w:rPr>
                <w:b/>
                <w:snapToGrid w:val="0"/>
              </w:rPr>
            </w:pPr>
            <w:r>
              <w:rPr>
                <w:b/>
                <w:snapToGrid w:val="0"/>
              </w:rPr>
              <w:t>Answer :</w:t>
            </w:r>
          </w:p>
          <w:p w:rsidR="006D317B" w:rsidRDefault="006D317B">
            <w:pPr>
              <w:pStyle w:val="Tableau"/>
              <w:spacing w:before="0" w:after="0"/>
              <w:rPr>
                <w:snapToGrid w:val="0"/>
              </w:rPr>
            </w:pPr>
            <w:r>
              <w:rPr>
                <w:snapToGrid w:val="0"/>
              </w:rPr>
              <w:t xml:space="preserve">- Frame length: 10 ms </w:t>
            </w:r>
          </w:p>
          <w:p w:rsidR="006D317B" w:rsidRDefault="006D317B">
            <w:pPr>
              <w:pStyle w:val="Tableau"/>
              <w:spacing w:before="0" w:after="0"/>
              <w:rPr>
                <w:snapToGrid w:val="0"/>
              </w:rPr>
            </w:pPr>
            <w:r>
              <w:rPr>
                <w:snapToGrid w:val="0"/>
              </w:rPr>
              <w:t>- Number of time slots per frame: 15 (see system description)</w:t>
            </w:r>
          </w:p>
          <w:p w:rsidR="006D317B" w:rsidRDefault="006D317B">
            <w:pPr>
              <w:pStyle w:val="Tableau"/>
              <w:spacing w:before="0" w:after="0"/>
              <w:rPr>
                <w:snapToGrid w:val="0"/>
              </w:rPr>
            </w:pPr>
            <w:r>
              <w:rPr>
                <w:snapToGrid w:val="0"/>
              </w:rPr>
              <w:t xml:space="preserve">- Guard time : No guard time </w:t>
            </w:r>
            <w:commentRangeStart w:id="806"/>
            <w:r>
              <w:rPr>
                <w:snapToGrid w:val="0"/>
              </w:rPr>
              <w:t>needed</w:t>
            </w:r>
            <w:commentRangeEnd w:id="806"/>
            <w:r>
              <w:rPr>
                <w:rStyle w:val="CommentReference"/>
                <w:vanish/>
              </w:rPr>
              <w:commentReference w:id="806"/>
            </w:r>
            <w:r>
              <w:rPr>
                <w:snapToGrid w:val="0"/>
              </w:rPr>
              <w:t>.</w:t>
            </w:r>
          </w:p>
          <w:p w:rsidR="006D317B" w:rsidRDefault="006D317B">
            <w:pPr>
              <w:pStyle w:val="Tableau"/>
              <w:spacing w:before="0" w:after="0"/>
            </w:pPr>
            <w:r>
              <w:t>- User information bit rate for each time slot: the user bit rate is variable on a frame by frame basis. The user information rate may vary from 2.4 to 384 kbps.</w:t>
            </w:r>
          </w:p>
          <w:p w:rsidR="006D317B" w:rsidRDefault="006D317B">
            <w:pPr>
              <w:pStyle w:val="Tableau"/>
              <w:spacing w:before="0" w:after="0"/>
              <w:rPr>
                <w:snapToGrid w:val="0"/>
              </w:rPr>
            </w:pPr>
            <w:r>
              <w:rPr>
                <w:snapToGrid w:val="0"/>
              </w:rPr>
              <w:t xml:space="preserve">- Channel bit rate (after channel coding and rate matching): </w:t>
            </w:r>
          </w:p>
          <w:p w:rsidR="006D317B" w:rsidRDefault="006D317B">
            <w:pPr>
              <w:pStyle w:val="Tableau"/>
              <w:spacing w:before="0" w:after="0"/>
              <w:rPr>
                <w:snapToGrid w:val="0"/>
              </w:rPr>
            </w:pPr>
            <w:r>
              <w:rPr>
                <w:snapToGrid w:val="0"/>
              </w:rPr>
              <w:t xml:space="preserve">   Downlink : 15/30/60/120…1920 kbps</w:t>
            </w:r>
          </w:p>
          <w:p w:rsidR="006D317B" w:rsidRDefault="006D317B">
            <w:pPr>
              <w:pStyle w:val="Tableau"/>
              <w:spacing w:before="0" w:after="0"/>
              <w:rPr>
                <w:snapToGrid w:val="0"/>
              </w:rPr>
            </w:pPr>
            <w:r>
              <w:rPr>
                <w:snapToGrid w:val="0"/>
              </w:rPr>
              <w:t xml:space="preserve">   Uplink : 15/30/60/120…960 kbps</w:t>
            </w:r>
          </w:p>
          <w:p w:rsidR="006D317B" w:rsidRDefault="006D317B">
            <w:pPr>
              <w:pStyle w:val="Tableau"/>
              <w:spacing w:before="0" w:after="0"/>
              <w:rPr>
                <w:snapToGrid w:val="0"/>
              </w:rPr>
            </w:pPr>
            <w:r>
              <w:rPr>
                <w:snapToGrid w:val="0"/>
              </w:rPr>
              <w:t>- Channel symbol rate (after modulation): 3.840 Mchip/s.</w:t>
            </w:r>
          </w:p>
          <w:p w:rsidR="006D317B" w:rsidRDefault="006D317B">
            <w:pPr>
              <w:pStyle w:val="Tableau"/>
              <w:spacing w:before="0" w:after="0"/>
              <w:rPr>
                <w:snapToGrid w:val="0"/>
              </w:rPr>
            </w:pPr>
            <w:r>
              <w:rPr>
                <w:snapToGrid w:val="0"/>
              </w:rPr>
              <w:t>- Associated control channel (ACCH) bit rate: DPCCH : 15 kbps</w:t>
            </w:r>
          </w:p>
          <w:p w:rsidR="006D317B" w:rsidRDefault="006D317B">
            <w:pPr>
              <w:pStyle w:val="Tableau"/>
              <w:spacing w:before="0" w:after="0"/>
              <w:rPr>
                <w:snapToGrid w:val="0"/>
              </w:rPr>
            </w:pPr>
            <w:r>
              <w:rPr>
                <w:snapToGrid w:val="0"/>
              </w:rPr>
              <w:t>- Power-control bit rate: 1500 Hz.</w:t>
            </w:r>
          </w:p>
          <w:p w:rsidR="006D317B" w:rsidRDefault="006D317B">
            <w:pPr>
              <w:pStyle w:val="Tableau"/>
              <w:spacing w:before="0" w:after="0"/>
              <w:rPr>
                <w:snapToGrid w:val="0"/>
              </w:rPr>
            </w:pPr>
            <w:r>
              <w:rPr>
                <w:snapToGrid w:val="0"/>
              </w:rPr>
              <w:t>See system description for more details.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A1.2.8</w:t>
            </w:r>
          </w:p>
        </w:tc>
        <w:tc>
          <w:tcPr>
            <w:tcW w:w="8008" w:type="dxa"/>
          </w:tcPr>
          <w:p w:rsidR="006D317B" w:rsidRDefault="006D317B">
            <w:pPr>
              <w:pStyle w:val="Tableau"/>
              <w:spacing w:before="0" w:after="0"/>
              <w:rPr>
                <w:snapToGrid w:val="0"/>
              </w:rPr>
            </w:pPr>
            <w:r>
              <w:rPr>
                <w:snapToGrid w:val="0"/>
              </w:rPr>
              <w:t>Does the RTT use frequency hopping? If so, characterise and explain particularly the impact (e.g. improvements) on system performance.</w:t>
            </w:r>
          </w:p>
          <w:p w:rsidR="006D317B" w:rsidRDefault="006D317B">
            <w:pPr>
              <w:pStyle w:val="Tableau"/>
              <w:spacing w:before="0" w:after="0"/>
              <w:rPr>
                <w:i/>
                <w:snapToGrid w:val="0"/>
              </w:rPr>
            </w:pPr>
            <w:r>
              <w:rPr>
                <w:b/>
                <w:snapToGrid w:val="0"/>
              </w:rPr>
              <w:t xml:space="preserve">Answer: </w:t>
            </w:r>
            <w:r>
              <w:rPr>
                <w:snapToGrid w:val="0"/>
              </w:rPr>
              <w:t>No frequency hopping is employed in the RTT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A1.2.8.1</w:t>
            </w:r>
          </w:p>
        </w:tc>
        <w:tc>
          <w:tcPr>
            <w:tcW w:w="8008" w:type="dxa"/>
          </w:tcPr>
          <w:p w:rsidR="006D317B" w:rsidRDefault="006D317B">
            <w:pPr>
              <w:pStyle w:val="Tableau"/>
              <w:spacing w:before="0" w:after="0"/>
              <w:rPr>
                <w:snapToGrid w:val="0"/>
              </w:rPr>
            </w:pPr>
            <w:r>
              <w:rPr>
                <w:snapToGrid w:val="0"/>
              </w:rPr>
              <w:t>What is the hopping rate?</w:t>
            </w:r>
          </w:p>
          <w:p w:rsidR="006D317B" w:rsidRDefault="006D317B">
            <w:pPr>
              <w:pStyle w:val="Tableau"/>
              <w:spacing w:before="0" w:after="0"/>
              <w:rPr>
                <w:snapToGrid w:val="0"/>
              </w:rPr>
            </w:pPr>
            <w:r>
              <w:rPr>
                <w:b/>
                <w:snapToGrid w:val="0"/>
              </w:rPr>
              <w:t xml:space="preserve">Answer: </w:t>
            </w:r>
            <w:r>
              <w:rPr>
                <w:snapToGrid w:val="0"/>
              </w:rPr>
              <w:t>Not applicable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A1.2.8.2</w:t>
            </w:r>
          </w:p>
        </w:tc>
        <w:tc>
          <w:tcPr>
            <w:tcW w:w="8008" w:type="dxa"/>
          </w:tcPr>
          <w:p w:rsidR="006D317B" w:rsidRDefault="006D317B">
            <w:pPr>
              <w:pStyle w:val="Tableau"/>
              <w:spacing w:before="0" w:after="0"/>
              <w:rPr>
                <w:snapToGrid w:val="0"/>
              </w:rPr>
            </w:pPr>
            <w:r>
              <w:rPr>
                <w:snapToGrid w:val="0"/>
              </w:rPr>
              <w:t xml:space="preserve">What is the number of the hopping frequency sets? </w:t>
            </w:r>
          </w:p>
          <w:p w:rsidR="006D317B" w:rsidRDefault="006D317B">
            <w:pPr>
              <w:pStyle w:val="Tableau"/>
              <w:spacing w:before="0" w:after="0"/>
              <w:rPr>
                <w:snapToGrid w:val="0"/>
              </w:rPr>
            </w:pPr>
            <w:r>
              <w:rPr>
                <w:b/>
                <w:snapToGrid w:val="0"/>
              </w:rPr>
              <w:t xml:space="preserve">Answer: </w:t>
            </w:r>
            <w:r>
              <w:rPr>
                <w:snapToGrid w:val="0"/>
              </w:rPr>
              <w:t>Not applicable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A1.2.8.3</w:t>
            </w:r>
          </w:p>
        </w:tc>
        <w:tc>
          <w:tcPr>
            <w:tcW w:w="8008" w:type="dxa"/>
          </w:tcPr>
          <w:p w:rsidR="006D317B" w:rsidRDefault="006D317B">
            <w:pPr>
              <w:pStyle w:val="Tableau"/>
              <w:spacing w:before="0" w:after="0"/>
              <w:rPr>
                <w:snapToGrid w:val="0"/>
              </w:rPr>
            </w:pPr>
            <w:r>
              <w:rPr>
                <w:snapToGrid w:val="0"/>
              </w:rPr>
              <w:t>Are BSs synchronised or non-synchronised?</w:t>
            </w:r>
          </w:p>
          <w:p w:rsidR="006D317B" w:rsidRDefault="006D317B">
            <w:pPr>
              <w:pStyle w:val="Tableau"/>
              <w:spacing w:before="0" w:after="0"/>
              <w:rPr>
                <w:snapToGrid w:val="0"/>
              </w:rPr>
            </w:pPr>
            <w:r>
              <w:rPr>
                <w:b/>
                <w:snapToGrid w:val="0"/>
              </w:rPr>
              <w:t xml:space="preserve">Answer: </w:t>
            </w:r>
            <w:r>
              <w:rPr>
                <w:snapToGrid w:val="0"/>
              </w:rPr>
              <w:t>With the baseline scrambling code allocation strategy, LESs (and spots) do not need to be tightly synchronised.</w:t>
            </w:r>
          </w:p>
          <w:p w:rsidR="006D317B" w:rsidRDefault="006D317B">
            <w:pPr>
              <w:pStyle w:val="Tableau"/>
              <w:spacing w:before="0" w:after="0"/>
              <w:rPr>
                <w:snapToGrid w:val="0"/>
              </w:rPr>
            </w:pPr>
            <w:r>
              <w:rPr>
                <w:snapToGrid w:val="0"/>
              </w:rPr>
              <w:t xml:space="preserve">Accuracy in the order of 10 ms is adequate, to support system procedures like inter-spot handoff. Different scrambling code allocation strategies, envisaging the use of different offsets of the same scrambling code by different spots will require tighter synchronisation (in the order of 1 ms.).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A1.2.9</w:t>
            </w:r>
          </w:p>
        </w:tc>
        <w:tc>
          <w:tcPr>
            <w:tcW w:w="8008" w:type="dxa"/>
          </w:tcPr>
          <w:p w:rsidR="006D317B" w:rsidRDefault="006D317B">
            <w:pPr>
              <w:pStyle w:val="Tableau"/>
              <w:spacing w:before="0" w:after="0"/>
              <w:rPr>
                <w:snapToGrid w:val="0"/>
              </w:rPr>
            </w:pPr>
            <w:r>
              <w:rPr>
                <w:snapToGrid w:val="0"/>
              </w:rPr>
              <w:t>Does the RTT use a spreading scheme?</w:t>
            </w:r>
          </w:p>
          <w:p w:rsidR="006D317B" w:rsidRDefault="006D317B">
            <w:pPr>
              <w:pStyle w:val="Tableau"/>
              <w:spacing w:before="0" w:after="0"/>
              <w:rPr>
                <w:snapToGrid w:val="0"/>
              </w:rPr>
            </w:pPr>
            <w:r>
              <w:rPr>
                <w:b/>
                <w:snapToGrid w:val="0"/>
              </w:rPr>
              <w:t xml:space="preserve">Answer: </w:t>
            </w:r>
            <w:r>
              <w:rPr>
                <w:snapToGrid w:val="0"/>
              </w:rPr>
              <w:t>The RTT uses direct sequence spreading.</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A1.2.9.1</w:t>
            </w:r>
          </w:p>
        </w:tc>
        <w:tc>
          <w:tcPr>
            <w:tcW w:w="8008" w:type="dxa"/>
          </w:tcPr>
          <w:p w:rsidR="006D317B" w:rsidRDefault="006D317B">
            <w:pPr>
              <w:pStyle w:val="Tableau"/>
              <w:spacing w:before="0" w:after="0"/>
              <w:rPr>
                <w:snapToGrid w:val="0"/>
              </w:rPr>
            </w:pPr>
            <w:r>
              <w:rPr>
                <w:snapToGrid w:val="0"/>
              </w:rPr>
              <w:t>What is the chip rate (Mchip/s)? Rate at input to modulator.</w:t>
            </w:r>
          </w:p>
          <w:p w:rsidR="006D317B" w:rsidRDefault="006D317B">
            <w:pPr>
              <w:pStyle w:val="Tableau"/>
              <w:spacing w:before="0" w:after="0"/>
              <w:rPr>
                <w:snapToGrid w:val="0"/>
              </w:rPr>
            </w:pPr>
            <w:r>
              <w:rPr>
                <w:b/>
                <w:snapToGrid w:val="0"/>
              </w:rPr>
              <w:t xml:space="preserve">Answer: </w:t>
            </w:r>
            <w:r>
              <w:rPr>
                <w:snapToGrid w:val="0"/>
              </w:rPr>
              <w:t>The chip rate input is 3.840 Mchip/s.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A1.2.9.2</w:t>
            </w:r>
          </w:p>
        </w:tc>
        <w:tc>
          <w:tcPr>
            <w:tcW w:w="8008" w:type="dxa"/>
          </w:tcPr>
          <w:p w:rsidR="006D317B" w:rsidRDefault="006D317B">
            <w:pPr>
              <w:pStyle w:val="Tableau"/>
              <w:spacing w:before="0" w:after="0"/>
              <w:rPr>
                <w:snapToGrid w:val="0"/>
              </w:rPr>
            </w:pPr>
            <w:r>
              <w:rPr>
                <w:snapToGrid w:val="0"/>
              </w:rPr>
              <w:t>What is the processing gain? 10 log (chip rate/information rate).</w:t>
            </w:r>
          </w:p>
          <w:p w:rsidR="006D317B" w:rsidRDefault="006D317B">
            <w:pPr>
              <w:pStyle w:val="Tableau"/>
              <w:spacing w:before="0" w:after="0"/>
              <w:rPr>
                <w:b/>
                <w:snapToGrid w:val="0"/>
              </w:rPr>
            </w:pPr>
            <w:r>
              <w:rPr>
                <w:b/>
                <w:snapToGrid w:val="0"/>
              </w:rPr>
              <w:t xml:space="preserve">Answer: </w:t>
            </w:r>
          </w:p>
          <w:p w:rsidR="006D317B" w:rsidRDefault="006D317B">
            <w:pPr>
              <w:pStyle w:val="Tableau"/>
              <w:spacing w:before="0" w:after="0"/>
              <w:rPr>
                <w:snapToGrid w:val="0"/>
              </w:rPr>
            </w:pPr>
            <w:r>
              <w:rPr>
                <w:snapToGrid w:val="0"/>
              </w:rPr>
              <w:t>Considering the standard test services : speech 12.2 kbps,  data 64 to 384 kbps, the processing gain is ranging from 10 to 25 dB.</w:t>
            </w:r>
          </w:p>
          <w:p w:rsidR="006D317B" w:rsidRDefault="006D317B">
            <w:pPr>
              <w:pStyle w:val="Tableau"/>
              <w:spacing w:before="0" w:after="0"/>
              <w:rPr>
                <w:snapToGrid w:val="0"/>
              </w:rPr>
            </w:pPr>
            <w:r>
              <w:rPr>
                <w:snapToGrid w:val="0"/>
              </w:rPr>
              <w:t>For lower bit rates (see system description), i.e. 2.4 kbps, the processing gain is up to 32 dB.</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A1.2.9.3</w:t>
            </w:r>
          </w:p>
        </w:tc>
        <w:tc>
          <w:tcPr>
            <w:tcW w:w="8008" w:type="dxa"/>
          </w:tcPr>
          <w:p w:rsidR="006D317B" w:rsidRDefault="006D317B">
            <w:pPr>
              <w:pStyle w:val="Tableau"/>
              <w:spacing w:before="0" w:after="0"/>
              <w:rPr>
                <w:snapToGrid w:val="0"/>
              </w:rPr>
            </w:pPr>
            <w:r>
              <w:rPr>
                <w:snapToGrid w:val="0"/>
              </w:rPr>
              <w:t>Explain the uplink and downlink code structures and provide the details about the types (e.g. personal numbering (PN) code, Walsh code) and purposes (e.g. spreading, identification, etc.) of the codes.</w:t>
            </w:r>
          </w:p>
          <w:p w:rsidR="006D317B" w:rsidRDefault="006D317B">
            <w:pPr>
              <w:pStyle w:val="Tableau"/>
              <w:spacing w:before="0" w:after="0"/>
              <w:rPr>
                <w:b/>
                <w:snapToGrid w:val="0"/>
              </w:rPr>
            </w:pPr>
            <w:r>
              <w:rPr>
                <w:b/>
                <w:snapToGrid w:val="0"/>
              </w:rPr>
              <w:t xml:space="preserve">Answer: </w:t>
            </w:r>
          </w:p>
          <w:p w:rsidR="006D317B" w:rsidRDefault="006D317B">
            <w:pPr>
              <w:pStyle w:val="Tableau"/>
              <w:spacing w:before="0" w:after="0"/>
            </w:pPr>
            <w:r>
              <w:t xml:space="preserve">Channelisation codes : Orthogonal Variable Spreading Factor codes. </w:t>
            </w:r>
          </w:p>
          <w:p w:rsidR="006D317B" w:rsidRDefault="006D317B">
            <w:pPr>
              <w:pStyle w:val="Tableau"/>
              <w:spacing w:before="0" w:after="0"/>
            </w:pPr>
            <w:r>
              <w:t>UL : Spreading factor : 4 to 256</w:t>
            </w:r>
          </w:p>
          <w:p w:rsidR="006D317B" w:rsidRDefault="006D317B">
            <w:pPr>
              <w:pStyle w:val="Tableau"/>
              <w:spacing w:before="0" w:after="0"/>
            </w:pPr>
            <w:r>
              <w:t>DL : Spreading factor : 4 to 512</w:t>
            </w:r>
          </w:p>
          <w:p w:rsidR="006D317B" w:rsidRDefault="006D317B">
            <w:pPr>
              <w:pStyle w:val="Tableau"/>
              <w:spacing w:before="0" w:after="0"/>
            </w:pPr>
            <w:r>
              <w:rPr>
                <w:u w:val="single"/>
              </w:rPr>
              <w:t>UL Scrambling code</w:t>
            </w:r>
            <w:r>
              <w:t xml:space="preserve"> : </w:t>
            </w:r>
          </w:p>
          <w:p w:rsidR="006D317B" w:rsidRDefault="006D317B">
            <w:pPr>
              <w:pStyle w:val="Tableau"/>
              <w:spacing w:before="0" w:after="0"/>
            </w:pPr>
            <w:r>
              <w:t xml:space="preserve">Dedicated physical channels : 24 bit long (Gold sequence) or short (extended S(2) scrambling codes </w:t>
            </w:r>
          </w:p>
          <w:p w:rsidR="006D317B" w:rsidRDefault="006D317B">
            <w:pPr>
              <w:pStyle w:val="Tableau"/>
              <w:spacing w:before="0" w:after="0"/>
            </w:pPr>
            <w:r>
              <w:t>PRACH preamble : restricted to 4096 first chips</w:t>
            </w:r>
          </w:p>
          <w:p w:rsidR="006D317B" w:rsidRDefault="006D317B">
            <w:pPr>
              <w:pStyle w:val="Tableau"/>
              <w:spacing w:before="0" w:after="0"/>
            </w:pPr>
            <w:r>
              <w:t>PRACH message part : identical to dedicated physical channels</w:t>
            </w:r>
          </w:p>
          <w:p w:rsidR="006D317B" w:rsidRDefault="006D317B">
            <w:pPr>
              <w:pStyle w:val="Tableau"/>
              <w:spacing w:before="0" w:after="0"/>
            </w:pPr>
            <w:r>
              <w:rPr>
                <w:u w:val="single"/>
              </w:rPr>
              <w:t>DL Scrambling code</w:t>
            </w:r>
            <w:r>
              <w:t xml:space="preserve"> : </w:t>
            </w:r>
          </w:p>
          <w:p w:rsidR="006D317B" w:rsidRDefault="006D317B">
            <w:pPr>
              <w:pStyle w:val="Tableau"/>
              <w:spacing w:before="0" w:after="0"/>
              <w:rPr>
                <w:snapToGrid w:val="0"/>
              </w:rPr>
            </w:pPr>
            <w:r>
              <w:rPr>
                <w:snapToGrid w:val="0"/>
              </w:rPr>
              <w:t xml:space="preserve">DL Primary scrambling code : </w:t>
            </w:r>
            <w:r>
              <w:t xml:space="preserve">18 bit scrambling codes (Gold sequence) </w:t>
            </w:r>
            <w:r>
              <w:rPr>
                <w:snapToGrid w:val="0"/>
              </w:rPr>
              <w:t>limited to 512 codes</w:t>
            </w:r>
          </w:p>
          <w:p w:rsidR="006D317B" w:rsidRDefault="006D317B">
            <w:pPr>
              <w:pStyle w:val="Tableau"/>
              <w:spacing w:before="0" w:after="0"/>
              <w:rPr>
                <w:snapToGrid w:val="0"/>
              </w:rPr>
            </w:pPr>
            <w:r>
              <w:rPr>
                <w:snapToGrid w:val="0"/>
              </w:rPr>
              <w:t xml:space="preserve">DL Secondary scrambling code : </w:t>
            </w:r>
            <w:r>
              <w:t>18 bit scrambling codes (Gold sequence)</w:t>
            </w:r>
          </w:p>
          <w:p w:rsidR="006D317B" w:rsidRDefault="006D317B">
            <w:pPr>
              <w:pStyle w:val="Tableau"/>
              <w:spacing w:before="0" w:after="0"/>
              <w:rPr>
                <w:snapToGrid w:val="0"/>
              </w:rPr>
            </w:pPr>
            <w:r>
              <w:rPr>
                <w:snapToGrid w:val="0"/>
              </w:rPr>
              <w:t>Synchronisation channel Scrambling code : code word with 256 chips from 16-chip sequence, not modulated.</w:t>
            </w:r>
          </w:p>
          <w:p w:rsidR="006D317B" w:rsidRDefault="006D317B">
            <w:pPr>
              <w:pStyle w:val="Tableau"/>
              <w:spacing w:before="0" w:after="0"/>
              <w:rPr>
                <w:snapToGrid w:val="0"/>
              </w:rPr>
            </w:pPr>
            <w:r>
              <w:rPr>
                <w:snapToGrid w:val="0"/>
              </w:rPr>
              <w:t>See System description for further detail.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A1.2.10</w:t>
            </w:r>
          </w:p>
        </w:tc>
        <w:tc>
          <w:tcPr>
            <w:tcW w:w="8008" w:type="dxa"/>
          </w:tcPr>
          <w:p w:rsidR="006D317B" w:rsidRDefault="006D317B">
            <w:pPr>
              <w:pStyle w:val="Tableau"/>
              <w:spacing w:before="0" w:after="0"/>
              <w:rPr>
                <w:snapToGrid w:val="0"/>
              </w:rPr>
            </w:pPr>
            <w:r>
              <w:rPr>
                <w:snapToGrid w:val="0"/>
              </w:rPr>
              <w:t>Which access technology does the proposal use: TDMA, FDMA, CDMA, hybrid, or a new technology?</w:t>
            </w:r>
          </w:p>
          <w:p w:rsidR="006D317B" w:rsidRDefault="006D317B">
            <w:pPr>
              <w:pStyle w:val="Tableau"/>
              <w:spacing w:before="0" w:after="0"/>
              <w:rPr>
                <w:snapToGrid w:val="0"/>
              </w:rPr>
            </w:pPr>
            <w:r>
              <w:rPr>
                <w:snapToGrid w:val="0"/>
              </w:rPr>
              <w:t>In the case of CDMA, which type of CDMA is used: frequency hopping (FH) or direct sequence (DS) or hybrid ? Characterise.</w:t>
            </w:r>
          </w:p>
          <w:p w:rsidR="006D317B" w:rsidRDefault="006D317B">
            <w:pPr>
              <w:pStyle w:val="Tableau"/>
              <w:spacing w:before="0" w:after="0"/>
              <w:rPr>
                <w:snapToGrid w:val="0"/>
              </w:rPr>
            </w:pPr>
            <w:r>
              <w:rPr>
                <w:b/>
                <w:snapToGrid w:val="0"/>
              </w:rPr>
              <w:t>Answe</w:t>
            </w:r>
            <w:r>
              <w:rPr>
                <w:snapToGrid w:val="0"/>
              </w:rPr>
              <w:t>r: Direct sequence CDMA is employed.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A1.2.11</w:t>
            </w:r>
          </w:p>
        </w:tc>
        <w:tc>
          <w:tcPr>
            <w:tcW w:w="8008" w:type="dxa"/>
          </w:tcPr>
          <w:p w:rsidR="006D317B" w:rsidRDefault="006D317B">
            <w:pPr>
              <w:pStyle w:val="Tableau"/>
              <w:spacing w:before="0" w:after="0"/>
              <w:rPr>
                <w:snapToGrid w:val="0"/>
              </w:rPr>
            </w:pPr>
            <w:r>
              <w:rPr>
                <w:snapToGrid w:val="0"/>
              </w:rPr>
              <w:t>What is the base-band modulation technique ? If both the data modulation and spreading modulation are required, describe in detail.</w:t>
            </w:r>
          </w:p>
          <w:p w:rsidR="006D317B" w:rsidRDefault="006D317B">
            <w:pPr>
              <w:pStyle w:val="Tableau"/>
              <w:spacing w:before="0" w:after="0"/>
              <w:rPr>
                <w:snapToGrid w:val="0"/>
              </w:rPr>
            </w:pPr>
            <w:r>
              <w:rPr>
                <w:snapToGrid w:val="0"/>
              </w:rPr>
              <w:t>What is the peak to average power ratio after base-band filtering (dB)?</w:t>
            </w:r>
          </w:p>
          <w:p w:rsidR="006D317B" w:rsidRDefault="006D317B">
            <w:pPr>
              <w:pStyle w:val="Tableau"/>
              <w:spacing w:before="0" w:after="0"/>
              <w:rPr>
                <w:snapToGrid w:val="0"/>
              </w:rPr>
            </w:pPr>
            <w:r>
              <w:rPr>
                <w:b/>
                <w:snapToGrid w:val="0"/>
              </w:rPr>
              <w:t xml:space="preserve">Answer: </w:t>
            </w:r>
            <w:r>
              <w:rPr>
                <w:snapToGrid w:val="0"/>
              </w:rPr>
              <w:t>Modulation is QPSK.</w:t>
            </w:r>
          </w:p>
          <w:p w:rsidR="006D317B" w:rsidRDefault="006D317B">
            <w:pPr>
              <w:pStyle w:val="Tableau"/>
              <w:spacing w:before="0" w:after="0"/>
              <w:rPr>
                <w:snapToGrid w:val="0"/>
              </w:rPr>
            </w:pPr>
            <w:r>
              <w:rPr>
                <w:snapToGrid w:val="0"/>
              </w:rPr>
              <w:t xml:space="preserve">For both up and downlink, square root raised cosine filtering with roll-off 0.22 is used. </w:t>
            </w:r>
          </w:p>
          <w:p w:rsidR="006D317B" w:rsidRDefault="006D317B">
            <w:pPr>
              <w:pStyle w:val="Tableau"/>
              <w:spacing w:before="0" w:after="0"/>
              <w:rPr>
                <w:snapToGrid w:val="0"/>
              </w:rPr>
            </w:pPr>
            <w:r>
              <w:rPr>
                <w:snapToGrid w:val="0"/>
              </w:rPr>
              <w:t>See System description for further details.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A1.2.12</w:t>
            </w:r>
          </w:p>
        </w:tc>
        <w:tc>
          <w:tcPr>
            <w:tcW w:w="8008" w:type="dxa"/>
          </w:tcPr>
          <w:p w:rsidR="006D317B" w:rsidRDefault="006D317B">
            <w:pPr>
              <w:pStyle w:val="Tableau"/>
              <w:spacing w:before="0" w:after="0"/>
              <w:rPr>
                <w:snapToGrid w:val="0"/>
              </w:rPr>
            </w:pPr>
            <w:r>
              <w:rPr>
                <w:snapToGrid w:val="0"/>
              </w:rPr>
              <w:t>What is the channel coding (error handling) rate and form for both the forward and reverse links? E.g., does the RTT adopt:</w:t>
            </w:r>
          </w:p>
          <w:p w:rsidR="006D317B" w:rsidRDefault="006D317B">
            <w:pPr>
              <w:pStyle w:val="Tableau"/>
              <w:spacing w:before="0" w:after="0"/>
              <w:rPr>
                <w:snapToGrid w:val="0"/>
              </w:rPr>
            </w:pPr>
            <w:r>
              <w:rPr>
                <w:snapToGrid w:val="0"/>
              </w:rPr>
              <w:t>– FEC or other schemes?</w:t>
            </w:r>
          </w:p>
          <w:p w:rsidR="006D317B" w:rsidRDefault="006D317B">
            <w:pPr>
              <w:pStyle w:val="Tableau"/>
              <w:spacing w:before="0" w:after="0"/>
              <w:rPr>
                <w:snapToGrid w:val="0"/>
              </w:rPr>
            </w:pPr>
            <w:r>
              <w:rPr>
                <w:snapToGrid w:val="0"/>
              </w:rPr>
              <w:t>– Unequal error protection? Provide details.</w:t>
            </w:r>
          </w:p>
          <w:p w:rsidR="006D317B" w:rsidRDefault="006D317B">
            <w:pPr>
              <w:pStyle w:val="Tableau"/>
              <w:spacing w:before="0" w:after="0"/>
              <w:rPr>
                <w:snapToGrid w:val="0"/>
              </w:rPr>
            </w:pPr>
            <w:r>
              <w:rPr>
                <w:snapToGrid w:val="0"/>
              </w:rPr>
              <w:t>– Soft decision decoding or hard decision decoding? Provide details.</w:t>
            </w:r>
          </w:p>
          <w:p w:rsidR="006D317B" w:rsidRDefault="006D317B">
            <w:pPr>
              <w:pStyle w:val="Tableau"/>
              <w:spacing w:before="0" w:after="0"/>
              <w:rPr>
                <w:snapToGrid w:val="0"/>
              </w:rPr>
            </w:pPr>
            <w:r>
              <w:rPr>
                <w:snapToGrid w:val="0"/>
              </w:rPr>
              <w:t>– Iterative decoding (e.g. turbo codes)? Provide details.</w:t>
            </w:r>
          </w:p>
          <w:p w:rsidR="006D317B" w:rsidRDefault="006D317B">
            <w:pPr>
              <w:pStyle w:val="Tableau"/>
              <w:spacing w:before="0" w:after="0"/>
              <w:rPr>
                <w:snapToGrid w:val="0"/>
              </w:rPr>
            </w:pPr>
            <w:r>
              <w:rPr>
                <w:snapToGrid w:val="0"/>
              </w:rPr>
              <w:t>– Other schemes?</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Different classes of bearer services are supported.</w:t>
            </w:r>
          </w:p>
          <w:p w:rsidR="006D317B" w:rsidRDefault="006D317B">
            <w:pPr>
              <w:pStyle w:val="Tableau"/>
              <w:spacing w:before="0" w:after="0"/>
              <w:rPr>
                <w:snapToGrid w:val="0"/>
              </w:rPr>
            </w:pPr>
            <w:r>
              <w:rPr>
                <w:snapToGrid w:val="0"/>
              </w:rPr>
              <w:t xml:space="preserve">Depending on the quality bearer services : convolutional code with rate ½ or </w:t>
            </w:r>
            <w:r>
              <w:rPr>
                <w:snapToGrid w:val="0"/>
              </w:rPr>
              <w:sym w:font="Bookshelf Symbol 4" w:char="F0AF"/>
            </w:r>
            <w:r>
              <w:rPr>
                <w:snapToGrid w:val="0"/>
              </w:rPr>
              <w:t xml:space="preserve">, k=9, Rate </w:t>
            </w:r>
            <w:r>
              <w:rPr>
                <w:snapToGrid w:val="0"/>
              </w:rPr>
              <w:sym w:font="Bookshelf Symbol 4" w:char="F0AF"/>
            </w:r>
            <w:r>
              <w:rPr>
                <w:snapToGrid w:val="0"/>
              </w:rPr>
              <w:t xml:space="preserve"> Turbo codes, or no FEC coding (in that case, error handling is directly provided by the application).</w:t>
            </w:r>
          </w:p>
          <w:p w:rsidR="006D317B" w:rsidRDefault="006D317B">
            <w:pPr>
              <w:pStyle w:val="Tableau"/>
              <w:spacing w:before="0" w:after="0"/>
              <w:rPr>
                <w:snapToGrid w:val="0"/>
              </w:rPr>
            </w:pPr>
            <w:r>
              <w:rPr>
                <w:snapToGrid w:val="0"/>
              </w:rPr>
              <w:t>Puncturing or unequal bit repetition is exploited to adapt the bearer service rate to the channel rate (rate matching feature).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A1.2.13</w:t>
            </w:r>
          </w:p>
        </w:tc>
        <w:tc>
          <w:tcPr>
            <w:tcW w:w="8008" w:type="dxa"/>
          </w:tcPr>
          <w:p w:rsidR="006D317B" w:rsidRDefault="006D317B">
            <w:pPr>
              <w:pStyle w:val="Tableau"/>
              <w:spacing w:before="0" w:after="0"/>
              <w:rPr>
                <w:snapToGrid w:val="0"/>
              </w:rPr>
            </w:pPr>
            <w:r>
              <w:rPr>
                <w:snapToGrid w:val="0"/>
              </w:rPr>
              <w:t>What is the bit interleaving scheme ? Provide detailed description for both uplink and downlink.</w:t>
            </w:r>
          </w:p>
          <w:p w:rsidR="006D317B" w:rsidRDefault="006D317B">
            <w:pPr>
              <w:pStyle w:val="Tableau"/>
              <w:spacing w:before="0" w:after="0"/>
              <w:rPr>
                <w:snapToGrid w:val="0"/>
              </w:rPr>
            </w:pPr>
            <w:r>
              <w:rPr>
                <w:b/>
                <w:snapToGrid w:val="0"/>
              </w:rPr>
              <w:t>Answer:</w:t>
            </w:r>
            <w:r>
              <w:rPr>
                <w:snapToGrid w:val="0"/>
              </w:rPr>
              <w:t xml:space="preserve"> Default bit interleaving work perform block interleaving on a single signal frame (10 ms)</w:t>
            </w:r>
          </w:p>
          <w:p w:rsidR="006D317B" w:rsidRDefault="006D317B">
            <w:pPr>
              <w:pStyle w:val="Tableau"/>
              <w:spacing w:before="0" w:after="0"/>
              <w:rPr>
                <w:snapToGrid w:val="0"/>
              </w:rPr>
            </w:pPr>
            <w:r>
              <w:rPr>
                <w:snapToGrid w:val="0"/>
              </w:rPr>
              <w:t>1</w:t>
            </w:r>
            <w:r>
              <w:rPr>
                <w:snapToGrid w:val="0"/>
                <w:vertAlign w:val="superscript"/>
              </w:rPr>
              <w:t>st</w:t>
            </w:r>
            <w:r>
              <w:rPr>
                <w:snapToGrid w:val="0"/>
              </w:rPr>
              <w:t xml:space="preserve"> interleaving : on FEC blocks (inter frames interleaving) – depth : 20,40 or 80 ms.</w:t>
            </w:r>
          </w:p>
          <w:p w:rsidR="006D317B" w:rsidRDefault="006D317B">
            <w:pPr>
              <w:pStyle w:val="Tableau"/>
              <w:spacing w:before="0" w:after="0"/>
              <w:rPr>
                <w:snapToGrid w:val="0"/>
              </w:rPr>
            </w:pPr>
            <w:r>
              <w:rPr>
                <w:snapToGrid w:val="0"/>
              </w:rPr>
              <w:t>2</w:t>
            </w:r>
            <w:r>
              <w:rPr>
                <w:snapToGrid w:val="0"/>
                <w:vertAlign w:val="superscript"/>
              </w:rPr>
              <w:t>nd</w:t>
            </w:r>
            <w:r>
              <w:rPr>
                <w:snapToGrid w:val="0"/>
              </w:rPr>
              <w:t xml:space="preserve"> interleaving : on 10 ms frame (intra frame interleaving = bit interleaving).</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A1.2.14</w:t>
            </w:r>
          </w:p>
        </w:tc>
        <w:tc>
          <w:tcPr>
            <w:tcW w:w="8008" w:type="dxa"/>
          </w:tcPr>
          <w:p w:rsidR="006D317B" w:rsidRDefault="006D317B">
            <w:pPr>
              <w:pStyle w:val="Tableau"/>
              <w:spacing w:before="0" w:after="0"/>
              <w:rPr>
                <w:snapToGrid w:val="0"/>
              </w:rPr>
            </w:pPr>
            <w:r>
              <w:rPr>
                <w:snapToGrid w:val="0"/>
              </w:rPr>
              <w:t>Describe the approach taken for the receivers (MS and BS) to cope with multi-path propagation effects (e.g. via equaliser, Rake receiver, etc.).</w:t>
            </w:r>
          </w:p>
          <w:p w:rsidR="006D317B" w:rsidRDefault="006D317B">
            <w:pPr>
              <w:pStyle w:val="Tableau"/>
              <w:spacing w:before="0" w:after="0"/>
              <w:rPr>
                <w:snapToGrid w:val="0"/>
              </w:rPr>
            </w:pPr>
            <w:r>
              <w:rPr>
                <w:b/>
                <w:snapToGrid w:val="0"/>
              </w:rPr>
              <w:t xml:space="preserve">Answer: </w:t>
            </w:r>
            <w:r>
              <w:rPr>
                <w:snapToGrid w:val="0"/>
              </w:rPr>
              <w:t>The UE and the LES station will both utilise RAKE receivers. Usefulness of RAKE receiver in the satellite environment lies in the possibility to implement soft /softer handover as well as in the capability to exploit satellite diversity to improve the system power efficiency by decreasing the required link margins for a given service outage probability. Multi-path effects play a relatively minor role in the satellite environment.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A1.2.14.1</w:t>
            </w:r>
          </w:p>
          <w:p w:rsidR="006D317B" w:rsidRDefault="006D317B">
            <w:pPr>
              <w:pStyle w:val="Tableau"/>
              <w:spacing w:before="0" w:after="0"/>
              <w:rPr>
                <w:snapToGrid w:val="0"/>
              </w:rPr>
            </w:pPr>
          </w:p>
        </w:tc>
        <w:tc>
          <w:tcPr>
            <w:tcW w:w="8008" w:type="dxa"/>
          </w:tcPr>
          <w:p w:rsidR="006D317B" w:rsidRDefault="006D317B">
            <w:pPr>
              <w:pStyle w:val="Tableau"/>
              <w:spacing w:before="0" w:after="0"/>
              <w:rPr>
                <w:snapToGrid w:val="0"/>
              </w:rPr>
            </w:pPr>
            <w:r>
              <w:rPr>
                <w:snapToGrid w:val="0"/>
              </w:rPr>
              <w:t>Describe the robustness to inter-symbol interference and the specific delay spread profiles that are best or worst for the proposal.</w:t>
            </w:r>
          </w:p>
          <w:p w:rsidR="006D317B" w:rsidRDefault="006D317B">
            <w:pPr>
              <w:pStyle w:val="Tableau"/>
              <w:spacing w:before="0" w:after="0"/>
              <w:rPr>
                <w:snapToGrid w:val="0"/>
                <w:highlight w:val="yellow"/>
              </w:rPr>
            </w:pPr>
            <w:r>
              <w:rPr>
                <w:b/>
                <w:snapToGrid w:val="0"/>
              </w:rPr>
              <w:t xml:space="preserve">Answer: </w:t>
            </w:r>
            <w:r>
              <w:rPr>
                <w:snapToGrid w:val="0"/>
              </w:rPr>
              <w:t>Inter-symbol interference plays a minor role in the performance of the proposed RTT being</w:t>
            </w:r>
          </w:p>
          <w:p w:rsidR="006D317B" w:rsidRDefault="006D317B">
            <w:pPr>
              <w:pStyle w:val="Tableau"/>
              <w:spacing w:before="0" w:after="0"/>
              <w:rPr>
                <w:snapToGrid w:val="0"/>
              </w:rPr>
            </w:pPr>
            <w:r>
              <w:rPr>
                <w:snapToGrid w:val="0"/>
              </w:rPr>
              <w:t>Significantly attenuated by the de-spreading process.</w:t>
            </w:r>
          </w:p>
          <w:p w:rsidR="006D317B" w:rsidRDefault="006D317B">
            <w:pPr>
              <w:pStyle w:val="Tableau"/>
              <w:spacing w:before="0" w:after="0"/>
              <w:rPr>
                <w:snapToGrid w:val="0"/>
              </w:rPr>
            </w:pPr>
            <w:r>
              <w:rPr>
                <w:snapToGrid w:val="0"/>
              </w:rPr>
              <w:t>The performances of the RTT is not significantly influenced by the particular wide-band channel model (channel A, B and C) proposed for the satellite component. Different paths (in channel models A, B and C) have, in fact, a too low delay spread to be separated or, if separable (in case of the 250 ns), delayed component for channel model B and C and full chip rate option, the associated amplitude appears too small to be effectively detected.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A1.2.14.2</w:t>
            </w:r>
          </w:p>
        </w:tc>
        <w:tc>
          <w:tcPr>
            <w:tcW w:w="8008" w:type="dxa"/>
          </w:tcPr>
          <w:p w:rsidR="006D317B" w:rsidRDefault="006D317B">
            <w:pPr>
              <w:pStyle w:val="Tableau"/>
              <w:spacing w:before="0" w:after="0"/>
              <w:rPr>
                <w:snapToGrid w:val="0"/>
              </w:rPr>
            </w:pPr>
            <w:r>
              <w:rPr>
                <w:snapToGrid w:val="0"/>
              </w:rPr>
              <w:t>Can rapidly changing delay spread profile be accommodated ? Describe.</w:t>
            </w:r>
          </w:p>
          <w:p w:rsidR="006D317B" w:rsidRDefault="006D317B">
            <w:pPr>
              <w:pStyle w:val="Tableau"/>
              <w:spacing w:before="0" w:after="0"/>
              <w:rPr>
                <w:snapToGrid w:val="0"/>
              </w:rPr>
            </w:pPr>
            <w:r>
              <w:rPr>
                <w:b/>
                <w:snapToGrid w:val="0"/>
              </w:rPr>
              <w:t xml:space="preserve">Answer: </w:t>
            </w:r>
            <w:r>
              <w:rPr>
                <w:snapToGrid w:val="0"/>
              </w:rPr>
              <w:t>Different paths (according to channel models A, B and C) have a too low delay spread to be separated.</w:t>
            </w:r>
          </w:p>
          <w:p w:rsidR="006D317B" w:rsidRDefault="006D317B">
            <w:pPr>
              <w:pStyle w:val="Tableau"/>
              <w:spacing w:before="0" w:after="0"/>
              <w:rPr>
                <w:snapToGrid w:val="0"/>
              </w:rPr>
            </w:pPr>
            <w:r>
              <w:rPr>
                <w:snapToGrid w:val="0"/>
              </w:rPr>
              <w:t>The satellite channel has to be considered non-dispersive with respect to the proposed RTT characteristics. The complex gain variation of the non frequency selective propagation channel can be tracked up to frequency of about 1 kHz thanks to the availability of reference symbols.</w:t>
            </w:r>
          </w:p>
          <w:p w:rsidR="006D317B" w:rsidRDefault="006D317B">
            <w:pPr>
              <w:pStyle w:val="Tableau"/>
              <w:spacing w:before="0" w:after="0"/>
              <w:rPr>
                <w:snapToGrid w:val="0"/>
              </w:rPr>
            </w:pPr>
            <w:r>
              <w:rPr>
                <w:snapToGrid w:val="0"/>
              </w:rPr>
              <w:t>Fast loop power control is not efficient enough for fast fading fighting.</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A1.2.15</w:t>
            </w:r>
          </w:p>
        </w:tc>
        <w:tc>
          <w:tcPr>
            <w:tcW w:w="8008" w:type="dxa"/>
          </w:tcPr>
          <w:p w:rsidR="006D317B" w:rsidRDefault="006D317B">
            <w:pPr>
              <w:pStyle w:val="Tableau"/>
              <w:spacing w:before="0" w:after="0"/>
              <w:rPr>
                <w:snapToGrid w:val="0"/>
              </w:rPr>
            </w:pPr>
            <w:r>
              <w:rPr>
                <w:snapToGrid w:val="0"/>
              </w:rPr>
              <w:t>What is the adjacent channel protection ratio ?</w:t>
            </w:r>
          </w:p>
          <w:p w:rsidR="006D317B" w:rsidRDefault="006D317B">
            <w:pPr>
              <w:pStyle w:val="Tableau"/>
              <w:spacing w:before="0" w:after="0"/>
              <w:rPr>
                <w:snapToGrid w:val="0"/>
              </w:rPr>
            </w:pPr>
            <w:r>
              <w:rPr>
                <w:snapToGrid w:val="0"/>
              </w:rPr>
              <w:t>NOTE 1 – In order to maintain robustness to adjacent channel interference, the RTT should have some receiver characteristics that can withstand higher power adjacent channel interference. Specify the maximum allowed relative level of adjacent RF channel power (dBc). Provide detail how this figure is assumed.</w:t>
            </w:r>
          </w:p>
          <w:p w:rsidR="006D317B" w:rsidRDefault="006D317B">
            <w:pPr>
              <w:pStyle w:val="Tableau"/>
              <w:spacing w:before="0" w:after="0"/>
              <w:rPr>
                <w:snapToGrid w:val="0"/>
              </w:rPr>
            </w:pPr>
            <w:r>
              <w:rPr>
                <w:b/>
                <w:snapToGrid w:val="0"/>
              </w:rPr>
              <w:t xml:space="preserve">Answer: </w:t>
            </w:r>
            <w:r>
              <w:rPr>
                <w:snapToGrid w:val="0"/>
              </w:rPr>
              <w:t>Adjacent Channel selectivity is 33 dB, Adjacent Channel Linkage Ratio is 45 dB.</w:t>
            </w:r>
          </w:p>
          <w:p w:rsidR="006D317B" w:rsidRDefault="006D317B">
            <w:pPr>
              <w:pStyle w:val="Tableau"/>
              <w:spacing w:before="0" w:after="0"/>
              <w:rPr>
                <w:snapToGrid w:val="0"/>
              </w:rPr>
            </w:pPr>
            <w:r>
              <w:rPr>
                <w:snapToGrid w:val="0"/>
              </w:rPr>
              <w:t>Lower values may result in a graceful degradation of performances and /or capacity. Somewhat higher protection ratios may be required in a non-uniform environment as a consequence of the band sharing between different operators utilising satellite constellation having different characteristics.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A1.2.16</w:t>
            </w:r>
          </w:p>
        </w:tc>
        <w:tc>
          <w:tcPr>
            <w:tcW w:w="8008" w:type="dxa"/>
          </w:tcPr>
          <w:p w:rsidR="006D317B" w:rsidRDefault="006D317B">
            <w:pPr>
              <w:pStyle w:val="Tableau"/>
              <w:spacing w:before="0" w:after="0"/>
              <w:rPr>
                <w:snapToGrid w:val="0"/>
              </w:rPr>
            </w:pPr>
            <w:r>
              <w:rPr>
                <w:snapToGrid w:val="0"/>
              </w:rPr>
              <w:t>Power classes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A1.2.16.1</w:t>
            </w:r>
          </w:p>
        </w:tc>
        <w:tc>
          <w:tcPr>
            <w:tcW w:w="8008" w:type="dxa"/>
          </w:tcPr>
          <w:p w:rsidR="006D317B" w:rsidRDefault="006D317B">
            <w:pPr>
              <w:pStyle w:val="Tableau"/>
              <w:spacing w:before="0" w:after="0"/>
              <w:rPr>
                <w:snapToGrid w:val="0"/>
              </w:rPr>
            </w:pPr>
            <w:r>
              <w:rPr>
                <w:i/>
                <w:snapToGrid w:val="0"/>
              </w:rPr>
              <w:t>Mobile terminal emitted powe</w:t>
            </w:r>
            <w:r>
              <w:rPr>
                <w:i/>
                <w:snapToGrid w:val="0"/>
                <w:sz w:val="12"/>
              </w:rPr>
              <w:t xml:space="preserve">r: </w:t>
            </w:r>
            <w:r>
              <w:rPr>
                <w:snapToGrid w:val="0"/>
              </w:rPr>
              <w:t xml:space="preserve">what is the radiated antenna power measured at the antenna? For terrestrial component, give (dBm). For satellite component, the mobile terminal emitted power should be given in </w:t>
            </w:r>
            <w:r>
              <w:rPr>
                <w:caps/>
                <w:snapToGrid w:val="0"/>
              </w:rPr>
              <w:t>e.i.r.p</w:t>
            </w:r>
            <w:r>
              <w:rPr>
                <w:snapToGrid w:val="0"/>
              </w:rPr>
              <w:t>. (effective isotropic radiated power) (dBm).</w:t>
            </w:r>
          </w:p>
        </w:tc>
      </w:tr>
      <w:tr w:rsidR="006D317B">
        <w:tblPrEx>
          <w:tblCellMar>
            <w:top w:w="0" w:type="dxa"/>
            <w:bottom w:w="0" w:type="dxa"/>
          </w:tblCellMar>
        </w:tblPrEx>
        <w:tc>
          <w:tcPr>
            <w:tcW w:w="1204" w:type="dxa"/>
          </w:tcPr>
          <w:p w:rsidR="006D317B" w:rsidRDefault="006D317B">
            <w:pPr>
              <w:pStyle w:val="Tableau"/>
              <w:spacing w:before="0" w:after="0"/>
              <w:rPr>
                <w:snapToGrid w:val="0"/>
                <w:highlight w:val="yellow"/>
              </w:rPr>
            </w:pPr>
            <w:r>
              <w:rPr>
                <w:snapToGrid w:val="0"/>
              </w:rPr>
              <w:t>A1.2.16.1.1</w:t>
            </w:r>
          </w:p>
        </w:tc>
        <w:tc>
          <w:tcPr>
            <w:tcW w:w="8008" w:type="dxa"/>
          </w:tcPr>
          <w:p w:rsidR="006D317B" w:rsidRDefault="006D317B">
            <w:pPr>
              <w:pStyle w:val="Tableau"/>
              <w:spacing w:before="0" w:after="0"/>
              <w:rPr>
                <w:snapToGrid w:val="0"/>
              </w:rPr>
            </w:pPr>
            <w:r>
              <w:rPr>
                <w:snapToGrid w:val="0"/>
              </w:rPr>
              <w:t>What is the maximum peak power transmitted while in active or busy state?</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 xml:space="preserve">This parameter is not part of the present proposal and will depend on the space segment characteristics. As examples, the maximum power, antenna gain and  </w:t>
            </w:r>
            <w:r>
              <w:rPr>
                <w:caps/>
                <w:snapToGrid w:val="0"/>
              </w:rPr>
              <w:t>e.i.r.p</w:t>
            </w:r>
            <w:r>
              <w:rPr>
                <w:snapToGrid w:val="0"/>
              </w:rPr>
              <w:t>. that is envisaged for the different terminal classes are shown below.</w:t>
            </w:r>
          </w:p>
          <w:p w:rsidR="006D317B" w:rsidRDefault="006D317B">
            <w:pPr>
              <w:pStyle w:val="Tableau"/>
              <w:spacing w:before="0" w:after="0"/>
              <w:rPr>
                <w:snapToGrid w:val="0"/>
              </w:rPr>
            </w:pPr>
            <w:r>
              <w:rPr>
                <w:snapToGrid w:val="0"/>
                <w:u w:val="single"/>
              </w:rPr>
              <w:t xml:space="preserve">Maximum </w:t>
            </w:r>
            <w:r>
              <w:rPr>
                <w:caps/>
                <w:snapToGrid w:val="0"/>
                <w:u w:val="single"/>
              </w:rPr>
              <w:t>e.i.r.p</w:t>
            </w:r>
            <w:r>
              <w:rPr>
                <w:caps/>
                <w:snapToGrid w:val="0"/>
              </w:rPr>
              <w:t xml:space="preserve"> </w:t>
            </w:r>
            <w:r>
              <w:rPr>
                <w:snapToGrid w:val="0"/>
              </w:rPr>
              <w:t>:</w:t>
            </w:r>
          </w:p>
          <w:p w:rsidR="006D317B" w:rsidRDefault="006D317B">
            <w:pPr>
              <w:pStyle w:val="Tableau"/>
              <w:spacing w:before="0" w:after="0"/>
              <w:rPr>
                <w:snapToGrid w:val="0"/>
              </w:rPr>
            </w:pPr>
            <w:r>
              <w:rPr>
                <w:snapToGrid w:val="0"/>
              </w:rPr>
              <w:t>Hand-held terminals : 23.9 dBm (250 mW) + 0 dBi = -6 dBW</w:t>
            </w:r>
          </w:p>
          <w:p w:rsidR="006D317B" w:rsidRDefault="006D317B">
            <w:pPr>
              <w:pStyle w:val="Tableau"/>
              <w:spacing w:before="0" w:after="0"/>
              <w:rPr>
                <w:snapToGrid w:val="0"/>
              </w:rPr>
            </w:pPr>
            <w:r>
              <w:rPr>
                <w:snapToGrid w:val="0"/>
              </w:rPr>
              <w:t>Portable terminals : 33 dBm (2 W) + 2 dBi = 5 dBW</w:t>
            </w:r>
          </w:p>
          <w:p w:rsidR="006D317B" w:rsidRDefault="006D317B">
            <w:pPr>
              <w:pStyle w:val="Tableau"/>
              <w:spacing w:before="0" w:after="0"/>
              <w:rPr>
                <w:snapToGrid w:val="0"/>
              </w:rPr>
            </w:pPr>
            <w:r>
              <w:rPr>
                <w:snapToGrid w:val="0"/>
              </w:rPr>
              <w:t>Vehicular terminals : 39 dBm (8 W) + 4 dBi = 13 dBW</w:t>
            </w:r>
          </w:p>
          <w:p w:rsidR="006D317B" w:rsidRDefault="006D317B">
            <w:pPr>
              <w:pStyle w:val="Tableau"/>
              <w:spacing w:before="0" w:after="0"/>
              <w:rPr>
                <w:i/>
                <w:snapToGrid w:val="0"/>
              </w:rPr>
            </w:pPr>
            <w:r>
              <w:rPr>
                <w:snapToGrid w:val="0"/>
              </w:rPr>
              <w:t xml:space="preserve">Transportable terminals : 33 dBm (2 W) + 14 dBi </w:t>
            </w:r>
            <w:r>
              <w:rPr>
                <w:rStyle w:val="CommentReference"/>
                <w:vanish/>
              </w:rPr>
              <w:t xml:space="preserve"> </w:t>
            </w:r>
            <w:r>
              <w:rPr>
                <w:rStyle w:val="CommentReference"/>
              </w:rPr>
              <w:t xml:space="preserve">= </w:t>
            </w:r>
            <w:r>
              <w:rPr>
                <w:snapToGrid w:val="0"/>
              </w:rPr>
              <w:t>17 dBW</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A1.2.16.1.2</w:t>
            </w:r>
          </w:p>
        </w:tc>
        <w:tc>
          <w:tcPr>
            <w:tcW w:w="8008" w:type="dxa"/>
          </w:tcPr>
          <w:p w:rsidR="006D317B" w:rsidRDefault="006D317B">
            <w:pPr>
              <w:pStyle w:val="Tableau"/>
              <w:spacing w:before="0" w:after="0"/>
              <w:rPr>
                <w:snapToGrid w:val="0"/>
              </w:rPr>
            </w:pPr>
            <w:r>
              <w:rPr>
                <w:snapToGrid w:val="0"/>
              </w:rPr>
              <w:t>What is the time average power transmitted while in active or busy state ? Provide detailed explanation used to calculate this time average power.</w:t>
            </w:r>
          </w:p>
          <w:p w:rsidR="006D317B" w:rsidRDefault="006D317B">
            <w:pPr>
              <w:pStyle w:val="Tableau"/>
              <w:spacing w:before="0" w:after="0"/>
              <w:rPr>
                <w:snapToGrid w:val="0"/>
              </w:rPr>
            </w:pPr>
            <w:r>
              <w:rPr>
                <w:b/>
                <w:snapToGrid w:val="0"/>
              </w:rPr>
              <w:t xml:space="preserve">Answer: </w:t>
            </w:r>
            <w:r>
              <w:rPr>
                <w:snapToGrid w:val="0"/>
              </w:rPr>
              <w:t>Transmission in the active state is continuous. Values quoted at the previous point only apply as far as the maximum transmitted power is concerned. Average power is not constrained by this RTT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A1.2.17</w:t>
            </w:r>
          </w:p>
        </w:tc>
        <w:tc>
          <w:tcPr>
            <w:tcW w:w="8008" w:type="dxa"/>
          </w:tcPr>
          <w:p w:rsidR="006D317B" w:rsidRDefault="006D317B">
            <w:pPr>
              <w:pStyle w:val="Tableau"/>
              <w:spacing w:before="0" w:after="0"/>
              <w:rPr>
                <w:snapToGrid w:val="0"/>
              </w:rPr>
            </w:pPr>
            <w:r>
              <w:rPr>
                <w:snapToGrid w:val="0"/>
              </w:rPr>
              <w:t>What is the maximum number of voice channels available per RF channel that can be supported at one BS with 1 RF channel (TDD systems) or 1 duplex RF channel pair (FDD systems), while still meeting ITU-T Recommendation G.726 performance requirements?</w:t>
            </w:r>
          </w:p>
          <w:p w:rsidR="006D317B" w:rsidRDefault="006D317B">
            <w:pPr>
              <w:pStyle w:val="Tableau"/>
              <w:spacing w:before="0" w:after="0"/>
              <w:rPr>
                <w:snapToGrid w:val="0"/>
              </w:rPr>
            </w:pPr>
            <w:r>
              <w:rPr>
                <w:b/>
                <w:snapToGrid w:val="0"/>
              </w:rPr>
              <w:t xml:space="preserve">Answer: </w:t>
            </w:r>
            <w:r>
              <w:rPr>
                <w:snapToGrid w:val="0"/>
              </w:rPr>
              <w:t>Up to 256 orthogonal codes are available for each downlink scrambling code, per sub-beam. Reserving three codes for the CCPCHs and the acquisition aid pilot, up to a maximum of 253 channels is available per sub-beam, plus 256 channelisation code per secondary scrambling code. See system description for detailed capacity evaluation.</w:t>
            </w:r>
          </w:p>
          <w:p w:rsidR="006D317B" w:rsidRDefault="006D317B">
            <w:pPr>
              <w:pStyle w:val="Tableau"/>
              <w:spacing w:before="0" w:after="0"/>
              <w:rPr>
                <w:snapToGrid w:val="0"/>
              </w:rPr>
            </w:pPr>
            <w:r>
              <w:rPr>
                <w:snapToGrid w:val="0"/>
              </w:rPr>
              <w:t>Note : A sub-beam is here defined as a single RF frequency channel associated to a single satellite spot, i.e. it is the intersection of a satellite spot beam and an RF channel.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A1.2.18</w:t>
            </w:r>
          </w:p>
        </w:tc>
        <w:tc>
          <w:tcPr>
            <w:tcW w:w="8008" w:type="dxa"/>
          </w:tcPr>
          <w:p w:rsidR="006D317B" w:rsidRDefault="006D317B">
            <w:pPr>
              <w:pStyle w:val="Tableau"/>
              <w:spacing w:before="0" w:after="0"/>
              <w:rPr>
                <w:snapToGrid w:val="0"/>
              </w:rPr>
            </w:pPr>
            <w:r>
              <w:rPr>
                <w:i/>
                <w:snapToGrid w:val="0"/>
              </w:rPr>
              <w:t xml:space="preserve">Variable bit rate capabilities </w:t>
            </w:r>
            <w:r>
              <w:rPr>
                <w:snapToGrid w:val="0"/>
                <w:sz w:val="12"/>
              </w:rPr>
              <w:t xml:space="preserve"> </w:t>
            </w:r>
            <w:r>
              <w:rPr>
                <w:snapToGrid w:val="0"/>
              </w:rPr>
              <w:t>: describe the ways the proposal is able to handle variable baseband transmission rates. For example, does the RTT use :</w:t>
            </w:r>
          </w:p>
          <w:p w:rsidR="006D317B" w:rsidRDefault="006D317B">
            <w:pPr>
              <w:pStyle w:val="Tableau"/>
              <w:spacing w:before="0" w:after="0"/>
              <w:rPr>
                <w:snapToGrid w:val="0"/>
              </w:rPr>
            </w:pPr>
            <w:r>
              <w:rPr>
                <w:snapToGrid w:val="0"/>
              </w:rPr>
              <w:t>– adaptive source and channel coding as a function of RF signal quality?</w:t>
            </w:r>
          </w:p>
          <w:p w:rsidR="006D317B" w:rsidRDefault="006D317B">
            <w:pPr>
              <w:pStyle w:val="Tableau"/>
              <w:spacing w:before="0" w:after="0"/>
              <w:rPr>
                <w:snapToGrid w:val="0"/>
              </w:rPr>
            </w:pPr>
            <w:r>
              <w:rPr>
                <w:snapToGrid w:val="0"/>
              </w:rPr>
              <w:t>– Variable data rate as a function of user application?</w:t>
            </w:r>
          </w:p>
          <w:p w:rsidR="006D317B" w:rsidRDefault="006D317B">
            <w:pPr>
              <w:pStyle w:val="Tableau"/>
              <w:spacing w:before="0" w:after="0"/>
              <w:rPr>
                <w:snapToGrid w:val="0"/>
              </w:rPr>
            </w:pPr>
            <w:r>
              <w:rPr>
                <w:snapToGrid w:val="0"/>
              </w:rPr>
              <w:t>– Variable voice/data channel utilisation as a function of traffic mix requirements?</w:t>
            </w:r>
          </w:p>
          <w:p w:rsidR="006D317B" w:rsidRDefault="006D317B">
            <w:pPr>
              <w:pStyle w:val="Tableau"/>
              <w:spacing w:before="0" w:after="0"/>
              <w:rPr>
                <w:snapToGrid w:val="0"/>
              </w:rPr>
            </w:pPr>
            <w:r>
              <w:rPr>
                <w:snapToGrid w:val="0"/>
              </w:rPr>
              <w:t>Characterise how the bit rate modification is performed. In addition, what are the advantages of your system proposal associated with variable bit rate capabilities?</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b/>
                <w:snapToGrid w:val="0"/>
              </w:rPr>
            </w:pPr>
            <w:r>
              <w:rPr>
                <w:snapToGrid w:val="0"/>
              </w:rPr>
              <w:t>Source coding is not part of this RTT.</w:t>
            </w:r>
          </w:p>
          <w:p w:rsidR="006D317B" w:rsidRDefault="006D317B">
            <w:pPr>
              <w:pStyle w:val="Tableau"/>
              <w:spacing w:before="0" w:after="0"/>
              <w:rPr>
                <w:snapToGrid w:val="0"/>
              </w:rPr>
            </w:pPr>
            <w:r>
              <w:rPr>
                <w:b/>
                <w:snapToGrid w:val="0"/>
              </w:rPr>
              <w:t xml:space="preserve">- </w:t>
            </w:r>
            <w:r>
              <w:rPr>
                <w:snapToGrid w:val="0"/>
              </w:rPr>
              <w:t>For speech, Adaptive Multi-Rate (AMR) technique can be used every 20 ms speech frame to adapt air interface loading and speech connections quality.</w:t>
            </w:r>
          </w:p>
          <w:p w:rsidR="006D317B" w:rsidRDefault="006D317B">
            <w:pPr>
              <w:pStyle w:val="Tableau"/>
              <w:spacing w:before="0" w:after="0"/>
              <w:rPr>
                <w:snapToGrid w:val="0"/>
              </w:rPr>
            </w:pPr>
            <w:r>
              <w:rPr>
                <w:b/>
                <w:snapToGrid w:val="0"/>
              </w:rPr>
              <w:t>-</w:t>
            </w:r>
            <w:r>
              <w:rPr>
                <w:snapToGrid w:val="0"/>
              </w:rPr>
              <w:t xml:space="preserve"> Different frame format and data rates can be specified via the Transport Format Control Indicator (TFCI) associated to each transmitted data frame. Different channel coding parameters can also be associated to the different frame formats (see System Description). However, variation of the frame format and data rate has to be managed at higher protocol layer (MAC layer) than the physical layer.</w:t>
            </w:r>
          </w:p>
          <w:p w:rsidR="006D317B" w:rsidRDefault="006D317B">
            <w:pPr>
              <w:pStyle w:val="Tableau"/>
              <w:spacing w:before="0" w:after="0"/>
              <w:rPr>
                <w:snapToGrid w:val="0"/>
              </w:rPr>
            </w:pPr>
            <w:r>
              <w:rPr>
                <w:b/>
                <w:snapToGrid w:val="0"/>
              </w:rPr>
              <w:t xml:space="preserve">- </w:t>
            </w:r>
            <w:r>
              <w:rPr>
                <w:snapToGrid w:val="0"/>
              </w:rPr>
              <w:t>Orthogonal Variable Spreading Factor (OVSF) codes are used to adapt the channel bit rate to the user requirements. Moreover, data rate can change on a frame by frame basis without any specific rate negotiation between the two communication entities thanks to a Transport Format Combination Indicator (TFCI) associated to each channel or thanks to Blink Detection.</w:t>
            </w:r>
          </w:p>
          <w:p w:rsidR="006D317B" w:rsidRDefault="006D317B">
            <w:pPr>
              <w:pStyle w:val="Tableau"/>
              <w:spacing w:before="0" w:after="0"/>
              <w:rPr>
                <w:snapToGrid w:val="0"/>
              </w:rPr>
            </w:pPr>
            <w:r>
              <w:rPr>
                <w:b/>
                <w:snapToGrid w:val="0"/>
              </w:rPr>
              <w:t xml:space="preserve">- </w:t>
            </w:r>
            <w:r>
              <w:rPr>
                <w:snapToGrid w:val="0"/>
              </w:rPr>
              <w:t>Multiple spreading codes can be assigned for user information bit rates exceeding 384 Kbit/s.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A1.2.18.1</w:t>
            </w:r>
          </w:p>
        </w:tc>
        <w:tc>
          <w:tcPr>
            <w:tcW w:w="8008" w:type="dxa"/>
          </w:tcPr>
          <w:p w:rsidR="006D317B" w:rsidRDefault="006D317B">
            <w:pPr>
              <w:pStyle w:val="Tableau"/>
              <w:spacing w:before="0" w:after="0"/>
              <w:rPr>
                <w:snapToGrid w:val="0"/>
              </w:rPr>
            </w:pPr>
            <w:r>
              <w:rPr>
                <w:snapToGrid w:val="0"/>
              </w:rPr>
              <w:t>What are the user information bit rates in each variable bit rate mode ?</w:t>
            </w:r>
          </w:p>
          <w:p w:rsidR="006D317B" w:rsidRDefault="006D317B">
            <w:pPr>
              <w:pStyle w:val="Tableau"/>
              <w:spacing w:before="0" w:after="0"/>
              <w:rPr>
                <w:i/>
                <w:snapToGrid w:val="0"/>
              </w:rPr>
            </w:pPr>
            <w:r>
              <w:rPr>
                <w:b/>
                <w:snapToGrid w:val="0"/>
              </w:rPr>
              <w:t>Answer:</w:t>
            </w:r>
            <w:r>
              <w:rPr>
                <w:snapToGrid w:val="0"/>
              </w:rPr>
              <w:t xml:space="preserve"> See system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A1.2.19</w:t>
            </w:r>
          </w:p>
        </w:tc>
        <w:tc>
          <w:tcPr>
            <w:tcW w:w="8008" w:type="dxa"/>
          </w:tcPr>
          <w:p w:rsidR="006D317B" w:rsidRDefault="006D317B">
            <w:pPr>
              <w:pStyle w:val="Tableau"/>
              <w:spacing w:before="0" w:after="0"/>
              <w:rPr>
                <w:snapToGrid w:val="0"/>
              </w:rPr>
            </w:pPr>
            <w:r>
              <w:rPr>
                <w:snapToGrid w:val="0"/>
              </w:rPr>
              <w:t>What kind of voice coding scheme or codec is assumed to be used in the proposed RTT? If the existing specific voice coding scheme or codec is to be used, give the name of it. If a special voice coding scheme or codec (e.g. those not standardised in standardisation bodies such as ITU) is indispensable for the proposed RTT, provide detail, e.g. scheme, algorithm, coding rates, coding delays and the number of stochastic code-books.</w:t>
            </w:r>
          </w:p>
          <w:p w:rsidR="006D317B" w:rsidRDefault="006D317B">
            <w:pPr>
              <w:pStyle w:val="Tableau"/>
              <w:spacing w:before="0" w:after="0"/>
              <w:rPr>
                <w:snapToGrid w:val="0"/>
              </w:rPr>
            </w:pPr>
            <w:r>
              <w:rPr>
                <w:b/>
                <w:snapToGrid w:val="0"/>
              </w:rPr>
              <w:t xml:space="preserve">Answer: </w:t>
            </w:r>
            <w:r>
              <w:rPr>
                <w:snapToGrid w:val="0"/>
              </w:rPr>
              <w:t>This RTT does not envisage any specific voice coding technique. Different voice coding techniques can be supported, including AMR.</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A1.2.19.1</w:t>
            </w:r>
          </w:p>
        </w:tc>
        <w:tc>
          <w:tcPr>
            <w:tcW w:w="8008" w:type="dxa"/>
          </w:tcPr>
          <w:p w:rsidR="006D317B" w:rsidRDefault="006D317B">
            <w:pPr>
              <w:pStyle w:val="Tableau"/>
              <w:spacing w:before="0" w:after="0"/>
              <w:rPr>
                <w:snapToGrid w:val="0"/>
              </w:rPr>
            </w:pPr>
            <w:r>
              <w:rPr>
                <w:snapToGrid w:val="0"/>
              </w:rPr>
              <w:t>Does the proposal offer multiple voice coding rate capability ? Provide detail.</w:t>
            </w:r>
          </w:p>
          <w:p w:rsidR="006D317B" w:rsidRDefault="006D317B">
            <w:pPr>
              <w:pStyle w:val="Tableau"/>
              <w:spacing w:before="0" w:after="0"/>
              <w:rPr>
                <w:snapToGrid w:val="0"/>
              </w:rPr>
            </w:pPr>
            <w:r>
              <w:rPr>
                <w:b/>
                <w:snapToGrid w:val="0"/>
              </w:rPr>
              <w:t xml:space="preserve">Answer: </w:t>
            </w:r>
            <w:r>
              <w:rPr>
                <w:snapToGrid w:val="0"/>
              </w:rPr>
              <w:t>This RTT provide multiple bit rate capability that will allow fitting multiple voice coding standards like G.729, G.723.1, GSM (full and half rate), IS-54, IS-96. Also, it will support voice activation (DTX) and AMR.</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A1.2.20</w:t>
            </w:r>
          </w:p>
        </w:tc>
        <w:tc>
          <w:tcPr>
            <w:tcW w:w="8008" w:type="dxa"/>
          </w:tcPr>
          <w:p w:rsidR="006D317B" w:rsidRDefault="006D317B">
            <w:pPr>
              <w:pStyle w:val="Tableau"/>
              <w:spacing w:before="0" w:after="0"/>
              <w:rPr>
                <w:snapToGrid w:val="0"/>
              </w:rPr>
            </w:pPr>
            <w:r>
              <w:rPr>
                <w:i/>
                <w:snapToGrid w:val="0"/>
              </w:rPr>
              <w:t>Data service</w:t>
            </w:r>
            <w:r>
              <w:rPr>
                <w:snapToGrid w:val="0"/>
                <w:sz w:val="12"/>
              </w:rPr>
              <w:t xml:space="preserve">s: </w:t>
            </w:r>
            <w:r>
              <w:rPr>
                <w:snapToGrid w:val="0"/>
              </w:rPr>
              <w:t>are there particular aspects of the proposed technologies which are applicable for the provision of circuit-switched, packet-switched or other data services like asymmetric data services? For each service class (A, B, C and D) a description of RTT services should be provided, at least in terms of bit rate, delay and BER/frame error rate (FER).</w:t>
            </w:r>
          </w:p>
          <w:p w:rsidR="006D317B" w:rsidRDefault="006D317B">
            <w:pPr>
              <w:pStyle w:val="Tableau"/>
              <w:spacing w:before="0" w:after="0"/>
              <w:rPr>
                <w:snapToGrid w:val="0"/>
              </w:rPr>
            </w:pPr>
            <w:r>
              <w:rPr>
                <w:snapToGrid w:val="0"/>
              </w:rPr>
              <w:t>NOTE 1 – See Recommendation ITU-R M.1224 for the definition of:</w:t>
            </w:r>
          </w:p>
          <w:p w:rsidR="006D317B" w:rsidRDefault="006D317B">
            <w:pPr>
              <w:pStyle w:val="Tableau"/>
              <w:spacing w:before="0" w:after="0"/>
              <w:rPr>
                <w:snapToGrid w:val="0"/>
                <w:lang w:val="fr-FR"/>
              </w:rPr>
            </w:pPr>
            <w:r>
              <w:rPr>
                <w:snapToGrid w:val="0"/>
                <w:lang w:val="fr-FR"/>
              </w:rPr>
              <w:t>– “circuit transfer mode”,</w:t>
            </w:r>
          </w:p>
          <w:p w:rsidR="006D317B" w:rsidRDefault="006D317B">
            <w:pPr>
              <w:pStyle w:val="Tableau"/>
              <w:spacing w:before="0" w:after="0"/>
              <w:rPr>
                <w:snapToGrid w:val="0"/>
              </w:rPr>
            </w:pPr>
            <w:r>
              <w:rPr>
                <w:snapToGrid w:val="0"/>
              </w:rPr>
              <w:t>– “packet transfer mode”,</w:t>
            </w:r>
          </w:p>
          <w:p w:rsidR="006D317B" w:rsidRDefault="006D317B">
            <w:pPr>
              <w:pStyle w:val="Tableau"/>
              <w:spacing w:before="0" w:after="0"/>
              <w:rPr>
                <w:snapToGrid w:val="0"/>
              </w:rPr>
            </w:pPr>
            <w:r>
              <w:rPr>
                <w:snapToGrid w:val="0"/>
              </w:rPr>
              <w:t>– “connectionless service”,</w:t>
            </w:r>
          </w:p>
          <w:p w:rsidR="006D317B" w:rsidRDefault="006D317B">
            <w:pPr>
              <w:pStyle w:val="Tableau"/>
              <w:spacing w:before="0" w:after="0"/>
              <w:rPr>
                <w:snapToGrid w:val="0"/>
              </w:rPr>
            </w:pPr>
            <w:r>
              <w:rPr>
                <w:snapToGrid w:val="0"/>
              </w:rPr>
              <w:t>and for the aid of understanding “circuit switched” and “packet switched” data services. NOTE 2 – See ITU-T Recommendation I.362 for details about the service classes A, B, C and D.</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The proposed RTT is able to provide all type of services : circuit-switched and packet switched for both the connection oriented and connectionless protocols.</w:t>
            </w:r>
          </w:p>
          <w:p w:rsidR="006D317B" w:rsidRDefault="006D317B">
            <w:pPr>
              <w:pStyle w:val="Tableau"/>
              <w:spacing w:before="0" w:after="0"/>
              <w:rPr>
                <w:snapToGrid w:val="0"/>
              </w:rPr>
            </w:pPr>
            <w:r>
              <w:rPr>
                <w:snapToGrid w:val="0"/>
              </w:rPr>
              <w:t>Bearer services with different BER and delay requirements can be set up thanks to the possibility of specifying different coding strategies and different interleaving depth.</w:t>
            </w:r>
          </w:p>
        </w:tc>
        <w:bookmarkStart w:id="807" w:name="_Hlt20563686"/>
        <w:bookmarkEnd w:id="807"/>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A1.2.20.1</w:t>
            </w:r>
          </w:p>
        </w:tc>
        <w:tc>
          <w:tcPr>
            <w:tcW w:w="8008" w:type="dxa"/>
          </w:tcPr>
          <w:p w:rsidR="006D317B" w:rsidRDefault="006D317B">
            <w:pPr>
              <w:pStyle w:val="Tableau"/>
              <w:spacing w:before="0" w:after="0"/>
              <w:rPr>
                <w:snapToGrid w:val="0"/>
              </w:rPr>
            </w:pPr>
            <w:r>
              <w:rPr>
                <w:snapToGrid w:val="0"/>
              </w:rPr>
              <w:t>For delay constrained, connection oriented (Class A).</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All bit rates in the range 2.4 to 384 Kbit/s can be provided with BER &lt;1.E-3, BLER &lt;2 E-2.</w:t>
            </w:r>
          </w:p>
          <w:p w:rsidR="006D317B" w:rsidRDefault="006D317B">
            <w:pPr>
              <w:pStyle w:val="Tableau"/>
              <w:spacing w:before="0" w:after="0"/>
              <w:rPr>
                <w:snapToGrid w:val="0"/>
              </w:rPr>
            </w:pPr>
            <w:r>
              <w:rPr>
                <w:snapToGrid w:val="0"/>
              </w:rPr>
              <w:t>Lower BER options are also available and can be negotiated at call set-up. BER of 1E-6 or lower, however, requires Turbo Codes and the associated delay is compatible only with the higher bit rates (32 Kbit/s and more).</w:t>
            </w:r>
          </w:p>
          <w:p w:rsidR="006D317B" w:rsidRDefault="006D317B">
            <w:pPr>
              <w:pStyle w:val="Tableau"/>
              <w:spacing w:before="0" w:after="0"/>
              <w:rPr>
                <w:i/>
                <w:snapToGrid w:val="0"/>
              </w:rPr>
            </w:pPr>
            <w:r>
              <w:rPr>
                <w:snapToGrid w:val="0"/>
              </w:rPr>
              <w:t>Transmission delay is strongly dependent on the satellite constellation characteristics, which is not part of this RTT.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A1.2.20.2</w:t>
            </w:r>
          </w:p>
        </w:tc>
        <w:tc>
          <w:tcPr>
            <w:tcW w:w="8008" w:type="dxa"/>
          </w:tcPr>
          <w:p w:rsidR="006D317B" w:rsidRDefault="006D317B">
            <w:pPr>
              <w:pStyle w:val="Tableau"/>
              <w:spacing w:before="0" w:after="0"/>
              <w:rPr>
                <w:snapToGrid w:val="0"/>
              </w:rPr>
            </w:pPr>
            <w:r>
              <w:rPr>
                <w:snapToGrid w:val="0"/>
              </w:rPr>
              <w:t>For delay constrained, connection oriented, variable bit rate (Class B).</w:t>
            </w:r>
          </w:p>
          <w:p w:rsidR="006D317B" w:rsidRDefault="006D317B">
            <w:pPr>
              <w:pStyle w:val="Tableau"/>
              <w:spacing w:before="0" w:after="0"/>
              <w:rPr>
                <w:snapToGrid w:val="0"/>
              </w:rPr>
            </w:pPr>
            <w:r>
              <w:rPr>
                <w:b/>
                <w:snapToGrid w:val="0"/>
              </w:rPr>
              <w:t xml:space="preserve">Answer: </w:t>
            </w:r>
            <w:r>
              <w:rPr>
                <w:snapToGrid w:val="0"/>
              </w:rPr>
              <w:t xml:space="preserve">Connection oriented, variable bit rate services are supported. In particular, very large flexibility in data rate has been introduced directly at the physical layer. </w:t>
            </w:r>
          </w:p>
          <w:p w:rsidR="006D317B" w:rsidRDefault="006D317B">
            <w:pPr>
              <w:pStyle w:val="Tableau"/>
              <w:spacing w:before="0" w:after="0"/>
              <w:rPr>
                <w:snapToGrid w:val="0"/>
              </w:rPr>
            </w:pPr>
            <w:r>
              <w:rPr>
                <w:snapToGrid w:val="0"/>
              </w:rPr>
              <w:t>BER/BLER performances and delay as in A1.2.20.1 can be achieved.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A1.2.20.3</w:t>
            </w:r>
          </w:p>
        </w:tc>
        <w:tc>
          <w:tcPr>
            <w:tcW w:w="8008" w:type="dxa"/>
          </w:tcPr>
          <w:p w:rsidR="006D317B" w:rsidRDefault="006D317B">
            <w:pPr>
              <w:pStyle w:val="Tableau"/>
              <w:spacing w:before="0" w:after="0"/>
              <w:rPr>
                <w:snapToGrid w:val="0"/>
              </w:rPr>
            </w:pPr>
            <w:r>
              <w:rPr>
                <w:snapToGrid w:val="0"/>
              </w:rPr>
              <w:t>For delay unconstrained, connection oriented (Class C).</w:t>
            </w:r>
          </w:p>
          <w:p w:rsidR="006D317B" w:rsidRDefault="006D317B">
            <w:pPr>
              <w:pStyle w:val="Tableau"/>
              <w:spacing w:before="0" w:after="0"/>
              <w:rPr>
                <w:snapToGrid w:val="0"/>
              </w:rPr>
            </w:pPr>
            <w:r>
              <w:rPr>
                <w:b/>
                <w:snapToGrid w:val="0"/>
              </w:rPr>
              <w:t xml:space="preserve">Answer: </w:t>
            </w:r>
            <w:r>
              <w:rPr>
                <w:snapToGrid w:val="0"/>
              </w:rPr>
              <w:t>As for the other service class, Quality of Service can be negotiated at call set-up. Lacking strict constraints on delay, concatenated coding schemes can be used with longer interleaving thus allowing to achieve BER lower than 1</w:t>
            </w:r>
            <w:r>
              <w:rPr>
                <w:snapToGrid w:val="0"/>
                <w:vertAlign w:val="superscript"/>
              </w:rPr>
              <w:t>E</w:t>
            </w:r>
            <w:r>
              <w:rPr>
                <w:snapToGrid w:val="0"/>
              </w:rPr>
              <w:t>-6 independently from the user data rate.</w:t>
            </w:r>
          </w:p>
        </w:tc>
      </w:tr>
      <w:tr w:rsidR="006D317B">
        <w:tblPrEx>
          <w:tblCellMar>
            <w:top w:w="0" w:type="dxa"/>
            <w:bottom w:w="0" w:type="dxa"/>
          </w:tblCellMar>
        </w:tblPrEx>
        <w:tc>
          <w:tcPr>
            <w:tcW w:w="1204" w:type="dxa"/>
          </w:tcPr>
          <w:p w:rsidR="006D317B" w:rsidRDefault="006D317B">
            <w:pPr>
              <w:pStyle w:val="Tableau"/>
              <w:spacing w:before="0" w:after="0"/>
              <w:rPr>
                <w:snapToGrid w:val="0"/>
                <w:highlight w:val="yellow"/>
              </w:rPr>
            </w:pPr>
            <w:r>
              <w:rPr>
                <w:snapToGrid w:val="0"/>
              </w:rPr>
              <w:t>A1.2.20.4</w:t>
            </w:r>
          </w:p>
        </w:tc>
        <w:tc>
          <w:tcPr>
            <w:tcW w:w="8008" w:type="dxa"/>
          </w:tcPr>
          <w:p w:rsidR="006D317B" w:rsidRDefault="006D317B">
            <w:pPr>
              <w:pStyle w:val="Tableau"/>
              <w:spacing w:before="0" w:after="0"/>
              <w:rPr>
                <w:snapToGrid w:val="0"/>
              </w:rPr>
            </w:pPr>
            <w:r>
              <w:rPr>
                <w:snapToGrid w:val="0"/>
              </w:rPr>
              <w:t>For delay unconstrained, connectionless (Class D).</w:t>
            </w:r>
          </w:p>
          <w:p w:rsidR="006D317B" w:rsidRDefault="006D317B">
            <w:pPr>
              <w:pStyle w:val="Tableau"/>
              <w:spacing w:before="0" w:after="0"/>
              <w:rPr>
                <w:snapToGrid w:val="0"/>
              </w:rPr>
            </w:pPr>
            <w:r>
              <w:rPr>
                <w:b/>
                <w:snapToGrid w:val="0"/>
              </w:rPr>
              <w:t xml:space="preserve">Answer: </w:t>
            </w:r>
            <w:r>
              <w:rPr>
                <w:snapToGrid w:val="0"/>
              </w:rPr>
              <w:t>Connectionless services mapped on Dedicated Traffic Channels (DTCH) have the same Quality of Service of delay unconstrained, connection oriented service (see A1.20.3). Connectionless services mapped on Random Traffic Channel are limited to BER higher than 1E-6. However, further service specific coding can be used to achieve the required QoS.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A1.2.21</w:t>
            </w:r>
          </w:p>
        </w:tc>
        <w:tc>
          <w:tcPr>
            <w:tcW w:w="8008" w:type="dxa"/>
          </w:tcPr>
          <w:p w:rsidR="006D317B" w:rsidRDefault="006D317B">
            <w:pPr>
              <w:pStyle w:val="Tableau"/>
              <w:spacing w:before="0" w:after="0"/>
              <w:rPr>
                <w:snapToGrid w:val="0"/>
              </w:rPr>
            </w:pPr>
            <w:r>
              <w:rPr>
                <w:snapToGrid w:val="0"/>
              </w:rPr>
              <w:t>Simultaneous voice/data services : is the proposal capable of providing multiple user services simultaneously with appropriate channel capacity assignment ?</w:t>
            </w:r>
          </w:p>
          <w:p w:rsidR="006D317B" w:rsidRDefault="006D317B">
            <w:pPr>
              <w:pStyle w:val="Tableau"/>
              <w:spacing w:before="0" w:after="0"/>
              <w:rPr>
                <w:snapToGrid w:val="0"/>
              </w:rPr>
            </w:pPr>
            <w:r>
              <w:rPr>
                <w:b/>
                <w:snapToGrid w:val="0"/>
              </w:rPr>
              <w:t xml:space="preserve">Answer: </w:t>
            </w:r>
            <w:r>
              <w:rPr>
                <w:snapToGrid w:val="0"/>
              </w:rPr>
              <w:t>Simultaneous multiple user services is supported. The different services can have independent bit rate, BER, delay, etc. and can have different transfer modes (packet/circuit-switched).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w:t>
            </w:r>
          </w:p>
        </w:tc>
        <w:tc>
          <w:tcPr>
            <w:tcW w:w="8008" w:type="dxa"/>
          </w:tcPr>
          <w:p w:rsidR="006D317B" w:rsidRDefault="006D317B">
            <w:pPr>
              <w:pStyle w:val="Tableau"/>
              <w:spacing w:before="0" w:after="0"/>
              <w:rPr>
                <w:snapToGrid w:val="0"/>
              </w:rPr>
            </w:pPr>
            <w:r>
              <w:rPr>
                <w:i/>
                <w:snapToGrid w:val="0"/>
              </w:rPr>
              <w:t>Power control characteristic</w:t>
            </w:r>
            <w:r>
              <w:rPr>
                <w:snapToGrid w:val="0"/>
                <w:sz w:val="12"/>
              </w:rPr>
              <w:t xml:space="preserve">s: </w:t>
            </w:r>
            <w:r>
              <w:rPr>
                <w:snapToGrid w:val="0"/>
              </w:rPr>
              <w:t xml:space="preserve">is a </w:t>
            </w:r>
            <w:bookmarkStart w:id="808" w:name="_Hlt19517294"/>
            <w:r>
              <w:rPr>
                <w:snapToGrid w:val="0"/>
              </w:rPr>
              <w:t>power control</w:t>
            </w:r>
            <w:bookmarkEnd w:id="808"/>
            <w:r>
              <w:rPr>
                <w:snapToGrid w:val="0"/>
              </w:rPr>
              <w:t xml:space="preserve"> scheme included in the proposal ? Characterise the impact (e.g. improvements) of supported power control schemes on system performance.</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Closed loop power control is implemented for both the forward and return link. The loop is driven in order to set the measured SIR to a target value. The target value is itself adaptively changed with an additional control loop based on BLER measurements. Due to satellite propagation delay, closed loop power control does not fight fast fading but improves slow fading correction.</w:t>
            </w:r>
          </w:p>
          <w:p w:rsidR="006D317B" w:rsidRDefault="006D317B">
            <w:pPr>
              <w:pStyle w:val="Tableau"/>
              <w:spacing w:before="0" w:after="0"/>
              <w:rPr>
                <w:snapToGrid w:val="0"/>
              </w:rPr>
            </w:pPr>
            <w:r>
              <w:rPr>
                <w:snapToGrid w:val="0"/>
              </w:rPr>
              <w:t>An open loop power control is also active for packet transmission and initial setting of power during call set-up phase.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A1.2.22.1</w:t>
            </w:r>
          </w:p>
        </w:tc>
        <w:tc>
          <w:tcPr>
            <w:tcW w:w="8008" w:type="dxa"/>
          </w:tcPr>
          <w:p w:rsidR="006D317B" w:rsidRDefault="006D317B">
            <w:pPr>
              <w:pStyle w:val="Tableau"/>
              <w:spacing w:before="0" w:after="0"/>
              <w:rPr>
                <w:snapToGrid w:val="0"/>
              </w:rPr>
            </w:pPr>
            <w:r>
              <w:rPr>
                <w:snapToGrid w:val="0"/>
              </w:rPr>
              <w:t>What is the power control step size (dB) ?</w:t>
            </w:r>
          </w:p>
          <w:p w:rsidR="006D317B" w:rsidRDefault="006D317B">
            <w:pPr>
              <w:pStyle w:val="Tableau"/>
              <w:spacing w:before="0" w:after="0"/>
              <w:rPr>
                <w:i/>
                <w:snapToGrid w:val="0"/>
              </w:rPr>
            </w:pPr>
            <w:r>
              <w:rPr>
                <w:b/>
                <w:snapToGrid w:val="0"/>
              </w:rPr>
              <w:t xml:space="preserve">Answer: </w:t>
            </w:r>
            <w:r>
              <w:rPr>
                <w:snapToGrid w:val="0"/>
              </w:rPr>
              <w:t>A multilevel power control is utilised. Step size can be chosen in the range 1 dB to 3 dB</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A1.2.22.2</w:t>
            </w:r>
          </w:p>
        </w:tc>
        <w:tc>
          <w:tcPr>
            <w:tcW w:w="8008" w:type="dxa"/>
          </w:tcPr>
          <w:p w:rsidR="006D317B" w:rsidRDefault="006D317B">
            <w:pPr>
              <w:pStyle w:val="Tableau"/>
              <w:spacing w:before="0" w:after="0"/>
              <w:rPr>
                <w:snapToGrid w:val="0"/>
              </w:rPr>
            </w:pPr>
            <w:r>
              <w:rPr>
                <w:snapToGrid w:val="0"/>
              </w:rPr>
              <w:t>What is the number of power control cycles per second?</w:t>
            </w:r>
          </w:p>
          <w:p w:rsidR="006D317B" w:rsidRDefault="006D317B">
            <w:pPr>
              <w:pStyle w:val="Tableau"/>
              <w:spacing w:before="0" w:after="0"/>
              <w:rPr>
                <w:snapToGrid w:val="0"/>
              </w:rPr>
            </w:pPr>
            <w:r>
              <w:rPr>
                <w:b/>
                <w:snapToGrid w:val="0"/>
              </w:rPr>
              <w:t xml:space="preserve">Answer: </w:t>
            </w:r>
            <w:r>
              <w:rPr>
                <w:snapToGrid w:val="0"/>
              </w:rPr>
              <w:t>There are 1500 power control cycles per second for both UL and DL.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A1.2.22.3</w:t>
            </w:r>
          </w:p>
        </w:tc>
        <w:tc>
          <w:tcPr>
            <w:tcW w:w="8008" w:type="dxa"/>
          </w:tcPr>
          <w:p w:rsidR="006D317B" w:rsidRDefault="006D317B">
            <w:pPr>
              <w:pStyle w:val="Tableau"/>
              <w:spacing w:before="0" w:after="0"/>
              <w:rPr>
                <w:snapToGrid w:val="0"/>
              </w:rPr>
            </w:pPr>
            <w:r>
              <w:rPr>
                <w:snapToGrid w:val="0"/>
              </w:rPr>
              <w:t xml:space="preserve">What is the power control dynamic range (dB) ? </w:t>
            </w:r>
          </w:p>
          <w:p w:rsidR="006D317B" w:rsidRDefault="006D317B">
            <w:pPr>
              <w:pStyle w:val="Tableau"/>
              <w:spacing w:before="0" w:after="0"/>
              <w:rPr>
                <w:snapToGrid w:val="0"/>
              </w:rPr>
            </w:pPr>
            <w:r>
              <w:rPr>
                <w:b/>
                <w:snapToGrid w:val="0"/>
              </w:rPr>
              <w:t xml:space="preserve">Answer: </w:t>
            </w:r>
            <w:r>
              <w:rPr>
                <w:snapToGrid w:val="0"/>
              </w:rPr>
              <w:t>For portable terminals, the power control dynamic range is 20 dB</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A1.2.22.4</w:t>
            </w:r>
          </w:p>
        </w:tc>
        <w:tc>
          <w:tcPr>
            <w:tcW w:w="8008" w:type="dxa"/>
          </w:tcPr>
          <w:p w:rsidR="006D317B" w:rsidRDefault="006D317B">
            <w:pPr>
              <w:pStyle w:val="Tableau"/>
              <w:spacing w:before="0" w:after="0"/>
              <w:rPr>
                <w:snapToGrid w:val="0"/>
              </w:rPr>
            </w:pPr>
            <w:r>
              <w:rPr>
                <w:snapToGrid w:val="0"/>
              </w:rPr>
              <w:t>What is the minimum transmit power level with power control?</w:t>
            </w:r>
          </w:p>
          <w:p w:rsidR="006D317B" w:rsidRDefault="006D317B">
            <w:pPr>
              <w:pStyle w:val="Tableau"/>
              <w:spacing w:before="0" w:after="0"/>
              <w:rPr>
                <w:snapToGrid w:val="0"/>
              </w:rPr>
            </w:pPr>
            <w:r>
              <w:rPr>
                <w:b/>
                <w:snapToGrid w:val="0"/>
              </w:rPr>
              <w:t xml:space="preserve">Answer: </w:t>
            </w:r>
            <w:r>
              <w:rPr>
                <w:snapToGrid w:val="0"/>
              </w:rPr>
              <w:t xml:space="preserve">It depends on the space segment characteristics that are not covered by this proposal. For a portable terminal with 33 dBm maximum transmit power and 20 dB power control dynamic range, the corresponding minimum transmit power is 13 dBm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A1.2.22.5</w:t>
            </w:r>
          </w:p>
        </w:tc>
        <w:tc>
          <w:tcPr>
            <w:tcW w:w="8008" w:type="dxa"/>
          </w:tcPr>
          <w:p w:rsidR="006D317B" w:rsidRDefault="006D317B">
            <w:pPr>
              <w:pStyle w:val="Tableau"/>
              <w:spacing w:before="0" w:after="0"/>
              <w:rPr>
                <w:snapToGrid w:val="0"/>
              </w:rPr>
            </w:pPr>
            <w:r>
              <w:rPr>
                <w:snapToGrid w:val="0"/>
              </w:rPr>
              <w:t>What is the residual power variation after power control when RTT is operating ? Provide details about the circumstances (e.g. in terms of system characteristics, environment, deployment, MS-speed, etc.) under which this residual power variation appears and which impact it has on the system performance.</w:t>
            </w:r>
          </w:p>
          <w:p w:rsidR="006D317B" w:rsidRDefault="006D317B">
            <w:pPr>
              <w:pStyle w:val="Tableau"/>
              <w:spacing w:before="0" w:after="0"/>
              <w:rPr>
                <w:snapToGrid w:val="0"/>
              </w:rPr>
            </w:pPr>
            <w:r>
              <w:rPr>
                <w:b/>
                <w:snapToGrid w:val="0"/>
              </w:rPr>
              <w:t xml:space="preserve">Answer: </w:t>
            </w:r>
            <w:r>
              <w:rPr>
                <w:snapToGrid w:val="0"/>
              </w:rPr>
              <w:t>Power control only tracks the low frequency variation of channel attenuation and compensate for the geographic (slant range and position in the beam) effects on the signal SNR. Further it is the responsibility of the power control loop to adaptively set the required SNR according to the target BLER.</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A1.2.23</w:t>
            </w:r>
          </w:p>
        </w:tc>
        <w:tc>
          <w:tcPr>
            <w:tcW w:w="8008" w:type="dxa"/>
          </w:tcPr>
          <w:p w:rsidR="006D317B" w:rsidRDefault="006D317B">
            <w:pPr>
              <w:pStyle w:val="Tableau"/>
              <w:spacing w:before="0" w:after="0"/>
              <w:rPr>
                <w:snapToGrid w:val="0"/>
              </w:rPr>
            </w:pPr>
            <w:r>
              <w:rPr>
                <w:i/>
                <w:snapToGrid w:val="0"/>
              </w:rPr>
              <w:t xml:space="preserve">Diversity combining in MS and BS </w:t>
            </w:r>
            <w:r>
              <w:rPr>
                <w:snapToGrid w:val="0"/>
              </w:rPr>
              <w:t>: are diversity combining schemes incorporated in the design of the RTT?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A1.2.23.1</w:t>
            </w:r>
          </w:p>
        </w:tc>
        <w:tc>
          <w:tcPr>
            <w:tcW w:w="8008" w:type="dxa"/>
          </w:tcPr>
          <w:p w:rsidR="006D317B" w:rsidRDefault="006D317B">
            <w:pPr>
              <w:pStyle w:val="Tableau"/>
              <w:spacing w:before="0" w:after="0"/>
              <w:rPr>
                <w:snapToGrid w:val="0"/>
              </w:rPr>
            </w:pPr>
            <w:r>
              <w:rPr>
                <w:snapToGrid w:val="0"/>
              </w:rPr>
              <w:t>Describe the diversity techniques applied in the MS and at the BS, including micro diversity and macro diversity, characterising the type of diversity used, for example:</w:t>
            </w:r>
          </w:p>
          <w:p w:rsidR="006D317B" w:rsidRDefault="006D317B">
            <w:pPr>
              <w:pStyle w:val="Tableau"/>
              <w:spacing w:before="0" w:after="0"/>
              <w:rPr>
                <w:snapToGrid w:val="0"/>
              </w:rPr>
            </w:pPr>
            <w:r>
              <w:rPr>
                <w:snapToGrid w:val="0"/>
              </w:rPr>
              <w:t>– time diversity: repetition, Rake-receiver, etc.,</w:t>
            </w:r>
          </w:p>
          <w:p w:rsidR="006D317B" w:rsidRDefault="006D317B">
            <w:pPr>
              <w:pStyle w:val="Tableau"/>
              <w:spacing w:before="0" w:after="0"/>
              <w:rPr>
                <w:snapToGrid w:val="0"/>
                <w:lang w:val="fr-FR"/>
              </w:rPr>
            </w:pPr>
            <w:r>
              <w:rPr>
                <w:snapToGrid w:val="0"/>
                <w:lang w:val="fr-FR"/>
              </w:rPr>
              <w:t>– space diversity: multiple sectors, multiple satellite, etc.,</w:t>
            </w:r>
          </w:p>
          <w:p w:rsidR="006D317B" w:rsidRDefault="006D317B">
            <w:pPr>
              <w:pStyle w:val="Tableau"/>
              <w:spacing w:before="0" w:after="0"/>
              <w:rPr>
                <w:snapToGrid w:val="0"/>
              </w:rPr>
            </w:pPr>
            <w:r>
              <w:rPr>
                <w:snapToGrid w:val="0"/>
              </w:rPr>
              <w:t>– frequency diversity: FH, wide-band transmission, etc.,</w:t>
            </w:r>
          </w:p>
          <w:p w:rsidR="006D317B" w:rsidRDefault="006D317B">
            <w:pPr>
              <w:pStyle w:val="Tableau"/>
              <w:spacing w:before="0" w:after="0"/>
              <w:rPr>
                <w:snapToGrid w:val="0"/>
                <w:lang w:val="fr-FR"/>
              </w:rPr>
            </w:pPr>
            <w:r>
              <w:rPr>
                <w:snapToGrid w:val="0"/>
                <w:lang w:val="fr-FR"/>
              </w:rPr>
              <w:t>– code diversity: multiple PN codes, multiple FH code, etc.,</w:t>
            </w:r>
          </w:p>
          <w:p w:rsidR="006D317B" w:rsidRDefault="006D317B">
            <w:pPr>
              <w:pStyle w:val="Tableau"/>
              <w:spacing w:before="0" w:after="0"/>
              <w:rPr>
                <w:snapToGrid w:val="0"/>
              </w:rPr>
            </w:pPr>
            <w:r>
              <w:rPr>
                <w:snapToGrid w:val="0"/>
              </w:rPr>
              <w:t>– other scheme.</w:t>
            </w:r>
          </w:p>
          <w:p w:rsidR="006D317B" w:rsidRDefault="006D317B">
            <w:pPr>
              <w:pStyle w:val="Tableau"/>
              <w:spacing w:before="0" w:after="0"/>
              <w:rPr>
                <w:snapToGrid w:val="0"/>
              </w:rPr>
            </w:pPr>
            <w:r>
              <w:rPr>
                <w:snapToGrid w:val="0"/>
              </w:rPr>
              <w:t>Characterise the diversity combining algorithm, for example, switch diversity, maximal ratio combining, equal gain combining. Additionally, provide supporting values for the number of receivers (or demodulators) per cell per mobile user. State the dB of performance improvement introduced by the use of diversity.</w:t>
            </w:r>
          </w:p>
          <w:p w:rsidR="006D317B" w:rsidRDefault="006D317B">
            <w:pPr>
              <w:pStyle w:val="Tableau"/>
              <w:spacing w:before="0" w:after="0"/>
              <w:rPr>
                <w:snapToGrid w:val="0"/>
              </w:rPr>
            </w:pPr>
            <w:r>
              <w:rPr>
                <w:snapToGrid w:val="0"/>
              </w:rPr>
              <w:t>For the MS: what is the minimum number of RF receivers (or demodulators) per mobile unit and what is the minimum number of antennas per mobile unit required for the purpose of diversity reception?</w:t>
            </w:r>
          </w:p>
          <w:p w:rsidR="006D317B" w:rsidRDefault="006D317B">
            <w:pPr>
              <w:pStyle w:val="Tableau"/>
              <w:spacing w:before="0" w:after="0"/>
              <w:rPr>
                <w:snapToGrid w:val="0"/>
              </w:rPr>
            </w:pPr>
            <w:r>
              <w:rPr>
                <w:snapToGrid w:val="0"/>
              </w:rPr>
              <w:t>These numbers should be consistent to that assumed in the link budget template of Annex 2 and that assumed in the calculation of the “capacity” defined at § A1.3.1.5.</w:t>
            </w:r>
          </w:p>
          <w:p w:rsidR="006D317B" w:rsidRDefault="006D317B">
            <w:pPr>
              <w:pStyle w:val="Tableau"/>
              <w:spacing w:before="0" w:after="0"/>
              <w:rPr>
                <w:snapToGrid w:val="0"/>
              </w:rPr>
            </w:pPr>
            <w:r>
              <w:rPr>
                <w:b/>
                <w:snapToGrid w:val="0"/>
              </w:rPr>
              <w:t xml:space="preserve">Answer: </w:t>
            </w:r>
            <w:r>
              <w:rPr>
                <w:snapToGrid w:val="0"/>
              </w:rPr>
              <w:t>The RTT supports space diversity and time diversity respectively through the use of multiple satellite and channel coding/interleaving.</w:t>
            </w:r>
          </w:p>
          <w:p w:rsidR="006D317B" w:rsidRDefault="006D317B">
            <w:pPr>
              <w:pStyle w:val="Tableau"/>
              <w:spacing w:before="0" w:after="0"/>
              <w:rPr>
                <w:snapToGrid w:val="0"/>
              </w:rPr>
            </w:pPr>
            <w:r>
              <w:rPr>
                <w:snapToGrid w:val="0"/>
              </w:rPr>
              <w:t>Maximal ratio combining is supported on both the forward and reverse link.</w:t>
            </w:r>
          </w:p>
          <w:p w:rsidR="006D317B" w:rsidRDefault="006D317B">
            <w:pPr>
              <w:pStyle w:val="Tableau"/>
              <w:spacing w:before="0" w:after="0"/>
              <w:rPr>
                <w:snapToGrid w:val="0"/>
              </w:rPr>
            </w:pPr>
            <w:r>
              <w:rPr>
                <w:snapToGrid w:val="0"/>
              </w:rPr>
              <w:t>Up to Six fingers can be required in the LES depending on the satellite constellation. On the reverse link, in fact, there is a clear advantage in trying to combine the UE signal travelling through all satellites in visibility and/or adjacent beams of the same satellite. The combining of the UE signal at the LES on the reverse link is transparent to the UE and no resources have to be explicitly allocated.</w:t>
            </w:r>
          </w:p>
          <w:p w:rsidR="006D317B" w:rsidRDefault="006D317B">
            <w:pPr>
              <w:pStyle w:val="Tableau"/>
              <w:spacing w:before="0" w:after="0"/>
              <w:rPr>
                <w:snapToGrid w:val="0"/>
              </w:rPr>
            </w:pPr>
            <w:r>
              <w:rPr>
                <w:snapToGrid w:val="0"/>
              </w:rPr>
              <w:t>On the forward link, satellite diversity requires the explicit transmission from the LES on the different satellites in visibility with the user. To this end, the UE has to inform the LES of the quality with which each satellite is received. The LES will then decide if to allocate additional satellites to the pool of resources used by the UE and inform the UE to add a new finger. A single MS antenna per mobile unit is foreseen.</w:t>
            </w:r>
          </w:p>
          <w:p w:rsidR="006D317B" w:rsidRDefault="006D317B">
            <w:pPr>
              <w:pStyle w:val="Tableau"/>
              <w:spacing w:before="0" w:after="0"/>
              <w:rPr>
                <w:i/>
                <w:snapToGrid w:val="0"/>
              </w:rPr>
            </w:pPr>
            <w:r>
              <w:rPr>
                <w:snapToGrid w:val="0"/>
              </w:rPr>
              <w:t xml:space="preserve">For a single GSO satellite configuration, in case of IMR deployments, a minimum of three fingers is required per UE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A1.2.23.2</w:t>
            </w:r>
          </w:p>
        </w:tc>
        <w:tc>
          <w:tcPr>
            <w:tcW w:w="8008" w:type="dxa"/>
          </w:tcPr>
          <w:p w:rsidR="006D317B" w:rsidRDefault="006D317B">
            <w:pPr>
              <w:pStyle w:val="Tableau"/>
              <w:spacing w:before="0" w:after="0"/>
              <w:rPr>
                <w:snapToGrid w:val="0"/>
              </w:rPr>
            </w:pPr>
            <w:r>
              <w:rPr>
                <w:snapToGrid w:val="0"/>
              </w:rPr>
              <w:t>What is the degree of improvement expected (dB) ? Also indicate the assumed conditions such as BLER and FER.</w:t>
            </w:r>
          </w:p>
          <w:p w:rsidR="006D317B" w:rsidRDefault="006D317B">
            <w:pPr>
              <w:pStyle w:val="Tableau"/>
              <w:spacing w:before="0" w:after="0"/>
              <w:rPr>
                <w:snapToGrid w:val="0"/>
              </w:rPr>
            </w:pPr>
            <w:r>
              <w:rPr>
                <w:b/>
                <w:snapToGrid w:val="0"/>
              </w:rPr>
              <w:t xml:space="preserve">Answer : </w:t>
            </w:r>
            <w:r>
              <w:rPr>
                <w:snapToGrid w:val="0"/>
              </w:rPr>
              <w:t>FFS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A1.2.24</w:t>
            </w:r>
          </w:p>
        </w:tc>
        <w:tc>
          <w:tcPr>
            <w:tcW w:w="8008" w:type="dxa"/>
          </w:tcPr>
          <w:p w:rsidR="006D317B" w:rsidRDefault="006D317B">
            <w:pPr>
              <w:pStyle w:val="Tableau"/>
              <w:spacing w:before="0" w:after="0"/>
              <w:rPr>
                <w:snapToGrid w:val="0"/>
              </w:rPr>
            </w:pPr>
            <w:r>
              <w:rPr>
                <w:i/>
                <w:snapToGrid w:val="0"/>
              </w:rPr>
              <w:t xml:space="preserve">Handover/automatic radio link transfer (ALT) </w:t>
            </w:r>
            <w:r>
              <w:rPr>
                <w:snapToGrid w:val="0"/>
              </w:rPr>
              <w:t>: do the radio transmission technologies support handover ?</w:t>
            </w:r>
          </w:p>
          <w:p w:rsidR="006D317B" w:rsidRDefault="006D317B">
            <w:pPr>
              <w:pStyle w:val="Tableau"/>
              <w:spacing w:before="0" w:after="0"/>
              <w:rPr>
                <w:snapToGrid w:val="0"/>
              </w:rPr>
            </w:pPr>
            <w:r>
              <w:rPr>
                <w:snapToGrid w:val="0"/>
              </w:rPr>
              <w:t xml:space="preserve">Characterise the type of handover strategy (or strategies) which may be supported, e.g. MS assisted handover. </w:t>
            </w:r>
          </w:p>
          <w:p w:rsidR="006D317B" w:rsidRDefault="006D317B">
            <w:pPr>
              <w:pStyle w:val="Tableau"/>
              <w:spacing w:before="0" w:after="0"/>
              <w:rPr>
                <w:snapToGrid w:val="0"/>
              </w:rPr>
            </w:pPr>
            <w:r>
              <w:rPr>
                <w:snapToGrid w:val="0"/>
              </w:rPr>
              <w:t>Give explanations on potential advantages, e.g. possible choice of handover algorithms. Provide evidence whenever possible.</w:t>
            </w:r>
          </w:p>
          <w:p w:rsidR="006D317B" w:rsidRDefault="006D317B">
            <w:pPr>
              <w:pStyle w:val="Tableau"/>
              <w:spacing w:before="0" w:after="0"/>
              <w:rPr>
                <w:b/>
                <w:snapToGrid w:val="0"/>
              </w:rPr>
            </w:pPr>
            <w:r>
              <w:rPr>
                <w:b/>
                <w:snapToGrid w:val="0"/>
              </w:rPr>
              <w:t>Answer :</w:t>
            </w:r>
          </w:p>
          <w:p w:rsidR="006D317B" w:rsidRDefault="006D317B">
            <w:pPr>
              <w:pStyle w:val="Tableau"/>
              <w:spacing w:before="0" w:after="0"/>
              <w:rPr>
                <w:snapToGrid w:val="0"/>
              </w:rPr>
            </w:pPr>
            <w:r>
              <w:rPr>
                <w:snapToGrid w:val="0"/>
              </w:rPr>
              <w:t>The handover strategy is Mobile Assisted Network Initiated Soft Handover (MANISH).</w:t>
            </w:r>
          </w:p>
          <w:p w:rsidR="006D317B" w:rsidRDefault="006D317B">
            <w:pPr>
              <w:pStyle w:val="Tableau"/>
              <w:spacing w:before="0" w:after="0"/>
              <w:rPr>
                <w:snapToGrid w:val="0"/>
              </w:rPr>
            </w:pPr>
            <w:r>
              <w:rPr>
                <w:snapToGrid w:val="0"/>
              </w:rPr>
              <w:t>Soft and softer handover is supported.</w:t>
            </w:r>
          </w:p>
          <w:p w:rsidR="006D317B" w:rsidRDefault="006D317B">
            <w:pPr>
              <w:pStyle w:val="Tableau"/>
              <w:spacing w:before="0" w:after="0"/>
              <w:rPr>
                <w:snapToGrid w:val="0"/>
              </w:rPr>
            </w:pPr>
            <w:r>
              <w:rPr>
                <w:snapToGrid w:val="0"/>
              </w:rPr>
              <w:t>The following handoff types are the most common in the system.</w:t>
            </w:r>
          </w:p>
          <w:p w:rsidR="006D317B" w:rsidRDefault="006D317B">
            <w:pPr>
              <w:pStyle w:val="Tableau"/>
              <w:spacing w:before="0" w:after="0"/>
              <w:rPr>
                <w:u w:val="single"/>
              </w:rPr>
            </w:pPr>
            <w:r>
              <w:rPr>
                <w:u w:val="single"/>
              </w:rPr>
              <w:t>Beam hand-off</w:t>
            </w:r>
          </w:p>
          <w:p w:rsidR="006D317B" w:rsidRDefault="006D317B">
            <w:pPr>
              <w:pStyle w:val="Tableau"/>
              <w:spacing w:before="0" w:after="0"/>
              <w:rPr>
                <w:snapToGrid w:val="0"/>
              </w:rPr>
            </w:pPr>
            <w:r>
              <w:rPr>
                <w:snapToGrid w:val="0"/>
              </w:rPr>
              <w:t>The UE always measures the level of the pilot C/(N+I) coming from adjacent beams and report such information to the LES. The LES may then decide to transmit the same channel through two different beams (soft beam hand-off) and command the UE to add a finger to demodulate the additional signal. As soon as the LES receives a confirmation that the new signal is received, it drops the old connection. There is in fact no scope to have a prolonged inter-beam soft handoff because no path diversity is actually introduced.</w:t>
            </w:r>
          </w:p>
          <w:p w:rsidR="006D317B" w:rsidRDefault="006D317B">
            <w:pPr>
              <w:pStyle w:val="Tableau"/>
              <w:spacing w:before="0" w:after="0"/>
              <w:rPr>
                <w:u w:val="single"/>
              </w:rPr>
            </w:pPr>
            <w:bookmarkStart w:id="809" w:name="_Hlt19361974"/>
            <w:bookmarkEnd w:id="809"/>
            <w:r>
              <w:rPr>
                <w:u w:val="single"/>
              </w:rPr>
              <w:t>Inter-satellite handoff</w:t>
            </w:r>
          </w:p>
          <w:p w:rsidR="006D317B" w:rsidRDefault="006D317B">
            <w:pPr>
              <w:pStyle w:val="Tableau"/>
              <w:spacing w:before="0" w:after="0"/>
              <w:rPr>
                <w:snapToGrid w:val="0"/>
              </w:rPr>
            </w:pPr>
            <w:r>
              <w:rPr>
                <w:snapToGrid w:val="0"/>
              </w:rPr>
              <w:t>The procedure is analogous to that of inter-beam hand-off. The only difference is that the UE has also to search for different satellite specific pilot scrambling codes. If a new, strong enough, pilot scrambling code is detected, the measure is reported back to the LES, which may decide to exploit satellite diversity by transmitting the same signal through different satellites.</w:t>
            </w:r>
          </w:p>
          <w:p w:rsidR="006D317B" w:rsidRDefault="006D317B">
            <w:pPr>
              <w:pStyle w:val="Tableau"/>
              <w:spacing w:before="0" w:after="0"/>
              <w:rPr>
                <w:snapToGrid w:val="0"/>
              </w:rPr>
            </w:pPr>
            <w:r>
              <w:rPr>
                <w:snapToGrid w:val="0"/>
              </w:rPr>
              <w:t>Differently from the previous case, there is now a path diversity advantage and it is useful that all strong enough diversity paths are exploited.</w:t>
            </w:r>
          </w:p>
          <w:p w:rsidR="006D317B" w:rsidRDefault="006D317B">
            <w:pPr>
              <w:pStyle w:val="Tableau"/>
              <w:spacing w:before="0" w:after="0"/>
              <w:rPr>
                <w:snapToGrid w:val="0"/>
              </w:rPr>
            </w:pPr>
            <w:r>
              <w:rPr>
                <w:snapToGrid w:val="0"/>
              </w:rPr>
              <w:t>Maximal ratio combining can then be performed (time ambiguity resolution is done through the primary CCPCHs MF synchronisation).</w:t>
            </w:r>
          </w:p>
          <w:p w:rsidR="006D317B" w:rsidRDefault="006D317B">
            <w:pPr>
              <w:pStyle w:val="Tableau"/>
              <w:spacing w:before="0" w:after="0"/>
              <w:rPr>
                <w:snapToGrid w:val="0"/>
              </w:rPr>
            </w:pPr>
            <w:r>
              <w:rPr>
                <w:snapToGrid w:val="0"/>
                <w:u w:val="single"/>
              </w:rPr>
              <w:t>Inter-frequency handoff</w:t>
            </w:r>
          </w:p>
          <w:p w:rsidR="006D317B" w:rsidRDefault="006D317B">
            <w:pPr>
              <w:pStyle w:val="Tableau"/>
              <w:spacing w:before="0" w:after="0"/>
            </w:pPr>
            <w:r>
              <w:t>Only hard inter-frequency, handoff is supported. This hand-off can be either intra-gateway or inter-gateway.</w:t>
            </w:r>
          </w:p>
          <w:p w:rsidR="006D317B" w:rsidRDefault="006D317B">
            <w:pPr>
              <w:pStyle w:val="Tableau"/>
              <w:spacing w:before="0" w:after="0"/>
              <w:rPr>
                <w:snapToGrid w:val="0"/>
              </w:rPr>
            </w:pPr>
            <w:r>
              <w:rPr>
                <w:snapToGrid w:val="0"/>
              </w:rPr>
              <w:t>Inter-frequency handoff is generally not needed. This hand-off is decided by the LES without any support by the UE (i.e. this hand-off type is not a mobile-assisted handoff).</w:t>
            </w:r>
          </w:p>
          <w:p w:rsidR="006D317B" w:rsidRDefault="006D317B">
            <w:pPr>
              <w:pStyle w:val="Tableau"/>
              <w:spacing w:before="0" w:after="0"/>
              <w:rPr>
                <w:snapToGrid w:val="0"/>
              </w:rPr>
            </w:pPr>
            <w:r>
              <w:rPr>
                <w:snapToGrid w:val="0"/>
              </w:rPr>
              <w:t>On the reverse link, the LES will instead combine all signals received from the same UE through different beams and / or satellites.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A1.2.24.1</w:t>
            </w:r>
          </w:p>
        </w:tc>
        <w:tc>
          <w:tcPr>
            <w:tcW w:w="8008" w:type="dxa"/>
          </w:tcPr>
          <w:p w:rsidR="006D317B" w:rsidRDefault="006D317B">
            <w:pPr>
              <w:pStyle w:val="Tableau"/>
              <w:spacing w:before="0" w:after="0"/>
              <w:rPr>
                <w:snapToGrid w:val="0"/>
              </w:rPr>
            </w:pPr>
            <w:r>
              <w:rPr>
                <w:snapToGrid w:val="0"/>
              </w:rPr>
              <w:t>What is the break duration (s) when a handover is executed ? In this evaluation, a detailed description of the impact of the handover on the service performance should also be given. Explain how the estimate was derived.</w:t>
            </w:r>
          </w:p>
          <w:p w:rsidR="006D317B" w:rsidRDefault="006D317B">
            <w:pPr>
              <w:pStyle w:val="Tableau"/>
              <w:spacing w:before="0" w:after="0"/>
              <w:rPr>
                <w:i/>
                <w:snapToGrid w:val="0"/>
              </w:rPr>
            </w:pPr>
            <w:r>
              <w:rPr>
                <w:b/>
                <w:snapToGrid w:val="0"/>
              </w:rPr>
              <w:t xml:space="preserve">Answer: </w:t>
            </w:r>
            <w:r>
              <w:rPr>
                <w:snapToGrid w:val="0"/>
              </w:rPr>
              <w:t>Soft handover has no break time.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A1.2.24.2</w:t>
            </w:r>
          </w:p>
        </w:tc>
        <w:tc>
          <w:tcPr>
            <w:tcW w:w="8008" w:type="dxa"/>
          </w:tcPr>
          <w:p w:rsidR="006D317B" w:rsidRDefault="006D317B">
            <w:pPr>
              <w:pStyle w:val="Tableau"/>
              <w:spacing w:before="0" w:after="0"/>
              <w:rPr>
                <w:snapToGrid w:val="0"/>
              </w:rPr>
            </w:pPr>
            <w:r>
              <w:rPr>
                <w:snapToGrid w:val="0"/>
              </w:rPr>
              <w:t>For the proposed RTT, can handover cope with rapid decrease in signal strength (e.g. street corner effect) ?</w:t>
            </w:r>
          </w:p>
          <w:p w:rsidR="006D317B" w:rsidRDefault="006D317B">
            <w:pPr>
              <w:pStyle w:val="Tableau"/>
              <w:spacing w:before="0" w:after="0"/>
              <w:rPr>
                <w:snapToGrid w:val="0"/>
              </w:rPr>
            </w:pPr>
            <w:r>
              <w:rPr>
                <w:snapToGrid w:val="0"/>
              </w:rPr>
              <w:t>Give a detailed description of:</w:t>
            </w:r>
          </w:p>
          <w:p w:rsidR="006D317B" w:rsidRDefault="006D317B">
            <w:pPr>
              <w:pStyle w:val="Tableau"/>
              <w:spacing w:before="0" w:after="0"/>
              <w:rPr>
                <w:snapToGrid w:val="0"/>
              </w:rPr>
            </w:pPr>
            <w:r>
              <w:rPr>
                <w:snapToGrid w:val="0"/>
              </w:rPr>
              <w:t>– the way the handover detected, initiated and executed,</w:t>
            </w:r>
          </w:p>
          <w:p w:rsidR="006D317B" w:rsidRDefault="006D317B">
            <w:pPr>
              <w:pStyle w:val="Tableau"/>
              <w:spacing w:before="0" w:after="0"/>
              <w:rPr>
                <w:snapToGrid w:val="0"/>
              </w:rPr>
            </w:pPr>
            <w:r>
              <w:rPr>
                <w:snapToGrid w:val="0"/>
              </w:rPr>
              <w:t>– how long each of this action lasts (minimum/maximum time (ms)),</w:t>
            </w:r>
          </w:p>
          <w:p w:rsidR="006D317B" w:rsidRDefault="006D317B">
            <w:pPr>
              <w:pStyle w:val="Tableau"/>
              <w:spacing w:before="0" w:after="0"/>
              <w:rPr>
                <w:snapToGrid w:val="0"/>
              </w:rPr>
            </w:pPr>
            <w:r>
              <w:rPr>
                <w:snapToGrid w:val="0"/>
              </w:rPr>
              <w:t>– the time-out periods for these actions.</w:t>
            </w:r>
          </w:p>
          <w:p w:rsidR="006D317B" w:rsidRDefault="006D317B">
            <w:pPr>
              <w:pStyle w:val="Tableau"/>
              <w:spacing w:before="0" w:after="0"/>
              <w:rPr>
                <w:snapToGrid w:val="0"/>
              </w:rPr>
            </w:pPr>
            <w:r>
              <w:rPr>
                <w:b/>
                <w:snapToGrid w:val="0"/>
              </w:rPr>
              <w:t xml:space="preserve">Answer: </w:t>
            </w:r>
            <w:r>
              <w:rPr>
                <w:snapToGrid w:val="0"/>
              </w:rPr>
              <w:t>Multiple satellites diversity will minimise the outage probability due to the Line of Sight (LOS) blockage (or heavy shadow).</w:t>
            </w:r>
          </w:p>
          <w:p w:rsidR="006D317B" w:rsidRDefault="006D317B">
            <w:pPr>
              <w:pStyle w:val="Tableau"/>
              <w:spacing w:before="0" w:after="0"/>
              <w:rPr>
                <w:snapToGrid w:val="0"/>
              </w:rPr>
            </w:pPr>
            <w:r>
              <w:rPr>
                <w:snapToGrid w:val="0"/>
              </w:rPr>
              <w:t>On the reverse link all visible satellites can be exploited to increase the overall link quality provided that the LES can allocate a finger for each satellite in visibility.</w:t>
            </w:r>
          </w:p>
          <w:p w:rsidR="006D317B" w:rsidRDefault="006D317B">
            <w:pPr>
              <w:pStyle w:val="Tableau"/>
              <w:spacing w:before="0" w:after="0"/>
              <w:rPr>
                <w:snapToGrid w:val="0"/>
              </w:rPr>
            </w:pPr>
            <w:r>
              <w:rPr>
                <w:snapToGrid w:val="0"/>
              </w:rPr>
              <w:t>On the forward link, limitation in the number of available fingers in the UE receiver and the fact that explicit resources have to be allocated, can limit the number of satellites used for diversity to a value not larger than six. Although diversity on the forward link can actually reduce the normalised power and bandwidth efficiency (according to the evaluation procedure suggested in ITU-R M.1225 Annex 2), it is believed that only satellite diversity can provide an acceptable outage probability in land mobile application without imposing the use of too large link margins to counteract deep shadowing.</w:t>
            </w:r>
          </w:p>
          <w:p w:rsidR="006D317B" w:rsidRDefault="006D317B">
            <w:pPr>
              <w:pStyle w:val="Tableau"/>
              <w:spacing w:before="0" w:after="0"/>
              <w:rPr>
                <w:snapToGrid w:val="0"/>
              </w:rPr>
            </w:pPr>
            <w:r>
              <w:rPr>
                <w:snapToGrid w:val="0"/>
              </w:rPr>
              <w:t>See A1.2.24 for a description of handover detection and execution. Because of the soft handover characteristic, there is no specific time out.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A1.2.25</w:t>
            </w:r>
          </w:p>
        </w:tc>
        <w:tc>
          <w:tcPr>
            <w:tcW w:w="8008" w:type="dxa"/>
          </w:tcPr>
          <w:p w:rsidR="006D317B" w:rsidRDefault="006D317B">
            <w:pPr>
              <w:pStyle w:val="Tableau"/>
              <w:spacing w:before="0" w:after="0"/>
              <w:rPr>
                <w:snapToGrid w:val="0"/>
              </w:rPr>
            </w:pPr>
            <w:r>
              <w:rPr>
                <w:snapToGrid w:val="0"/>
              </w:rPr>
              <w:t>Characterise how the proposed RTT reacts to the system deployment (e.g. necessity to add new cells and/or new carriers) particularly in terms of frequency planning.</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This RTT supports full frequency reuse (frequency reuse factor equal to 1). Hence no ad-hoc planning is required to, for example, enlarge the satellite constellation and or increase the frequency band utilised apart for the normal co-ordination procedure with the other systems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A1.2.26</w:t>
            </w:r>
          </w:p>
        </w:tc>
        <w:tc>
          <w:tcPr>
            <w:tcW w:w="8008" w:type="dxa"/>
          </w:tcPr>
          <w:p w:rsidR="006D317B" w:rsidRDefault="006D317B">
            <w:pPr>
              <w:pStyle w:val="Tableau"/>
              <w:spacing w:before="0" w:after="0"/>
              <w:rPr>
                <w:snapToGrid w:val="0"/>
              </w:rPr>
            </w:pPr>
            <w:r>
              <w:rPr>
                <w:i/>
                <w:snapToGrid w:val="0"/>
              </w:rPr>
              <w:t xml:space="preserve">Sharing frequency band capabilities </w:t>
            </w:r>
            <w:r>
              <w:rPr>
                <w:snapToGrid w:val="0"/>
              </w:rPr>
              <w:t>: to what degree is the proposal able to deal with spectrum sharing among IMT-2000 systems as well as with all other systems:</w:t>
            </w:r>
          </w:p>
          <w:p w:rsidR="006D317B" w:rsidRDefault="006D317B">
            <w:pPr>
              <w:pStyle w:val="Tableau"/>
              <w:spacing w:before="0" w:after="0"/>
              <w:rPr>
                <w:snapToGrid w:val="0"/>
              </w:rPr>
            </w:pPr>
            <w:r>
              <w:rPr>
                <w:snapToGrid w:val="0"/>
              </w:rPr>
              <w:t>– spectrum sharing between operators,</w:t>
            </w:r>
          </w:p>
          <w:p w:rsidR="006D317B" w:rsidRDefault="006D317B">
            <w:pPr>
              <w:pStyle w:val="Tableau"/>
              <w:spacing w:before="0" w:after="0"/>
              <w:rPr>
                <w:snapToGrid w:val="0"/>
              </w:rPr>
            </w:pPr>
            <w:r>
              <w:rPr>
                <w:snapToGrid w:val="0"/>
              </w:rPr>
              <w:t>– spectrum sharing between terrestrial and satellite IMT-2000 systems,</w:t>
            </w:r>
          </w:p>
          <w:p w:rsidR="006D317B" w:rsidRDefault="006D317B">
            <w:pPr>
              <w:pStyle w:val="Tableau"/>
              <w:spacing w:before="0" w:after="0"/>
              <w:rPr>
                <w:snapToGrid w:val="0"/>
              </w:rPr>
            </w:pPr>
            <w:r>
              <w:rPr>
                <w:snapToGrid w:val="0"/>
              </w:rPr>
              <w:t>– spectrum sharing between IMT-2000 and non-IMT-2000 systems,</w:t>
            </w:r>
          </w:p>
          <w:p w:rsidR="006D317B" w:rsidRDefault="006D317B">
            <w:pPr>
              <w:pStyle w:val="Tableau"/>
              <w:spacing w:before="0" w:after="0"/>
              <w:rPr>
                <w:snapToGrid w:val="0"/>
              </w:rPr>
            </w:pPr>
            <w:r>
              <w:rPr>
                <w:snapToGrid w:val="0"/>
              </w:rPr>
              <w:t>– other sharing schemes.</w:t>
            </w:r>
          </w:p>
          <w:p w:rsidR="006D317B" w:rsidRDefault="006D317B">
            <w:pPr>
              <w:pStyle w:val="Tableau"/>
              <w:spacing w:before="0" w:after="0"/>
              <w:rPr>
                <w:snapToGrid w:val="0"/>
              </w:rPr>
            </w:pPr>
            <w:r>
              <w:rPr>
                <w:b/>
                <w:snapToGrid w:val="0"/>
              </w:rPr>
              <w:t xml:space="preserve">Answer: </w:t>
            </w:r>
            <w:r>
              <w:rPr>
                <w:snapToGrid w:val="0"/>
              </w:rPr>
              <w:t>Use of a spread spectrum transmission technique actually simplifies band sharing between different operators. Spread spectrum techniques will in fact significantly reduce the requirement for Adjacent Channel Protection that may instead penalise other access techniques.</w:t>
            </w:r>
          </w:p>
          <w:p w:rsidR="006D317B" w:rsidRDefault="006D317B">
            <w:pPr>
              <w:pStyle w:val="Tableau"/>
              <w:spacing w:before="0" w:after="0"/>
              <w:rPr>
                <w:snapToGrid w:val="0"/>
              </w:rPr>
            </w:pPr>
            <w:r>
              <w:rPr>
                <w:snapToGrid w:val="0"/>
              </w:rPr>
              <w:t>Spectrum sharing between terrestrial and satellite IMT-2000 systems has not been specifically considered in this proposal. However, its feasibility is not unreasonable if the access scheme of the two components is consistent.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A1.2.27</w:t>
            </w:r>
          </w:p>
        </w:tc>
        <w:tc>
          <w:tcPr>
            <w:tcW w:w="8008" w:type="dxa"/>
          </w:tcPr>
          <w:p w:rsidR="006D317B" w:rsidRDefault="006D317B">
            <w:pPr>
              <w:pStyle w:val="Tableau"/>
              <w:spacing w:before="0" w:after="0"/>
              <w:rPr>
                <w:snapToGrid w:val="0"/>
              </w:rPr>
            </w:pPr>
            <w:r>
              <w:rPr>
                <w:i/>
                <w:snapToGrid w:val="0"/>
              </w:rPr>
              <w:t xml:space="preserve">Dynamic channel allocation </w:t>
            </w:r>
            <w:r>
              <w:rPr>
                <w:snapToGrid w:val="0"/>
              </w:rPr>
              <w:t>: characterise the dynamic channel allocation (DCA) schemes which may be supported and characterise their impact on system performance (e.g. in terms of adaptability to varying interference conditions, adaptability to varying traffic conditions, capability to avoid frequency planning, impact on the reuse distance, etc.).</w:t>
            </w:r>
          </w:p>
          <w:p w:rsidR="006D317B" w:rsidRDefault="006D317B">
            <w:pPr>
              <w:pStyle w:val="Tableau"/>
              <w:spacing w:before="0" w:after="0"/>
              <w:rPr>
                <w:i/>
                <w:snapToGrid w:val="0"/>
              </w:rPr>
            </w:pPr>
            <w:r>
              <w:rPr>
                <w:b/>
                <w:snapToGrid w:val="0"/>
              </w:rPr>
              <w:t xml:space="preserve">Answer: </w:t>
            </w:r>
            <w:r>
              <w:rPr>
                <w:snapToGrid w:val="0"/>
              </w:rPr>
              <w:t>No DCA strategy is required.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A1.2.28</w:t>
            </w:r>
          </w:p>
        </w:tc>
        <w:tc>
          <w:tcPr>
            <w:tcW w:w="8008" w:type="dxa"/>
          </w:tcPr>
          <w:p w:rsidR="006D317B" w:rsidRDefault="006D317B">
            <w:pPr>
              <w:pStyle w:val="Tableau"/>
              <w:spacing w:before="0" w:after="0"/>
            </w:pPr>
            <w:r>
              <w:t>Mixed cell architecture : How well do the technologies accommodate mixed cell architectures (pico, micro and macro-cells) ? Does the proposal provide pico, micro and macro cell user service in a single licensed spectrum assignment, with handoff as required between them ? (terrestrial component only)</w:t>
            </w:r>
          </w:p>
          <w:p w:rsidR="006D317B" w:rsidRDefault="006D317B">
            <w:pPr>
              <w:pStyle w:val="Tableau"/>
              <w:spacing w:before="0" w:after="0"/>
            </w:pPr>
          </w:p>
          <w:p w:rsidR="006D317B" w:rsidRDefault="006D317B">
            <w:pPr>
              <w:pStyle w:val="Tableau"/>
              <w:spacing w:before="0" w:after="0"/>
            </w:pPr>
            <w:r>
              <w:t>Note : Cell definitions are as follows :</w:t>
            </w:r>
          </w:p>
          <w:p w:rsidR="006D317B" w:rsidRDefault="006D317B">
            <w:pPr>
              <w:pStyle w:val="Tableau"/>
              <w:spacing w:before="0" w:after="0"/>
            </w:pPr>
            <w:r>
              <w:t>Pico – cell hex radius (r) &lt; 100 m</w:t>
            </w:r>
          </w:p>
          <w:p w:rsidR="006D317B" w:rsidRDefault="006D317B">
            <w:pPr>
              <w:pStyle w:val="Tableau"/>
              <w:spacing w:before="0" w:after="0"/>
              <w:rPr>
                <w:lang w:val="nl-NL"/>
              </w:rPr>
            </w:pPr>
            <w:r>
              <w:rPr>
                <w:lang w:val="nl-NL"/>
              </w:rPr>
              <w:t>Micro – 100 m &lt; (r) &lt; 1000 m</w:t>
            </w:r>
          </w:p>
          <w:p w:rsidR="006D317B" w:rsidRDefault="006D317B">
            <w:pPr>
              <w:pStyle w:val="Tableau"/>
              <w:spacing w:before="0" w:after="0"/>
            </w:pPr>
            <w:r>
              <w:t>Pico – (r) &gt; 1000 m</w:t>
            </w:r>
          </w:p>
          <w:p w:rsidR="006D317B" w:rsidRDefault="006D317B">
            <w:pPr>
              <w:pStyle w:val="Tableau"/>
              <w:spacing w:before="0" w:after="0"/>
              <w:rPr>
                <w:b/>
                <w:u w:val="single"/>
              </w:rPr>
            </w:pPr>
            <w:r>
              <w:rPr>
                <w:b/>
                <w:u w:val="single"/>
              </w:rPr>
              <w:t>Answer :</w:t>
            </w:r>
          </w:p>
          <w:p w:rsidR="006D317B" w:rsidRDefault="006D317B">
            <w:pPr>
              <w:pStyle w:val="Tableau"/>
              <w:spacing w:before="0" w:after="0"/>
              <w:rPr>
                <w:snapToGrid w:val="0"/>
              </w:rPr>
            </w:pPr>
            <w:r>
              <w:rPr>
                <w:snapToGrid w:val="0"/>
              </w:rPr>
              <w:t>This RTT focuses on satellite component. Possibility of global beam + multi-beam.</w:t>
            </w:r>
          </w:p>
          <w:p w:rsidR="006D317B" w:rsidRDefault="006D317B">
            <w:pPr>
              <w:pStyle w:val="Tableau"/>
              <w:spacing w:before="0" w:after="0"/>
              <w:rPr>
                <w:snapToGrid w:val="0"/>
              </w:rPr>
            </w:pPr>
            <w:r>
              <w:rPr>
                <w:snapToGrid w:val="0"/>
              </w:rPr>
              <w:t>In case of use of IMRs, mixed cell architecture is accommodated. Then pico/micro/macro and satellite cell services are assigned to the same frequency carrier. Seamless handover is possible between the cell layers.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A1.2.29</w:t>
            </w:r>
          </w:p>
        </w:tc>
        <w:tc>
          <w:tcPr>
            <w:tcW w:w="8008" w:type="dxa"/>
          </w:tcPr>
          <w:p w:rsidR="006D317B" w:rsidRDefault="006D317B">
            <w:pPr>
              <w:pStyle w:val="Tableau"/>
              <w:spacing w:before="0" w:after="0"/>
              <w:rPr>
                <w:snapToGrid w:val="0"/>
              </w:rPr>
            </w:pPr>
            <w:r>
              <w:rPr>
                <w:snapToGrid w:val="0"/>
              </w:rPr>
              <w:t>Describe any battery saver/intermittent reception capability.</w:t>
            </w:r>
          </w:p>
          <w:p w:rsidR="006D317B" w:rsidRDefault="006D317B">
            <w:pPr>
              <w:pStyle w:val="Tableau"/>
              <w:spacing w:before="0" w:after="0"/>
              <w:rPr>
                <w:snapToGrid w:val="0"/>
              </w:rPr>
            </w:pPr>
            <w:r>
              <w:rPr>
                <w:b/>
                <w:snapToGrid w:val="0"/>
              </w:rPr>
              <w:t xml:space="preserve">Answer: </w:t>
            </w:r>
          </w:p>
          <w:p w:rsidR="006D317B" w:rsidRDefault="006D317B">
            <w:pPr>
              <w:pStyle w:val="Tableau"/>
              <w:spacing w:before="0" w:after="0"/>
              <w:rPr>
                <w:snapToGrid w:val="0"/>
              </w:rPr>
            </w:pPr>
            <w:r>
              <w:rPr>
                <w:snapToGrid w:val="0"/>
              </w:rPr>
              <w:t>During circuit switched operation the transmitter is continuously on, but power control, transmission agility and discontinuous transmission (e.g. : voice activity detection) allow to minimise the required RF power of the UE terminals.</w:t>
            </w:r>
          </w:p>
          <w:p w:rsidR="006D317B" w:rsidRDefault="006D317B">
            <w:pPr>
              <w:pStyle w:val="Tableau"/>
              <w:spacing w:before="0" w:after="0"/>
              <w:rPr>
                <w:i/>
                <w:snapToGrid w:val="0"/>
              </w:rPr>
            </w:pPr>
            <w:r>
              <w:rPr>
                <w:snapToGrid w:val="0"/>
              </w:rPr>
              <w:t>With packet traffic, depending on the packet-access mode, the receiver and the transmitter can be used periodical, i.e. switched off until data is available for transmission.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A1.2.29.1</w:t>
            </w:r>
          </w:p>
        </w:tc>
        <w:tc>
          <w:tcPr>
            <w:tcW w:w="8008" w:type="dxa"/>
          </w:tcPr>
          <w:p w:rsidR="006D317B" w:rsidRDefault="006D317B">
            <w:pPr>
              <w:pStyle w:val="Tableau"/>
              <w:spacing w:before="0" w:after="0"/>
              <w:rPr>
                <w:snapToGrid w:val="0"/>
              </w:rPr>
            </w:pPr>
            <w:r>
              <w:rPr>
                <w:i/>
                <w:snapToGrid w:val="0"/>
              </w:rPr>
              <w:t xml:space="preserve">Ability of the MS to conserve standby battery power </w:t>
            </w:r>
            <w:r>
              <w:rPr>
                <w:snapToGrid w:val="0"/>
              </w:rPr>
              <w:t>: provide details about how the proposal conserves standby battery power.</w:t>
            </w:r>
          </w:p>
          <w:p w:rsidR="006D317B" w:rsidRDefault="006D317B">
            <w:pPr>
              <w:pStyle w:val="Tableau"/>
              <w:spacing w:before="0" w:after="0"/>
              <w:rPr>
                <w:snapToGrid w:val="0"/>
              </w:rPr>
            </w:pPr>
            <w:r>
              <w:rPr>
                <w:b/>
                <w:snapToGrid w:val="0"/>
              </w:rPr>
              <w:t xml:space="preserve">Answer: </w:t>
            </w:r>
            <w:r>
              <w:rPr>
                <w:snapToGrid w:val="0"/>
              </w:rPr>
              <w:t>In stand-by the receiver will only listen to the broadcast and paging channels, periodically searching new pilot signals. This is slotted reception, UEs are powered-on only in time to receive the assigned slot for any possible pages or messages.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A1.2.30</w:t>
            </w:r>
          </w:p>
        </w:tc>
        <w:tc>
          <w:tcPr>
            <w:tcW w:w="8008" w:type="dxa"/>
          </w:tcPr>
          <w:p w:rsidR="006D317B" w:rsidRDefault="006D317B">
            <w:pPr>
              <w:pStyle w:val="Tableau"/>
              <w:spacing w:before="0" w:after="0"/>
              <w:rPr>
                <w:snapToGrid w:val="0"/>
              </w:rPr>
            </w:pPr>
            <w:r>
              <w:rPr>
                <w:i/>
                <w:snapToGrid w:val="0"/>
              </w:rPr>
              <w:t>Signalling transmission schem</w:t>
            </w:r>
            <w:r>
              <w:rPr>
                <w:snapToGrid w:val="0"/>
              </w:rPr>
              <w:t>e :</w:t>
            </w:r>
            <w:r>
              <w:rPr>
                <w:snapToGrid w:val="0"/>
                <w:sz w:val="12"/>
              </w:rPr>
              <w:t xml:space="preserve"> </w:t>
            </w:r>
            <w:r>
              <w:rPr>
                <w:snapToGrid w:val="0"/>
              </w:rPr>
              <w:t>if the proposed system will use RTTs for signalling transmission different from those for user data transmission, describe the details of the signalling transmission scheme over the radio interface between terminals and base (satellite) stations.</w:t>
            </w:r>
          </w:p>
          <w:p w:rsidR="006D317B" w:rsidRDefault="006D317B">
            <w:pPr>
              <w:pStyle w:val="Tableau"/>
              <w:spacing w:before="0" w:after="0"/>
              <w:rPr>
                <w:i/>
                <w:snapToGrid w:val="0"/>
              </w:rPr>
            </w:pPr>
            <w:r>
              <w:rPr>
                <w:b/>
                <w:snapToGrid w:val="0"/>
              </w:rPr>
              <w:t xml:space="preserve">Answer: </w:t>
            </w:r>
            <w:r>
              <w:rPr>
                <w:snapToGrid w:val="0"/>
              </w:rPr>
              <w:t>for layers above layer 2, the proposed system will use for signalling the same RTT as for data transmission : user data and signalling is time multiplexed on Layer 1. Layer 1 signalling (transmit power control command, rate indication) will use a control channel (DPCCH) associated to each data channel.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A1.2.30.1</w:t>
            </w:r>
          </w:p>
        </w:tc>
        <w:tc>
          <w:tcPr>
            <w:tcW w:w="8008" w:type="dxa"/>
          </w:tcPr>
          <w:p w:rsidR="006D317B" w:rsidRDefault="006D317B">
            <w:pPr>
              <w:pStyle w:val="Tableau"/>
              <w:spacing w:before="0" w:after="0"/>
              <w:rPr>
                <w:snapToGrid w:val="0"/>
              </w:rPr>
            </w:pPr>
            <w:r>
              <w:rPr>
                <w:snapToGrid w:val="0"/>
              </w:rPr>
              <w:t>Describe the different signalling transfer schemes which may be supported, e.g. in connection with a call, outside a call. Does the RTT support:</w:t>
            </w:r>
          </w:p>
          <w:p w:rsidR="006D317B" w:rsidRDefault="006D317B">
            <w:pPr>
              <w:pStyle w:val="Tableau"/>
              <w:spacing w:before="0" w:after="0"/>
              <w:rPr>
                <w:snapToGrid w:val="0"/>
              </w:rPr>
            </w:pPr>
            <w:r>
              <w:rPr>
                <w:snapToGrid w:val="0"/>
              </w:rPr>
              <w:t>– new techniques ? Characterise.</w:t>
            </w:r>
          </w:p>
          <w:p w:rsidR="006D317B" w:rsidRDefault="006D317B">
            <w:pPr>
              <w:pStyle w:val="Tableau"/>
              <w:spacing w:before="0" w:after="0"/>
              <w:rPr>
                <w:snapToGrid w:val="0"/>
              </w:rPr>
            </w:pPr>
            <w:r>
              <w:rPr>
                <w:snapToGrid w:val="0"/>
              </w:rPr>
              <w:t>– Signalling enhancements for the delivery of multimedia services ? Characterise.</w:t>
            </w:r>
          </w:p>
          <w:p w:rsidR="006D317B" w:rsidRDefault="006D317B">
            <w:pPr>
              <w:pStyle w:val="Tableau"/>
              <w:spacing w:before="0" w:after="0"/>
              <w:rPr>
                <w:snapToGrid w:val="0"/>
              </w:rPr>
            </w:pPr>
            <w:r>
              <w:rPr>
                <w:b/>
                <w:snapToGrid w:val="0"/>
              </w:rPr>
              <w:t xml:space="preserve">Answer: </w:t>
            </w:r>
            <w:r>
              <w:rPr>
                <w:snapToGrid w:val="0"/>
              </w:rPr>
              <w:t>Because signalling uses the same RTT as the user data, the system is open to any signalling technique. Signalling can be multiplexed with data on a unique physical channel.</w:t>
            </w:r>
          </w:p>
          <w:p w:rsidR="006D317B" w:rsidRDefault="006D317B">
            <w:pPr>
              <w:pStyle w:val="Tableau"/>
              <w:spacing w:before="0" w:after="0"/>
              <w:rPr>
                <w:i/>
                <w:snapToGrid w:val="0"/>
              </w:rPr>
            </w:pPr>
            <w:r>
              <w:rPr>
                <w:snapToGrid w:val="0"/>
              </w:rPr>
              <w:t>Special features, like rate indication, are however specifically supported by the physical layer to better cope with variable rate services, like multimedia services.</w:t>
            </w:r>
          </w:p>
        </w:tc>
      </w:tr>
      <w:tr w:rsidR="006D317B">
        <w:tblPrEx>
          <w:tblCellMar>
            <w:top w:w="0" w:type="dxa"/>
            <w:bottom w:w="0" w:type="dxa"/>
          </w:tblCellMar>
        </w:tblPrEx>
        <w:tc>
          <w:tcPr>
            <w:tcW w:w="1204" w:type="dxa"/>
            <w:tcBorders>
              <w:bottom w:val="nil"/>
            </w:tcBorders>
          </w:tcPr>
          <w:p w:rsidR="006D317B" w:rsidRDefault="006D317B">
            <w:pPr>
              <w:pStyle w:val="Tableau"/>
              <w:spacing w:before="0" w:after="0"/>
              <w:rPr>
                <w:snapToGrid w:val="0"/>
              </w:rPr>
            </w:pPr>
            <w:r>
              <w:rPr>
                <w:snapToGrid w:val="0"/>
              </w:rPr>
              <w:t>A1.2.31</w:t>
            </w:r>
          </w:p>
        </w:tc>
        <w:tc>
          <w:tcPr>
            <w:tcW w:w="8008" w:type="dxa"/>
            <w:tcBorders>
              <w:bottom w:val="nil"/>
            </w:tcBorders>
          </w:tcPr>
          <w:p w:rsidR="006D317B" w:rsidRDefault="006D317B">
            <w:pPr>
              <w:pStyle w:val="Tableau"/>
              <w:spacing w:before="0" w:after="0"/>
              <w:rPr>
                <w:snapToGrid w:val="0"/>
              </w:rPr>
            </w:pPr>
            <w:r>
              <w:rPr>
                <w:snapToGrid w:val="0"/>
              </w:rPr>
              <w:t>Does the RTT support a bandwidth on demand (BOD) capability ? BOD refers specifically to the ability of an end-user to request multi-bearer services. Typically, this is given as the capacity in the form of bits per second of throughput. Multi-bearer services can be implemented by using such technologies as multi-carrier, multi-time slot or multi-codes. If so, characterise these capabilities.</w:t>
            </w:r>
          </w:p>
          <w:p w:rsidR="006D317B" w:rsidRDefault="006D317B">
            <w:pPr>
              <w:pStyle w:val="Tableau"/>
              <w:spacing w:before="0" w:after="0"/>
              <w:rPr>
                <w:snapToGrid w:val="0"/>
              </w:rPr>
            </w:pPr>
            <w:r>
              <w:rPr>
                <w:snapToGrid w:val="0"/>
              </w:rPr>
              <w:t>NOTE 1 – BOD does not refer to the self-adaptive feature of the radio channel to cope with changes in the transmission quality (see § A1.2.5.1).</w:t>
            </w:r>
          </w:p>
          <w:p w:rsidR="006D317B" w:rsidRDefault="006D317B">
            <w:pPr>
              <w:pStyle w:val="Tableau"/>
              <w:spacing w:before="0" w:after="0"/>
              <w:rPr>
                <w:b/>
                <w:snapToGrid w:val="0"/>
              </w:rPr>
            </w:pPr>
            <w:r>
              <w:rPr>
                <w:b/>
                <w:snapToGrid w:val="0"/>
              </w:rPr>
              <w:t xml:space="preserve">Answer: </w:t>
            </w:r>
          </w:p>
          <w:p w:rsidR="006D317B" w:rsidRDefault="006D317B">
            <w:pPr>
              <w:pStyle w:val="Tableau"/>
              <w:spacing w:before="0" w:after="0"/>
              <w:rPr>
                <w:snapToGrid w:val="0"/>
              </w:rPr>
            </w:pPr>
            <w:r>
              <w:rPr>
                <w:snapToGrid w:val="0"/>
              </w:rPr>
              <w:t>Multiple bearer services are available in the proposed system. Bit rate may vary from 2.4 bit/s up to 384 Kbit/s. The BOD possibility is implemented by multiplexing the multi-bearer traffic on a single L1 traffic stream to be carried by the variable rate physical channel (for higher rates, combination of variable spreading factor and multi-code transmission).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A1.2.32</w:t>
            </w:r>
          </w:p>
        </w:tc>
        <w:tc>
          <w:tcPr>
            <w:tcW w:w="8008" w:type="dxa"/>
          </w:tcPr>
          <w:p w:rsidR="006D317B" w:rsidRDefault="006D317B">
            <w:pPr>
              <w:pStyle w:val="Tableau"/>
              <w:spacing w:before="0" w:after="0"/>
              <w:rPr>
                <w:snapToGrid w:val="0"/>
              </w:rPr>
            </w:pPr>
            <w:r>
              <w:rPr>
                <w:snapToGrid w:val="0"/>
              </w:rPr>
              <w:t>Does the RTT support channel aggregation capability to achieve higher user bit rates ?</w:t>
            </w:r>
          </w:p>
          <w:p w:rsidR="006D317B" w:rsidRDefault="006D317B">
            <w:pPr>
              <w:pStyle w:val="Tableau"/>
              <w:spacing w:before="0" w:after="0"/>
              <w:rPr>
                <w:snapToGrid w:val="0"/>
              </w:rPr>
            </w:pPr>
            <w:r>
              <w:rPr>
                <w:b/>
                <w:snapToGrid w:val="0"/>
              </w:rPr>
              <w:t xml:space="preserve">Answer: </w:t>
            </w:r>
            <w:r>
              <w:rPr>
                <w:snapToGrid w:val="0"/>
              </w:rPr>
              <w:t xml:space="preserve">Channel aggregation (i.e. multiple codes) can be used to achieve higher bit rates (up to 2 Mbps). </w:t>
            </w:r>
          </w:p>
        </w:tc>
      </w:tr>
    </w:tbl>
    <w:p w:rsidR="006D317B" w:rsidRDefault="006D317B"/>
    <w:p w:rsidR="006D317B" w:rsidRDefault="006D317B">
      <w:pPr>
        <w:pStyle w:val="Annex2"/>
        <w:numPr>
          <w:numberingChange w:id="810" w:author="Béatrice MARTIN" w:date="2004-06-25T17:20:00Z" w:original="A1.%1:5:0:."/>
        </w:numPr>
        <w:tabs>
          <w:tab w:val="clear" w:pos="1440"/>
        </w:tabs>
      </w:pPr>
      <w:r>
        <w:br w:type="page"/>
      </w:r>
      <w:bookmarkStart w:id="811" w:name="_Toc25052088"/>
      <w:bookmarkStart w:id="812" w:name="_Toc72569552"/>
      <w:r>
        <w:t>Expecte</w:t>
      </w:r>
      <w:bookmarkStart w:id="813" w:name="_Hlt23662848"/>
      <w:bookmarkEnd w:id="813"/>
      <w:r>
        <w:t>d performances</w:t>
      </w:r>
      <w:bookmarkEnd w:id="811"/>
      <w:bookmarkEnd w:id="812"/>
    </w:p>
    <w:p w:rsidR="006D317B" w:rsidRDefault="006D317B"/>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34"/>
        <w:gridCol w:w="8008"/>
      </w:tblGrid>
      <w:tr w:rsidR="006D317B">
        <w:tblPrEx>
          <w:tblCellMar>
            <w:top w:w="0" w:type="dxa"/>
            <w:bottom w:w="0" w:type="dxa"/>
          </w:tblCellMar>
        </w:tblPrEx>
        <w:tc>
          <w:tcPr>
            <w:tcW w:w="1204" w:type="dxa"/>
            <w:tcBorders>
              <w:top w:val="double" w:sz="4" w:space="0" w:color="auto"/>
            </w:tcBorders>
          </w:tcPr>
          <w:p w:rsidR="006D317B" w:rsidRDefault="006D317B">
            <w:pPr>
              <w:pStyle w:val="Tableau"/>
              <w:spacing w:before="0" w:after="0"/>
              <w:rPr>
                <w:snapToGrid w:val="0"/>
              </w:rPr>
            </w:pPr>
            <w:r>
              <w:rPr>
                <w:snapToGrid w:val="0"/>
              </w:rPr>
              <w:t>A1.3</w:t>
            </w:r>
          </w:p>
        </w:tc>
        <w:tc>
          <w:tcPr>
            <w:tcW w:w="8008" w:type="dxa"/>
            <w:tcBorders>
              <w:top w:val="double" w:sz="4" w:space="0" w:color="auto"/>
            </w:tcBorders>
          </w:tcPr>
          <w:p w:rsidR="006D317B" w:rsidRDefault="006D317B">
            <w:pPr>
              <w:pStyle w:val="Tableau"/>
              <w:spacing w:before="0" w:after="0"/>
              <w:rPr>
                <w:snapToGrid w:val="0"/>
              </w:rPr>
            </w:pPr>
            <w:r>
              <w:rPr>
                <w:snapToGrid w:val="0"/>
              </w:rPr>
              <w:t>Expected performances.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w:t>
            </w:r>
          </w:p>
        </w:tc>
        <w:tc>
          <w:tcPr>
            <w:tcW w:w="8008" w:type="dxa"/>
          </w:tcPr>
          <w:p w:rsidR="006D317B" w:rsidRDefault="006D317B">
            <w:pPr>
              <w:pStyle w:val="Tableau"/>
              <w:spacing w:before="0" w:after="0"/>
              <w:rPr>
                <w:snapToGrid w:val="0"/>
              </w:rPr>
            </w:pPr>
            <w:r>
              <w:rPr>
                <w:snapToGrid w:val="0"/>
              </w:rPr>
              <w:t>For satellite test environment only</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w:t>
            </w:r>
            <w:bookmarkStart w:id="814" w:name="_Hlt25477423"/>
            <w:bookmarkEnd w:id="814"/>
            <w:r>
              <w:rPr>
                <w:snapToGrid w:val="0"/>
              </w:rPr>
              <w:t>1.3.2.1</w:t>
            </w:r>
          </w:p>
        </w:tc>
        <w:tc>
          <w:tcPr>
            <w:tcW w:w="8008" w:type="dxa"/>
          </w:tcPr>
          <w:p w:rsidR="006D317B" w:rsidRDefault="006D317B">
            <w:pPr>
              <w:pStyle w:val="Tableau"/>
              <w:spacing w:before="0" w:after="0"/>
              <w:rPr>
                <w:snapToGrid w:val="0"/>
              </w:rPr>
            </w:pPr>
            <w:r>
              <w:rPr>
                <w:snapToGrid w:val="0"/>
              </w:rPr>
              <w:t>What is the required C/</w:t>
            </w:r>
            <w:r>
              <w:rPr>
                <w:snapToGrid w:val="0"/>
                <w:sz w:val="14"/>
              </w:rPr>
              <w:t xml:space="preserve">N0 </w:t>
            </w:r>
            <w:r>
              <w:rPr>
                <w:snapToGrid w:val="0"/>
              </w:rPr>
              <w:t>to achieve objective performance defined in Annex 2?</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 xml:space="preserve">Results are dependent on the satellite characteristics and constellation characteristics. The results assume a GEO constellation (36000 Km height) with satellites having 30 beams. Only one satellites is visible from any given point. </w:t>
            </w:r>
          </w:p>
          <w:p w:rsidR="006D317B" w:rsidRDefault="006D317B">
            <w:pPr>
              <w:pStyle w:val="Tableau"/>
              <w:spacing w:before="0" w:after="0"/>
              <w:rPr>
                <w:snapToGrid w:val="0"/>
              </w:rPr>
            </w:pPr>
            <w:r>
              <w:rPr>
                <w:snapToGrid w:val="0"/>
              </w:rPr>
              <w:t>See Link Budget examples.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A1.3.2.2</w:t>
            </w:r>
          </w:p>
        </w:tc>
        <w:tc>
          <w:tcPr>
            <w:tcW w:w="8008" w:type="dxa"/>
          </w:tcPr>
          <w:p w:rsidR="006D317B" w:rsidRDefault="006D317B">
            <w:pPr>
              <w:pStyle w:val="Tableau"/>
              <w:spacing w:before="0" w:after="0"/>
              <w:rPr>
                <w:snapToGrid w:val="0"/>
              </w:rPr>
            </w:pPr>
            <w:r>
              <w:rPr>
                <w:snapToGrid w:val="0"/>
              </w:rPr>
              <w:t>What are the Doppler compensation method and residual Doppler shift after compensation?</w:t>
            </w:r>
          </w:p>
          <w:p w:rsidR="006D317B" w:rsidRDefault="006D317B">
            <w:pPr>
              <w:pStyle w:val="Tableau"/>
              <w:spacing w:before="0" w:after="0"/>
              <w:rPr>
                <w:b/>
                <w:snapToGrid w:val="0"/>
              </w:rPr>
            </w:pPr>
            <w:r>
              <w:rPr>
                <w:b/>
                <w:snapToGrid w:val="0"/>
              </w:rPr>
              <w:t xml:space="preserve">Answer: </w:t>
            </w:r>
          </w:p>
          <w:p w:rsidR="006D317B" w:rsidRDefault="006D317B">
            <w:pPr>
              <w:pStyle w:val="Tableau"/>
              <w:spacing w:before="0" w:after="0"/>
            </w:pPr>
            <w:r>
              <w:t>With a GEO constellation, Doppler shift due to the satellite movement is 22 Hz in the Core Band, 27 Hz in the Extension Band. This is negligible to be compared to Doppler shift due to UE motion.</w:t>
            </w:r>
          </w:p>
          <w:p w:rsidR="006D317B" w:rsidRDefault="006D317B">
            <w:pPr>
              <w:pStyle w:val="Tableau"/>
              <w:spacing w:before="0" w:after="0"/>
            </w:pPr>
            <w:r>
              <w:t>For the Doppler shift due to UE velocity, in aeronautical environment (max UE speed : 5000 km/h) an additional Doppler shift of up to 10 185 Hz in the Core Band, and 12 450 Hz in the Extension Band is to be compensated.</w:t>
            </w:r>
          </w:p>
          <w:p w:rsidR="006D317B" w:rsidRDefault="006D317B">
            <w:pPr>
              <w:pStyle w:val="Tableau"/>
              <w:spacing w:before="0" w:after="0"/>
              <w:rPr>
                <w:snapToGrid w:val="0"/>
              </w:rPr>
            </w:pPr>
            <w:r>
              <w:t xml:space="preserve">Compensation methods are similar to the ones for 3G standardised terrestrial products for UE speeds up to 500 km/h. An adaptation is to be implemented for aeronautical environment (UE speed up to 5000 km/h).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A1.3.2.3</w:t>
            </w:r>
          </w:p>
        </w:tc>
        <w:tc>
          <w:tcPr>
            <w:tcW w:w="8008" w:type="dxa"/>
          </w:tcPr>
          <w:p w:rsidR="006D317B" w:rsidRDefault="006D317B">
            <w:pPr>
              <w:pStyle w:val="Tableau"/>
              <w:spacing w:before="0" w:after="0"/>
              <w:rPr>
                <w:snapToGrid w:val="0"/>
              </w:rPr>
            </w:pPr>
            <w:r>
              <w:rPr>
                <w:i/>
                <w:snapToGrid w:val="0"/>
              </w:rPr>
              <w:t xml:space="preserve">Capacity </w:t>
            </w:r>
            <w:r>
              <w:rPr>
                <w:snapToGrid w:val="0"/>
              </w:rPr>
              <w:t>: the spectrum efficiency of the radio transmission technology has to be evaluated assuming the deployment models described in Annex 2.</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A1.3.2.3.1</w:t>
            </w:r>
          </w:p>
        </w:tc>
        <w:tc>
          <w:tcPr>
            <w:tcW w:w="8008" w:type="dxa"/>
          </w:tcPr>
          <w:p w:rsidR="006D317B" w:rsidRDefault="006D317B">
            <w:pPr>
              <w:pStyle w:val="Tableau"/>
              <w:spacing w:before="0" w:after="0"/>
              <w:rPr>
                <w:snapToGrid w:val="0"/>
              </w:rPr>
            </w:pPr>
            <w:r>
              <w:rPr>
                <w:snapToGrid w:val="0"/>
              </w:rPr>
              <w:t>What is the voice information capacity per required RF bandwidth (bit/s/Hz)?</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i/>
                <w:snapToGrid w:val="0"/>
              </w:rPr>
            </w:pPr>
            <w:r>
              <w:rPr>
                <w:snapToGrid w:val="0"/>
              </w:rPr>
              <w:t>Results are dependent on the constellation and satellite characteristics. Also a trade-off is possible between power and bandwidth efficiency. See system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A1.3.2.3.2</w:t>
            </w:r>
          </w:p>
        </w:tc>
        <w:tc>
          <w:tcPr>
            <w:tcW w:w="8008" w:type="dxa"/>
          </w:tcPr>
          <w:p w:rsidR="006D317B" w:rsidRDefault="006D317B">
            <w:pPr>
              <w:pStyle w:val="Tableau"/>
              <w:spacing w:before="0" w:after="0"/>
              <w:rPr>
                <w:snapToGrid w:val="0"/>
              </w:rPr>
            </w:pPr>
            <w:r>
              <w:rPr>
                <w:snapToGrid w:val="0"/>
              </w:rPr>
              <w:t>What is the voice plus data information capacity per required RF bandwidth (bit/s/Hz)?</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Results are dependent on the constellation and satellite characteristics. Also a trade-off is possible between power and bandwidth efficiency. See system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A1.3.2.4</w:t>
            </w:r>
          </w:p>
        </w:tc>
        <w:tc>
          <w:tcPr>
            <w:tcW w:w="8008" w:type="dxa"/>
          </w:tcPr>
          <w:p w:rsidR="006D317B" w:rsidRDefault="006D317B">
            <w:pPr>
              <w:pStyle w:val="Tableau"/>
              <w:spacing w:before="0" w:after="0"/>
              <w:rPr>
                <w:snapToGrid w:val="0"/>
              </w:rPr>
            </w:pPr>
            <w:r>
              <w:rPr>
                <w:i/>
                <w:snapToGrid w:val="0"/>
              </w:rPr>
              <w:t xml:space="preserve">Normalized power efficiency </w:t>
            </w:r>
            <w:r>
              <w:rPr>
                <w:snapToGrid w:val="0"/>
              </w:rPr>
              <w:t>: the power efficiency of the radio transmission technology has to be evaluated assuming the deployment models described in Annex 2.A1.3.2.4.1 What is the supported information bit rate per required carrier power-to-noise density ratio for the given channel performance under the given interference conditions for voice?</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t>Results are dependent on the satellite characteristics and constellation characteristics. See system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A1.3.2.4.2</w:t>
            </w:r>
          </w:p>
        </w:tc>
        <w:tc>
          <w:tcPr>
            <w:tcW w:w="8008" w:type="dxa"/>
          </w:tcPr>
          <w:p w:rsidR="006D317B" w:rsidRDefault="006D317B">
            <w:pPr>
              <w:pStyle w:val="Tableau"/>
              <w:spacing w:before="0" w:after="0"/>
              <w:rPr>
                <w:snapToGrid w:val="0"/>
              </w:rPr>
            </w:pPr>
            <w:r>
              <w:rPr>
                <w:snapToGrid w:val="0"/>
              </w:rPr>
              <w:t>What is the supported information bit rate per required carrier power-to-noise density ratio for the given channel performance under the given interference conditions for voice plus data?</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i/>
                <w:snapToGrid w:val="0"/>
              </w:rPr>
            </w:pPr>
            <w:r>
              <w:rPr>
                <w:snapToGrid w:val="0"/>
              </w:rPr>
              <w:t>See system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A1.3.3</w:t>
            </w:r>
          </w:p>
        </w:tc>
        <w:tc>
          <w:tcPr>
            <w:tcW w:w="8008" w:type="dxa"/>
          </w:tcPr>
          <w:p w:rsidR="006D317B" w:rsidRDefault="006D317B">
            <w:pPr>
              <w:pStyle w:val="Tableau"/>
              <w:spacing w:before="0" w:after="0"/>
              <w:rPr>
                <w:snapToGrid w:val="0"/>
              </w:rPr>
            </w:pPr>
            <w:r>
              <w:rPr>
                <w:i/>
                <w:snapToGrid w:val="0"/>
              </w:rPr>
              <w:t xml:space="preserve">Maximum user bit rate (for data) </w:t>
            </w:r>
            <w:r>
              <w:rPr>
                <w:snapToGrid w:val="0"/>
              </w:rPr>
              <w:t>: specify the maximum user bit rate (kbit/s) available in the deployment models described in Annex 2.</w:t>
            </w:r>
          </w:p>
          <w:p w:rsidR="006D317B" w:rsidRDefault="006D317B">
            <w:pPr>
              <w:pStyle w:val="Tableau"/>
              <w:spacing w:before="0" w:after="0"/>
              <w:rPr>
                <w:snapToGrid w:val="0"/>
              </w:rPr>
            </w:pPr>
            <w:r>
              <w:rPr>
                <w:b/>
                <w:snapToGrid w:val="0"/>
              </w:rPr>
              <w:t xml:space="preserve">Answer: </w:t>
            </w:r>
            <w:r>
              <w:rPr>
                <w:snapToGrid w:val="0"/>
              </w:rPr>
              <w:t xml:space="preserve">384 Kbit/s (multi-beam);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A1.3.4</w:t>
            </w:r>
          </w:p>
        </w:tc>
        <w:tc>
          <w:tcPr>
            <w:tcW w:w="8008" w:type="dxa"/>
          </w:tcPr>
          <w:p w:rsidR="006D317B" w:rsidRDefault="006D317B">
            <w:pPr>
              <w:pStyle w:val="Tableau"/>
              <w:spacing w:before="0" w:after="0"/>
              <w:rPr>
                <w:snapToGrid w:val="0"/>
              </w:rPr>
            </w:pPr>
            <w:r>
              <w:rPr>
                <w:snapToGrid w:val="0"/>
              </w:rPr>
              <w:t>What is the maximum range (m) between a user terminal and a BS (prior to hand-off, relay, etc.) under nominal traffic loading and link impairments as defined in Annex 2?</w:t>
            </w:r>
          </w:p>
          <w:p w:rsidR="006D317B" w:rsidRDefault="006D317B">
            <w:pPr>
              <w:pStyle w:val="Tableau"/>
              <w:spacing w:before="0" w:after="0"/>
              <w:rPr>
                <w:i/>
                <w:snapToGrid w:val="0"/>
              </w:rPr>
            </w:pPr>
            <w:r>
              <w:rPr>
                <w:b/>
                <w:snapToGrid w:val="0"/>
              </w:rPr>
              <w:t xml:space="preserve">Answer: </w:t>
            </w:r>
            <w:r>
              <w:rPr>
                <w:snapToGrid w:val="0"/>
              </w:rPr>
              <w:t>the maximum range is constellation dependent (ex : GEO = ~2*36000 km). See example for GEO in link budgets.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A1.3.5</w:t>
            </w:r>
          </w:p>
        </w:tc>
        <w:tc>
          <w:tcPr>
            <w:tcW w:w="8008" w:type="dxa"/>
          </w:tcPr>
          <w:p w:rsidR="006D317B" w:rsidRDefault="006D317B">
            <w:pPr>
              <w:pStyle w:val="Tableau"/>
              <w:spacing w:before="0" w:after="0"/>
              <w:rPr>
                <w:snapToGrid w:val="0"/>
              </w:rPr>
            </w:pPr>
            <w:r>
              <w:rPr>
                <w:snapToGrid w:val="0"/>
              </w:rPr>
              <w:t>Describe the capability for the use of repeaters.</w:t>
            </w:r>
          </w:p>
          <w:p w:rsidR="006D317B" w:rsidRDefault="006D317B">
            <w:pPr>
              <w:pStyle w:val="Tableau"/>
              <w:spacing w:before="0" w:after="0"/>
              <w:rPr>
                <w:snapToGrid w:val="0"/>
              </w:rPr>
            </w:pPr>
            <w:r>
              <w:rPr>
                <w:b/>
                <w:snapToGrid w:val="0"/>
              </w:rPr>
              <w:t xml:space="preserve">Answer: </w:t>
            </w:r>
            <w:r>
              <w:rPr>
                <w:snapToGrid w:val="0"/>
              </w:rPr>
              <w:t>see system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A1.3.6</w:t>
            </w:r>
          </w:p>
        </w:tc>
        <w:tc>
          <w:tcPr>
            <w:tcW w:w="8008" w:type="dxa"/>
          </w:tcPr>
          <w:p w:rsidR="006D317B" w:rsidRDefault="006D317B">
            <w:pPr>
              <w:pStyle w:val="Tableau"/>
              <w:spacing w:before="0" w:after="0"/>
              <w:rPr>
                <w:snapToGrid w:val="0"/>
              </w:rPr>
            </w:pPr>
            <w:r>
              <w:rPr>
                <w:i/>
                <w:snapToGrid w:val="0"/>
              </w:rPr>
              <w:t xml:space="preserve">Antenna systems </w:t>
            </w:r>
            <w:r>
              <w:rPr>
                <w:snapToGrid w:val="0"/>
              </w:rPr>
              <w:t>: fully describe the antenna systems that can be used and/or have to be used; characterise their impacts on systems performance, (terrestrial only); e.g., does the RTT have the capability for the use of:</w:t>
            </w:r>
          </w:p>
          <w:p w:rsidR="006D317B" w:rsidRDefault="006D317B">
            <w:pPr>
              <w:pStyle w:val="Tableau"/>
              <w:spacing w:before="0" w:after="0"/>
              <w:rPr>
                <w:snapToGrid w:val="0"/>
              </w:rPr>
            </w:pPr>
            <w:r>
              <w:rPr>
                <w:snapToGrid w:val="0"/>
              </w:rPr>
              <w:t>– remote antennas: describe whether and how remote antenna systems can be used to extend coverage to low traffic density areas;</w:t>
            </w:r>
          </w:p>
          <w:p w:rsidR="006D317B" w:rsidRDefault="006D317B">
            <w:pPr>
              <w:pStyle w:val="Tableau"/>
              <w:spacing w:before="0" w:after="0"/>
              <w:rPr>
                <w:snapToGrid w:val="0"/>
              </w:rPr>
            </w:pPr>
            <w:r>
              <w:rPr>
                <w:snapToGrid w:val="0"/>
              </w:rPr>
              <w:t>– distributed antennas: describe whether and how distributed antenna designs are used, and in which IMT-2000 test environments;</w:t>
            </w:r>
          </w:p>
          <w:p w:rsidR="006D317B" w:rsidRDefault="006D317B">
            <w:pPr>
              <w:pStyle w:val="Tableau"/>
              <w:spacing w:before="0" w:after="0"/>
              <w:rPr>
                <w:snapToGrid w:val="0"/>
              </w:rPr>
            </w:pPr>
            <w:r>
              <w:rPr>
                <w:snapToGrid w:val="0"/>
              </w:rPr>
              <w:t>– Smart antennas (e.g., switched beam, adaptive, etc.): describe how smart antennas can be used and what is their impact on system performance;</w:t>
            </w:r>
          </w:p>
          <w:p w:rsidR="006D317B" w:rsidRDefault="006D317B">
            <w:pPr>
              <w:pStyle w:val="Tableau"/>
              <w:spacing w:before="0" w:after="0"/>
              <w:rPr>
                <w:snapToGrid w:val="0"/>
              </w:rPr>
            </w:pPr>
            <w:r>
              <w:rPr>
                <w:snapToGrid w:val="0"/>
              </w:rPr>
              <w:t>– other antenna systems.</w:t>
            </w:r>
          </w:p>
          <w:p w:rsidR="006D317B" w:rsidRDefault="006D317B">
            <w:pPr>
              <w:pStyle w:val="Tableau"/>
              <w:spacing w:before="0" w:after="0"/>
              <w:rPr>
                <w:snapToGrid w:val="0"/>
              </w:rPr>
            </w:pPr>
            <w:r>
              <w:rPr>
                <w:b/>
                <w:snapToGrid w:val="0"/>
              </w:rPr>
              <w:t xml:space="preserve">Answer: </w:t>
            </w:r>
          </w:p>
          <w:p w:rsidR="006D317B" w:rsidRDefault="006D317B">
            <w:pPr>
              <w:pStyle w:val="Tableau"/>
              <w:spacing w:before="0" w:after="0"/>
              <w:rPr>
                <w:snapToGrid w:val="0"/>
              </w:rPr>
            </w:pPr>
            <w:r>
              <w:rPr>
                <w:snapToGrid w:val="0"/>
              </w:rPr>
              <w:t>See Link Budget examples and textual description.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A1.3.7</w:t>
            </w:r>
          </w:p>
        </w:tc>
        <w:tc>
          <w:tcPr>
            <w:tcW w:w="8008" w:type="dxa"/>
          </w:tcPr>
          <w:p w:rsidR="006D317B" w:rsidRDefault="006D317B">
            <w:pPr>
              <w:pStyle w:val="Tableau"/>
              <w:spacing w:before="0" w:after="0"/>
              <w:rPr>
                <w:snapToGrid w:val="0"/>
              </w:rPr>
            </w:pPr>
            <w:r>
              <w:rPr>
                <w:snapToGrid w:val="0"/>
              </w:rPr>
              <w:t>Delay (for voice)</w:t>
            </w:r>
          </w:p>
          <w:p w:rsidR="006D317B" w:rsidRDefault="006D317B">
            <w:pPr>
              <w:pStyle w:val="Tableau"/>
              <w:spacing w:before="0" w:after="0"/>
              <w:rPr>
                <w:i/>
                <w:snapToGrid w:val="0"/>
              </w:rPr>
            </w:pPr>
            <w:r>
              <w:rPr>
                <w:b/>
                <w:snapToGrid w:val="0"/>
              </w:rPr>
              <w:t xml:space="preserve">Answer: </w:t>
            </w:r>
            <w:r>
              <w:rPr>
                <w:snapToGrid w:val="0"/>
              </w:rPr>
              <w:t>The delay will depend mainly on the selected satellite constellation characteristics and on the source coding technique. The delay introduced by the radio part is typically 20 ms. (with 20 ms. interleaving depth). In case of GEO constellation the delay introduced by the transmission path is up to 250 ms.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A1.3.7.1</w:t>
            </w:r>
          </w:p>
        </w:tc>
        <w:tc>
          <w:tcPr>
            <w:tcW w:w="8008" w:type="dxa"/>
          </w:tcPr>
          <w:p w:rsidR="006D317B" w:rsidRDefault="006D317B">
            <w:pPr>
              <w:pStyle w:val="Tableau"/>
              <w:spacing w:before="0" w:after="0"/>
              <w:rPr>
                <w:snapToGrid w:val="0"/>
              </w:rPr>
            </w:pPr>
            <w:r>
              <w:rPr>
                <w:snapToGrid w:val="0"/>
              </w:rPr>
              <w:t>What is the radio transmission processing delay due to the overall process of channel coding, bit interleaving, framing, etc., not including source coding ? This is given as transmitter delay from the input of the channel coder to the antenna plus the receiver delay from the antenna to the output of the channel decoder. Provide this information for each service being provided. In addition, a detailed description of how this parameter was calculated is required for both the uplink and the downlink.</w:t>
            </w:r>
          </w:p>
          <w:p w:rsidR="006D317B" w:rsidRDefault="006D317B">
            <w:pPr>
              <w:pStyle w:val="Tableau"/>
              <w:spacing w:before="0" w:after="0"/>
              <w:rPr>
                <w:snapToGrid w:val="0"/>
              </w:rPr>
            </w:pPr>
            <w:r>
              <w:rPr>
                <w:b/>
                <w:snapToGrid w:val="0"/>
              </w:rPr>
              <w:t xml:space="preserve">Answer: </w:t>
            </w:r>
            <w:r>
              <w:rPr>
                <w:snapToGrid w:val="0"/>
              </w:rPr>
              <w:t xml:space="preserve">It depends on the selected interleaving depth. Minimum interleaving depth is one frame (10 ms). Maximum interleaving depth is 8 frames (80 ms). With a </w:t>
            </w:r>
            <w:r>
              <w:rPr>
                <w:snapToGrid w:val="0"/>
              </w:rPr>
              <w:sym w:font="Bookshelf Symbol 4" w:char="F0AF"/>
            </w:r>
            <w:r>
              <w:rPr>
                <w:snapToGrid w:val="0"/>
              </w:rPr>
              <w:t xml:space="preserve"> FEC, the processing delay is 3*80=240 ms.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A1.3.7.2</w:t>
            </w:r>
          </w:p>
        </w:tc>
        <w:tc>
          <w:tcPr>
            <w:tcW w:w="8008" w:type="dxa"/>
          </w:tcPr>
          <w:p w:rsidR="006D317B" w:rsidRDefault="006D317B">
            <w:pPr>
              <w:pStyle w:val="Tableau"/>
              <w:spacing w:before="0" w:after="0"/>
              <w:rPr>
                <w:snapToGrid w:val="0"/>
              </w:rPr>
            </w:pPr>
            <w:r>
              <w:rPr>
                <w:snapToGrid w:val="0"/>
              </w:rPr>
              <w:t>What is the total estimated round trip delay (ms) to include both the processing delay, propagation delay (terrestrial only) and vocoder delay? Give the estimated delay associated with each of the key attributes described in Fig. 6 that make up the total delay provided.</w:t>
            </w:r>
          </w:p>
          <w:p w:rsidR="006D317B" w:rsidRDefault="006D317B">
            <w:pPr>
              <w:pStyle w:val="Tableau"/>
              <w:spacing w:before="0" w:after="0"/>
              <w:rPr>
                <w:snapToGrid w:val="0"/>
              </w:rPr>
            </w:pPr>
            <w:r>
              <w:rPr>
                <w:b/>
                <w:snapToGrid w:val="0"/>
              </w:rPr>
              <w:t xml:space="preserve">Answer: </w:t>
            </w:r>
            <w:r>
              <w:rPr>
                <w:snapToGrid w:val="0"/>
              </w:rPr>
              <w:t>Source coding is not includes in this RTT. Source coding which may find use with this RTT like G729, IS-96 QCELP and G723.1 have total delay respectively of 25 ms., 45 ms and 67.5 ms. Interleaving delay are given in A1.3.7.1. Propagation delay is satellite constellation dependent.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A1.3.7.3</w:t>
            </w:r>
          </w:p>
        </w:tc>
        <w:tc>
          <w:tcPr>
            <w:tcW w:w="8008" w:type="dxa"/>
          </w:tcPr>
          <w:p w:rsidR="006D317B" w:rsidRDefault="006D317B">
            <w:pPr>
              <w:pStyle w:val="Tableau"/>
              <w:spacing w:before="0" w:after="0"/>
              <w:rPr>
                <w:snapToGrid w:val="0"/>
              </w:rPr>
            </w:pPr>
            <w:r>
              <w:rPr>
                <w:snapToGrid w:val="0"/>
              </w:rPr>
              <w:t>Does the proposed RTT need echo control?</w:t>
            </w:r>
          </w:p>
          <w:p w:rsidR="006D317B" w:rsidRDefault="006D317B">
            <w:pPr>
              <w:pStyle w:val="Tableau"/>
              <w:spacing w:before="0" w:after="0"/>
              <w:rPr>
                <w:snapToGrid w:val="0"/>
              </w:rPr>
            </w:pPr>
            <w:r>
              <w:rPr>
                <w:b/>
                <w:snapToGrid w:val="0"/>
              </w:rPr>
              <w:t xml:space="preserve">Answer: </w:t>
            </w:r>
            <w:r>
              <w:rPr>
                <w:snapToGrid w:val="0"/>
              </w:rPr>
              <w:t xml:space="preserve">Yes.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A1.3.8</w:t>
            </w:r>
          </w:p>
        </w:tc>
        <w:tc>
          <w:tcPr>
            <w:tcW w:w="8008" w:type="dxa"/>
          </w:tcPr>
          <w:p w:rsidR="006D317B" w:rsidRDefault="006D317B">
            <w:pPr>
              <w:pStyle w:val="Tableau"/>
              <w:spacing w:before="0" w:after="0"/>
              <w:rPr>
                <w:snapToGrid w:val="0"/>
              </w:rPr>
            </w:pPr>
            <w:r>
              <w:rPr>
                <w:snapToGrid w:val="0"/>
              </w:rPr>
              <w:t>What is the MOS level for the proposed codec for the relevant test environments given in Annex 2? Specify its absolute MOS value and its relative value with respect to the MOS value of ITU-T Recommendation G.711 (64 k PCM) and ITU-T Recommendation G.726 (32 k ADPCM).</w:t>
            </w:r>
          </w:p>
          <w:p w:rsidR="006D317B" w:rsidRDefault="006D317B">
            <w:pPr>
              <w:pStyle w:val="Tableau"/>
              <w:spacing w:before="0" w:after="0"/>
              <w:rPr>
                <w:snapToGrid w:val="0"/>
              </w:rPr>
            </w:pPr>
            <w:r>
              <w:rPr>
                <w:snapToGrid w:val="0"/>
              </w:rPr>
              <w:t>NOTE 1 – If a special voice coding algorithm is indispensable for the proposed RTT, the proponent should declare detail with its performance of the codec such as MOS level. (See § A1.2.19)</w:t>
            </w:r>
          </w:p>
          <w:p w:rsidR="006D317B" w:rsidRDefault="006D317B">
            <w:pPr>
              <w:pStyle w:val="Tableau"/>
              <w:spacing w:before="0" w:after="0"/>
              <w:rPr>
                <w:snapToGrid w:val="0"/>
              </w:rPr>
            </w:pPr>
            <w:r>
              <w:rPr>
                <w:b/>
                <w:snapToGrid w:val="0"/>
              </w:rPr>
              <w:t xml:space="preserve">Answer: </w:t>
            </w:r>
            <w:r>
              <w:rPr>
                <w:snapToGrid w:val="0"/>
              </w:rPr>
              <w:t xml:space="preserve">Speech coding is not part of this proposal. </w:t>
            </w:r>
          </w:p>
        </w:tc>
      </w:tr>
      <w:tr w:rsidR="006D317B">
        <w:tblPrEx>
          <w:tblCellMar>
            <w:top w:w="0" w:type="dxa"/>
            <w:bottom w:w="0" w:type="dxa"/>
          </w:tblCellMar>
        </w:tblPrEx>
        <w:tc>
          <w:tcPr>
            <w:tcW w:w="1204" w:type="dxa"/>
          </w:tcPr>
          <w:p w:rsidR="006D317B" w:rsidRDefault="006D317B">
            <w:pPr>
              <w:pStyle w:val="Tableau"/>
              <w:spacing w:before="0" w:after="0"/>
              <w:rPr>
                <w:snapToGrid w:val="0"/>
                <w:highlight w:val="yellow"/>
              </w:rPr>
            </w:pPr>
            <w:r>
              <w:rPr>
                <w:snapToGrid w:val="0"/>
              </w:rPr>
              <w:t>A1.3.9</w:t>
            </w:r>
          </w:p>
        </w:tc>
        <w:tc>
          <w:tcPr>
            <w:tcW w:w="8008" w:type="dxa"/>
          </w:tcPr>
          <w:p w:rsidR="006D317B" w:rsidRDefault="006D317B">
            <w:pPr>
              <w:pStyle w:val="Tableau"/>
              <w:spacing w:before="0" w:after="0"/>
              <w:rPr>
                <w:snapToGrid w:val="0"/>
              </w:rPr>
            </w:pPr>
            <w:r>
              <w:rPr>
                <w:snapToGrid w:val="0"/>
              </w:rPr>
              <w:t>Description of the ability to sustain quality under certain extreme conditions.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A1.3.9.2</w:t>
            </w:r>
          </w:p>
        </w:tc>
        <w:tc>
          <w:tcPr>
            <w:tcW w:w="8008" w:type="dxa"/>
          </w:tcPr>
          <w:p w:rsidR="006D317B" w:rsidRDefault="006D317B">
            <w:pPr>
              <w:pStyle w:val="Tableau"/>
              <w:spacing w:before="0" w:after="0"/>
              <w:rPr>
                <w:snapToGrid w:val="0"/>
              </w:rPr>
            </w:pPr>
            <w:r>
              <w:rPr>
                <w:i/>
                <w:snapToGrid w:val="0"/>
              </w:rPr>
              <w:t xml:space="preserve">Hardware failures </w:t>
            </w:r>
            <w:r>
              <w:rPr>
                <w:snapToGrid w:val="0"/>
              </w:rPr>
              <w:t>: characterise system behaviour and performance in such conditions. Provide detailed explanation on any calculation.</w:t>
            </w:r>
          </w:p>
          <w:p w:rsidR="006D317B" w:rsidRDefault="006D317B">
            <w:pPr>
              <w:pStyle w:val="Tableau"/>
              <w:spacing w:before="0" w:after="0"/>
              <w:rPr>
                <w:snapToGrid w:val="0"/>
              </w:rPr>
            </w:pPr>
            <w:r>
              <w:rPr>
                <w:b/>
                <w:snapToGrid w:val="0"/>
              </w:rPr>
              <w:t xml:space="preserve">Answer: </w:t>
            </w:r>
            <w:r>
              <w:rPr>
                <w:snapToGrid w:val="0"/>
              </w:rPr>
              <w:t>System behaviour is implementation dependent. The possibility to exploit satellite diversity makes the system less sensitive to isolated faults in one satellite.</w:t>
            </w:r>
          </w:p>
        </w:tc>
      </w:tr>
      <w:tr w:rsidR="006D317B">
        <w:tblPrEx>
          <w:tblCellMar>
            <w:top w:w="0" w:type="dxa"/>
            <w:bottom w:w="0" w:type="dxa"/>
          </w:tblCellMar>
        </w:tblPrEx>
        <w:tc>
          <w:tcPr>
            <w:tcW w:w="1204" w:type="dxa"/>
            <w:tcBorders>
              <w:bottom w:val="nil"/>
            </w:tcBorders>
          </w:tcPr>
          <w:p w:rsidR="006D317B" w:rsidRDefault="006D317B">
            <w:pPr>
              <w:pStyle w:val="Tableau"/>
              <w:spacing w:before="0" w:after="0"/>
              <w:rPr>
                <w:snapToGrid w:val="0"/>
              </w:rPr>
            </w:pPr>
            <w:r>
              <w:rPr>
                <w:snapToGrid w:val="0"/>
              </w:rPr>
              <w:t>A1.3.9.3</w:t>
            </w:r>
          </w:p>
        </w:tc>
        <w:tc>
          <w:tcPr>
            <w:tcW w:w="8008" w:type="dxa"/>
            <w:tcBorders>
              <w:bottom w:val="nil"/>
            </w:tcBorders>
          </w:tcPr>
          <w:p w:rsidR="006D317B" w:rsidRDefault="006D317B">
            <w:pPr>
              <w:pStyle w:val="Tableau"/>
              <w:spacing w:before="0" w:after="0"/>
              <w:rPr>
                <w:snapToGrid w:val="0"/>
              </w:rPr>
            </w:pPr>
            <w:r>
              <w:rPr>
                <w:i/>
                <w:snapToGrid w:val="0"/>
              </w:rPr>
              <w:t xml:space="preserve">Interference immunity </w:t>
            </w:r>
            <w:r>
              <w:rPr>
                <w:snapToGrid w:val="0"/>
              </w:rPr>
              <w:t>: characterise system immunity or protection mechanisms against interference. What is the interference detection method ? What is the interference avoidance method ?</w:t>
            </w:r>
          </w:p>
          <w:p w:rsidR="006D317B" w:rsidRDefault="006D317B">
            <w:pPr>
              <w:pStyle w:val="Tableau"/>
              <w:spacing w:before="0" w:after="0"/>
              <w:rPr>
                <w:i/>
                <w:snapToGrid w:val="0"/>
              </w:rPr>
            </w:pPr>
            <w:r>
              <w:rPr>
                <w:b/>
                <w:snapToGrid w:val="0"/>
              </w:rPr>
              <w:t xml:space="preserve">Answer: </w:t>
            </w:r>
            <w:r>
              <w:rPr>
                <w:snapToGrid w:val="0"/>
              </w:rPr>
              <w:t>The system is inherently robust against interference thanks to the CDMA access. Further, the proposed RTT support interference mitigation techniques like linear Multi-User Detection (MUD) receiver which may be optionally exploited to reduce interference.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A1.3.10</w:t>
            </w:r>
          </w:p>
        </w:tc>
        <w:tc>
          <w:tcPr>
            <w:tcW w:w="8008" w:type="dxa"/>
          </w:tcPr>
          <w:p w:rsidR="006D317B" w:rsidRDefault="006D317B">
            <w:pPr>
              <w:pStyle w:val="Tableau"/>
              <w:spacing w:before="0" w:after="0"/>
              <w:rPr>
                <w:snapToGrid w:val="0"/>
              </w:rPr>
            </w:pPr>
            <w:r>
              <w:rPr>
                <w:snapToGrid w:val="0"/>
              </w:rPr>
              <w:t>Characterise the adaptability of the proposed RTT to different and/or time-varying conditions (e.g. propagation, traffic, etc.) that are not considered in the above attributes of § A1.3.</w:t>
            </w:r>
          </w:p>
          <w:p w:rsidR="006D317B" w:rsidRDefault="006D317B">
            <w:pPr>
              <w:pStyle w:val="Tableau"/>
              <w:spacing w:before="0" w:after="0"/>
              <w:rPr>
                <w:i/>
                <w:snapToGrid w:val="0"/>
              </w:rPr>
            </w:pPr>
            <w:r>
              <w:rPr>
                <w:b/>
                <w:snapToGrid w:val="0"/>
              </w:rPr>
              <w:t xml:space="preserve">Answer: </w:t>
            </w:r>
            <w:r>
              <w:rPr>
                <w:snapToGrid w:val="0"/>
              </w:rPr>
              <w:t xml:space="preserve">Power control is utilised to decrease the amount of self-interference. Furthermore, the RTT is designed to incorporate linear MUD interference mitigation at the LES. </w:t>
            </w:r>
          </w:p>
        </w:tc>
      </w:tr>
    </w:tbl>
    <w:p w:rsidR="006D317B" w:rsidRDefault="006D317B">
      <w:pPr>
        <w:rPr>
          <w:snapToGrid w:val="0"/>
        </w:rPr>
      </w:pPr>
    </w:p>
    <w:p w:rsidR="006D317B" w:rsidRDefault="006D317B">
      <w:pPr>
        <w:pStyle w:val="Annex2"/>
        <w:numPr>
          <w:numberingChange w:id="815" w:author="Béatrice MARTIN" w:date="2004-06-25T17:20:00Z" w:original="A1.%1:6:0:."/>
        </w:numPr>
        <w:tabs>
          <w:tab w:val="clear" w:pos="1440"/>
        </w:tabs>
      </w:pPr>
      <w:bookmarkStart w:id="816" w:name="_Toc25052089"/>
      <w:bookmarkStart w:id="817" w:name="_Toc72569553"/>
      <w:r>
        <w:t>Technology design constraints</w:t>
      </w:r>
      <w:bookmarkEnd w:id="816"/>
      <w:bookmarkEnd w:id="817"/>
    </w:p>
    <w:p w:rsidR="006D317B" w:rsidRDefault="006D317B"/>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34"/>
        <w:gridCol w:w="8008"/>
      </w:tblGrid>
      <w:tr w:rsidR="006D317B">
        <w:tblPrEx>
          <w:tblCellMar>
            <w:top w:w="0" w:type="dxa"/>
            <w:bottom w:w="0" w:type="dxa"/>
          </w:tblCellMar>
        </w:tblPrEx>
        <w:tc>
          <w:tcPr>
            <w:tcW w:w="1204" w:type="dxa"/>
            <w:tcBorders>
              <w:top w:val="double" w:sz="4" w:space="0" w:color="auto"/>
            </w:tcBorders>
          </w:tcPr>
          <w:p w:rsidR="006D317B" w:rsidRDefault="006D317B">
            <w:pPr>
              <w:pStyle w:val="Tableau"/>
              <w:spacing w:before="0" w:after="0"/>
              <w:rPr>
                <w:snapToGrid w:val="0"/>
              </w:rPr>
            </w:pPr>
            <w:r>
              <w:rPr>
                <w:snapToGrid w:val="0"/>
              </w:rPr>
              <w:t>A1.4</w:t>
            </w:r>
          </w:p>
        </w:tc>
        <w:tc>
          <w:tcPr>
            <w:tcW w:w="8008" w:type="dxa"/>
            <w:tcBorders>
              <w:top w:val="double" w:sz="4" w:space="0" w:color="auto"/>
            </w:tcBorders>
          </w:tcPr>
          <w:p w:rsidR="006D317B" w:rsidRDefault="006D317B">
            <w:pPr>
              <w:pStyle w:val="Tableau"/>
              <w:spacing w:before="0" w:after="0"/>
              <w:rPr>
                <w:snapToGrid w:val="0"/>
              </w:rPr>
            </w:pPr>
            <w:r>
              <w:rPr>
                <w:snapToGrid w:val="0"/>
              </w:rPr>
              <w:t>Technology design constraints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A1.4.1</w:t>
            </w:r>
          </w:p>
        </w:tc>
        <w:tc>
          <w:tcPr>
            <w:tcW w:w="8008" w:type="dxa"/>
          </w:tcPr>
          <w:p w:rsidR="006D317B" w:rsidRDefault="006D317B">
            <w:pPr>
              <w:pStyle w:val="Tableau"/>
              <w:spacing w:before="0" w:after="0"/>
              <w:rPr>
                <w:snapToGrid w:val="0"/>
              </w:rPr>
            </w:pPr>
            <w:r>
              <w:rPr>
                <w:i/>
                <w:snapToGrid w:val="0"/>
              </w:rPr>
              <w:t xml:space="preserve">Frequency stability </w:t>
            </w:r>
            <w:r>
              <w:rPr>
                <w:snapToGrid w:val="0"/>
              </w:rPr>
              <w:t>: provide transmission frequency stability (not oscillator stability) requirements of the carrier (include long term – 1 year – frequency stability requirements (ppm)).</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A1.4.1.2</w:t>
            </w:r>
          </w:p>
        </w:tc>
        <w:tc>
          <w:tcPr>
            <w:tcW w:w="8008" w:type="dxa"/>
          </w:tcPr>
          <w:p w:rsidR="006D317B" w:rsidRDefault="006D317B">
            <w:pPr>
              <w:pStyle w:val="Tableau"/>
              <w:spacing w:before="0" w:after="0"/>
              <w:rPr>
                <w:snapToGrid w:val="0"/>
              </w:rPr>
            </w:pPr>
            <w:r>
              <w:rPr>
                <w:snapToGrid w:val="0"/>
              </w:rPr>
              <w:t xml:space="preserve">For MS transmission. </w:t>
            </w:r>
          </w:p>
          <w:p w:rsidR="006D317B" w:rsidRDefault="006D317B">
            <w:pPr>
              <w:pStyle w:val="Tableau"/>
              <w:spacing w:before="0" w:after="0"/>
              <w:rPr>
                <w:i/>
                <w:snapToGrid w:val="0"/>
              </w:rPr>
            </w:pPr>
            <w:r>
              <w:rPr>
                <w:b/>
                <w:snapToGrid w:val="0"/>
              </w:rPr>
              <w:t xml:space="preserve">Answer: </w:t>
            </w:r>
            <w:r>
              <w:rPr>
                <w:snapToGrid w:val="0"/>
              </w:rPr>
              <w:t xml:space="preserve">±0.1 ppm over 1 time slot </w:t>
            </w:r>
            <w:r>
              <w:t xml:space="preserve">compared to the carrier frequency received from the Node B (assuming UE is frequency synchronised to the downlink).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A1.4.2</w:t>
            </w:r>
          </w:p>
        </w:tc>
        <w:tc>
          <w:tcPr>
            <w:tcW w:w="8008" w:type="dxa"/>
          </w:tcPr>
          <w:p w:rsidR="006D317B" w:rsidRDefault="006D317B">
            <w:pPr>
              <w:pStyle w:val="Tableau"/>
              <w:spacing w:before="0" w:after="0"/>
              <w:rPr>
                <w:snapToGrid w:val="0"/>
              </w:rPr>
            </w:pPr>
            <w:r>
              <w:rPr>
                <w:i/>
                <w:snapToGrid w:val="0"/>
              </w:rPr>
              <w:t xml:space="preserve">Out-of-band and spurious emissions </w:t>
            </w:r>
            <w:r>
              <w:rPr>
                <w:snapToGrid w:val="0"/>
              </w:rPr>
              <w:t xml:space="preserve">: specify the expected levels of base or satellite and mobile transmitter emissions outside the operating channel, as a function of frequency offset. </w:t>
            </w:r>
          </w:p>
          <w:p w:rsidR="006D317B" w:rsidRDefault="006D317B">
            <w:pPr>
              <w:pStyle w:val="Tableau"/>
              <w:spacing w:before="0" w:after="0"/>
              <w:rPr>
                <w:b/>
                <w:snapToGrid w:val="0"/>
              </w:rPr>
            </w:pPr>
            <w:r>
              <w:rPr>
                <w:b/>
                <w:snapToGrid w:val="0"/>
              </w:rPr>
              <w:t>Answer :</w:t>
            </w:r>
          </w:p>
          <w:p w:rsidR="006D317B" w:rsidRDefault="006D317B">
            <w:pPr>
              <w:pStyle w:val="Tableau"/>
              <w:spacing w:before="0" w:after="0"/>
              <w:rPr>
                <w:snapToGrid w:val="0"/>
              </w:rPr>
            </w:pPr>
            <w:r>
              <w:rPr>
                <w:b/>
                <w:snapToGrid w:val="0"/>
              </w:rPr>
              <w:t>UE :</w:t>
            </w:r>
            <w:commentRangeStart w:id="818"/>
            <w:r>
              <w:rPr>
                <w:snapToGrid w:val="0"/>
              </w:rPr>
              <w:t xml:space="preserve"> </w:t>
            </w:r>
            <w:commentRangeEnd w:id="818"/>
            <w:r>
              <w:rPr>
                <w:rStyle w:val="CommentReference"/>
                <w:vanish/>
              </w:rPr>
              <w:commentReference w:id="818"/>
            </w:r>
            <w:r>
              <w:rPr>
                <w:snapToGrid w:val="0"/>
              </w:rPr>
              <w:t xml:space="preserve"> </w:t>
            </w:r>
          </w:p>
          <w:p w:rsidR="006D317B" w:rsidRDefault="006D317B">
            <w:pPr>
              <w:pStyle w:val="Tableau"/>
              <w:spacing w:before="0" w:after="0"/>
              <w:rPr>
                <w:snapToGrid w:val="0"/>
              </w:rPr>
            </w:pPr>
            <w:r>
              <w:rPr>
                <w:snapToGrid w:val="0"/>
              </w:rPr>
              <w:t>Outside the band 1980 to 2010 MHz :</w:t>
            </w:r>
          </w:p>
          <w:p w:rsidR="006D317B" w:rsidRDefault="006D317B">
            <w:pPr>
              <w:pStyle w:val="Tableau"/>
              <w:spacing w:before="0" w:after="0"/>
              <w:rPr>
                <w:snapToGrid w:val="0"/>
              </w:rPr>
            </w:pPr>
            <w:r>
              <w:rPr>
                <w:snapToGrid w:val="0"/>
              </w:rPr>
              <w:t xml:space="preserve">∆f = 0 to 166 kHz </w:t>
            </w:r>
            <w:r>
              <w:rPr>
                <w:snapToGrid w:val="0"/>
              </w:rPr>
              <w:sym w:font="Wingdings" w:char="F0E0"/>
            </w:r>
            <w:r>
              <w:rPr>
                <w:snapToGrid w:val="0"/>
              </w:rPr>
              <w:t xml:space="preserve"> 0 – (∆f *55/166) dBW</w:t>
            </w:r>
          </w:p>
          <w:p w:rsidR="006D317B" w:rsidRDefault="006D317B">
            <w:pPr>
              <w:pStyle w:val="Tableau"/>
              <w:spacing w:before="0" w:after="0"/>
              <w:rPr>
                <w:snapToGrid w:val="0"/>
              </w:rPr>
            </w:pPr>
            <w:r>
              <w:rPr>
                <w:snapToGrid w:val="0"/>
              </w:rPr>
              <w:t xml:space="preserve">∆f = 166 to 575 kHz </w:t>
            </w:r>
            <w:r>
              <w:rPr>
                <w:snapToGrid w:val="0"/>
              </w:rPr>
              <w:sym w:font="Wingdings" w:char="F0E0"/>
            </w:r>
            <w:r>
              <w:rPr>
                <w:snapToGrid w:val="0"/>
              </w:rPr>
              <w:t xml:space="preserve"> -55 Dbw</w:t>
            </w:r>
          </w:p>
          <w:p w:rsidR="006D317B" w:rsidRDefault="006D317B">
            <w:pPr>
              <w:pStyle w:val="Tableau"/>
              <w:spacing w:before="0" w:after="0"/>
              <w:rPr>
                <w:snapToGrid w:val="0"/>
              </w:rPr>
            </w:pPr>
            <w:r>
              <w:rPr>
                <w:snapToGrid w:val="0"/>
              </w:rPr>
              <w:t xml:space="preserve">∆f = 575 to 1175 kHz </w:t>
            </w:r>
            <w:r>
              <w:rPr>
                <w:snapToGrid w:val="0"/>
              </w:rPr>
              <w:sym w:font="Wingdings" w:char="F0E0"/>
            </w:r>
            <w:r>
              <w:rPr>
                <w:snapToGrid w:val="0"/>
              </w:rPr>
              <w:t xml:space="preserve"> -60 dBW </w:t>
            </w:r>
          </w:p>
          <w:p w:rsidR="006D317B" w:rsidRDefault="006D317B">
            <w:pPr>
              <w:pStyle w:val="Tableau"/>
              <w:spacing w:before="0" w:after="0"/>
              <w:rPr>
                <w:snapToGrid w:val="0"/>
              </w:rPr>
            </w:pPr>
            <w:r>
              <w:rPr>
                <w:snapToGrid w:val="0"/>
              </w:rPr>
              <w:t xml:space="preserve">∆f = 1175 to 1525 kHz </w:t>
            </w:r>
            <w:r>
              <w:rPr>
                <w:snapToGrid w:val="0"/>
              </w:rPr>
              <w:sym w:font="Wingdings" w:char="F0E0"/>
            </w:r>
            <w:r>
              <w:rPr>
                <w:snapToGrid w:val="0"/>
              </w:rPr>
              <w:t xml:space="preserve"> -60 – ((∆f-1175) *5/350) dBW </w:t>
            </w:r>
          </w:p>
          <w:p w:rsidR="006D317B" w:rsidRDefault="006D317B">
            <w:pPr>
              <w:pStyle w:val="Tableau"/>
              <w:spacing w:before="0" w:after="0"/>
              <w:rPr>
                <w:snapToGrid w:val="0"/>
              </w:rPr>
            </w:pPr>
            <w:r>
              <w:rPr>
                <w:snapToGrid w:val="0"/>
              </w:rPr>
              <w:t xml:space="preserve">∆f = 1525 to 32000 kHz </w:t>
            </w:r>
            <w:r>
              <w:rPr>
                <w:snapToGrid w:val="0"/>
              </w:rPr>
              <w:sym w:font="Wingdings" w:char="F0E0"/>
            </w:r>
            <w:r>
              <w:rPr>
                <w:snapToGrid w:val="0"/>
              </w:rPr>
              <w:t xml:space="preserve"> -70 dBW </w:t>
            </w:r>
          </w:p>
          <w:p w:rsidR="006D317B" w:rsidRDefault="006D317B">
            <w:pPr>
              <w:pStyle w:val="Tableau"/>
              <w:spacing w:before="0" w:after="0"/>
              <w:rPr>
                <w:lang w:val="fr-FR"/>
              </w:rPr>
            </w:pPr>
            <w:r>
              <w:rPr>
                <w:b/>
                <w:lang w:val="fr-FR"/>
              </w:rPr>
              <w:t>Satellite</w:t>
            </w:r>
            <w:r>
              <w:rPr>
                <w:lang w:val="fr-FR"/>
              </w:rPr>
              <w:t xml:space="preserve"> : see satellite transmission mask</w:t>
            </w:r>
          </w:p>
          <w:p w:rsidR="006D317B" w:rsidRDefault="006D317B">
            <w:pPr>
              <w:pStyle w:val="Tableau"/>
              <w:spacing w:before="0" w:after="0"/>
              <w:rPr>
                <w:snapToGrid w:val="0"/>
              </w:rPr>
            </w:pP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A1.4.3</w:t>
            </w:r>
          </w:p>
        </w:tc>
        <w:tc>
          <w:tcPr>
            <w:tcW w:w="8008" w:type="dxa"/>
          </w:tcPr>
          <w:p w:rsidR="006D317B" w:rsidRDefault="006D317B">
            <w:pPr>
              <w:pStyle w:val="Tableau"/>
              <w:spacing w:before="0" w:after="0"/>
              <w:rPr>
                <w:snapToGrid w:val="0"/>
              </w:rPr>
            </w:pPr>
            <w:r>
              <w:rPr>
                <w:i/>
                <w:snapToGrid w:val="0"/>
              </w:rPr>
              <w:t xml:space="preserve">Synchronisation requirements </w:t>
            </w:r>
            <w:r>
              <w:rPr>
                <w:snapToGrid w:val="0"/>
              </w:rPr>
              <w:t>: describe RTT’s timing requirements, e.g.</w:t>
            </w:r>
          </w:p>
          <w:p w:rsidR="006D317B" w:rsidRDefault="006D317B">
            <w:pPr>
              <w:pStyle w:val="Tableau"/>
              <w:spacing w:before="0" w:after="0"/>
              <w:rPr>
                <w:snapToGrid w:val="0"/>
              </w:rPr>
            </w:pPr>
            <w:r>
              <w:rPr>
                <w:snapToGrid w:val="0"/>
              </w:rPr>
              <w:t>– Is BS-to-BS or satellite land earth station (LES)-to-LES synchronisation required? Provide precise information, the type of synchronisation, i.e., synchronisation of carrier frequency, bit clock, spreading code or frame, and their accuracy.</w:t>
            </w:r>
          </w:p>
          <w:p w:rsidR="006D317B" w:rsidRDefault="006D317B">
            <w:pPr>
              <w:pStyle w:val="Tableau"/>
              <w:spacing w:before="0" w:after="0"/>
              <w:rPr>
                <w:snapToGrid w:val="0"/>
              </w:rPr>
            </w:pPr>
            <w:r>
              <w:rPr>
                <w:b/>
                <w:snapToGrid w:val="0"/>
              </w:rPr>
              <w:t xml:space="preserve">Answer: </w:t>
            </w:r>
            <w:r>
              <w:rPr>
                <w:snapToGrid w:val="0"/>
              </w:rPr>
              <w:t>No synchronisation required apart for a time accuracy in the order of 10 ms to ease soft handoff procedures.</w:t>
            </w:r>
          </w:p>
          <w:p w:rsidR="006D317B" w:rsidRDefault="006D317B">
            <w:pPr>
              <w:pStyle w:val="Tableau"/>
              <w:spacing w:before="0" w:after="0"/>
              <w:rPr>
                <w:snapToGrid w:val="0"/>
              </w:rPr>
            </w:pPr>
          </w:p>
          <w:p w:rsidR="006D317B" w:rsidRDefault="006D317B">
            <w:pPr>
              <w:pStyle w:val="Tableau"/>
              <w:spacing w:before="0" w:after="0"/>
              <w:rPr>
                <w:snapToGrid w:val="0"/>
              </w:rPr>
            </w:pPr>
            <w:r>
              <w:rPr>
                <w:snapToGrid w:val="0"/>
              </w:rPr>
              <w:t>– State short-term frequency and timing accuracy of BS (or LES) transmit signal.</w:t>
            </w:r>
          </w:p>
          <w:p w:rsidR="006D317B" w:rsidRDefault="006D317B">
            <w:pPr>
              <w:pStyle w:val="Tableau"/>
              <w:spacing w:before="0" w:after="0"/>
              <w:rPr>
                <w:snapToGrid w:val="0"/>
              </w:rPr>
            </w:pPr>
            <w:r>
              <w:rPr>
                <w:b/>
                <w:snapToGrid w:val="0"/>
              </w:rPr>
              <w:t xml:space="preserve">Answer: </w:t>
            </w:r>
          </w:p>
          <w:p w:rsidR="006D317B" w:rsidRDefault="006D317B">
            <w:pPr>
              <w:pStyle w:val="Tableau"/>
              <w:spacing w:before="0" w:after="0"/>
              <w:rPr>
                <w:snapToGrid w:val="0"/>
              </w:rPr>
            </w:pPr>
            <w:r>
              <w:rPr>
                <w:snapToGrid w:val="0"/>
              </w:rPr>
              <w:t xml:space="preserve">Frequency accuracy within </w:t>
            </w:r>
            <w:r>
              <w:t>± 0.05 ppm over one time slot period. Timing accuracy : TBC.</w:t>
            </w:r>
          </w:p>
          <w:p w:rsidR="006D317B" w:rsidRDefault="006D317B">
            <w:pPr>
              <w:pStyle w:val="Tableau"/>
              <w:spacing w:before="0" w:after="0"/>
              <w:rPr>
                <w:snapToGrid w:val="0"/>
              </w:rPr>
            </w:pPr>
          </w:p>
          <w:p w:rsidR="006D317B" w:rsidRDefault="006D317B">
            <w:pPr>
              <w:pStyle w:val="Tableau"/>
              <w:spacing w:before="0" w:after="0"/>
              <w:rPr>
                <w:snapToGrid w:val="0"/>
              </w:rPr>
            </w:pPr>
            <w:r>
              <w:rPr>
                <w:snapToGrid w:val="0"/>
              </w:rPr>
              <w:t>– State source of external system reference and the accuracy required, if used at BS (or LES) (for example : derived from wireline network, or GPS receiver).</w:t>
            </w:r>
          </w:p>
          <w:p w:rsidR="006D317B" w:rsidRDefault="006D317B">
            <w:pPr>
              <w:pStyle w:val="Tableau"/>
              <w:spacing w:before="0" w:after="0"/>
              <w:rPr>
                <w:snapToGrid w:val="0"/>
              </w:rPr>
            </w:pPr>
            <w:r>
              <w:rPr>
                <w:b/>
                <w:snapToGrid w:val="0"/>
              </w:rPr>
              <w:t xml:space="preserve">Answer: </w:t>
            </w:r>
            <w:r>
              <w:rPr>
                <w:snapToGrid w:val="0"/>
              </w:rPr>
              <w:t>A reference clock can be derived from the RNC or from GPS.</w:t>
            </w:r>
          </w:p>
          <w:p w:rsidR="006D317B" w:rsidRDefault="006D317B">
            <w:pPr>
              <w:pStyle w:val="Tableau"/>
              <w:spacing w:before="0" w:after="0"/>
              <w:rPr>
                <w:snapToGrid w:val="0"/>
              </w:rPr>
            </w:pPr>
          </w:p>
          <w:p w:rsidR="006D317B" w:rsidRDefault="006D317B">
            <w:pPr>
              <w:pStyle w:val="Tableau"/>
              <w:spacing w:before="0" w:after="0"/>
              <w:rPr>
                <w:snapToGrid w:val="0"/>
              </w:rPr>
            </w:pPr>
            <w:r>
              <w:rPr>
                <w:snapToGrid w:val="0"/>
              </w:rPr>
              <w:t>– State free run accuracy of MS frequency and timing reference clock.</w:t>
            </w:r>
          </w:p>
          <w:p w:rsidR="006D317B" w:rsidRDefault="006D317B">
            <w:pPr>
              <w:pStyle w:val="Tableau"/>
              <w:spacing w:before="0" w:after="0"/>
              <w:rPr>
                <w:snapToGrid w:val="0"/>
              </w:rPr>
            </w:pPr>
            <w:r>
              <w:rPr>
                <w:b/>
                <w:snapToGrid w:val="0"/>
              </w:rPr>
              <w:t xml:space="preserve">Answer: </w:t>
            </w:r>
            <w:r>
              <w:rPr>
                <w:snapToGrid w:val="0"/>
              </w:rPr>
              <w:t>Short term accuracy : ±0.1 ppm over 1 time slot period.</w:t>
            </w:r>
          </w:p>
          <w:p w:rsidR="006D317B" w:rsidRDefault="006D317B">
            <w:pPr>
              <w:pStyle w:val="Tableau"/>
              <w:spacing w:before="0" w:after="0"/>
              <w:rPr>
                <w:snapToGrid w:val="0"/>
              </w:rPr>
            </w:pPr>
            <w:r>
              <w:rPr>
                <w:snapToGrid w:val="0"/>
              </w:rPr>
              <w:t xml:space="preserve">– State base-to-base bit time alignment requirement over a 24 h period </w:t>
            </w:r>
            <w:r>
              <w:rPr>
                <w:rFonts w:ascii="Symbol" w:hAnsi="Symbol"/>
                <w:snapToGrid w:val="0"/>
              </w:rPr>
              <w:t></w:t>
            </w:r>
            <w:r>
              <w:rPr>
                <w:snapToGrid w:val="0"/>
              </w:rPr>
              <w:t>ms).</w:t>
            </w:r>
          </w:p>
          <w:p w:rsidR="006D317B" w:rsidRDefault="006D317B">
            <w:pPr>
              <w:pStyle w:val="Tableau"/>
              <w:spacing w:before="0" w:after="0"/>
              <w:rPr>
                <w:snapToGrid w:val="0"/>
              </w:rPr>
            </w:pPr>
            <w:r>
              <w:rPr>
                <w:b/>
                <w:snapToGrid w:val="0"/>
              </w:rPr>
              <w:t xml:space="preserve">Answer: </w:t>
            </w:r>
            <w:r>
              <w:rPr>
                <w:snapToGrid w:val="0"/>
              </w:rPr>
              <w:t>A specific requirement is needed only if inter-LES handover has to be supported. In that case 10 ms of time accuracy is sufficient.</w:t>
            </w:r>
          </w:p>
          <w:p w:rsidR="006D317B" w:rsidRDefault="006D317B">
            <w:pPr>
              <w:pStyle w:val="Tableau"/>
              <w:spacing w:before="0" w:after="0"/>
              <w:rPr>
                <w:i/>
                <w:snapToGrid w:val="0"/>
                <w:lang w:val="fr-FR"/>
              </w:rPr>
            </w:pPr>
            <w:r>
              <w:rPr>
                <w:i/>
                <w:snapToGrid w:val="0"/>
                <w:lang w:val="fr-FR"/>
              </w:rPr>
              <w:t>TBC (cf Iub synchronisation, etc)</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A1.4.4</w:t>
            </w:r>
          </w:p>
        </w:tc>
        <w:tc>
          <w:tcPr>
            <w:tcW w:w="8008" w:type="dxa"/>
          </w:tcPr>
          <w:p w:rsidR="006D317B" w:rsidRDefault="006D317B">
            <w:pPr>
              <w:pStyle w:val="Tableau"/>
              <w:spacing w:before="0" w:after="0"/>
              <w:rPr>
                <w:snapToGrid w:val="0"/>
              </w:rPr>
            </w:pPr>
            <w:r>
              <w:rPr>
                <w:i/>
                <w:snapToGrid w:val="0"/>
              </w:rPr>
              <w:t xml:space="preserve">Timing jitter </w:t>
            </w:r>
            <w:r>
              <w:rPr>
                <w:snapToGrid w:val="0"/>
              </w:rPr>
              <w:t>: for BS (or LES) and MS give:</w:t>
            </w:r>
          </w:p>
          <w:p w:rsidR="006D317B" w:rsidRDefault="006D317B">
            <w:pPr>
              <w:pStyle w:val="Tableau"/>
              <w:spacing w:before="0" w:after="0"/>
              <w:rPr>
                <w:snapToGrid w:val="0"/>
              </w:rPr>
            </w:pPr>
            <w:r>
              <w:rPr>
                <w:snapToGrid w:val="0"/>
              </w:rPr>
              <w:t>– the maximum jitter on the transmit signal,</w:t>
            </w:r>
          </w:p>
          <w:p w:rsidR="006D317B" w:rsidRDefault="006D317B">
            <w:pPr>
              <w:pStyle w:val="Tableau"/>
              <w:spacing w:before="0" w:after="0"/>
              <w:rPr>
                <w:snapToGrid w:val="0"/>
              </w:rPr>
            </w:pPr>
            <w:r>
              <w:rPr>
                <w:snapToGrid w:val="0"/>
              </w:rPr>
              <w:t>– the maximum jitter tolerated on the received signal.</w:t>
            </w:r>
          </w:p>
          <w:p w:rsidR="006D317B" w:rsidRDefault="006D317B">
            <w:pPr>
              <w:pStyle w:val="Tableau"/>
              <w:spacing w:before="0" w:after="0"/>
              <w:rPr>
                <w:snapToGrid w:val="0"/>
              </w:rPr>
            </w:pPr>
            <w:r>
              <w:rPr>
                <w:snapToGrid w:val="0"/>
              </w:rPr>
              <w:t>Timing jitter is defined as r.m.s. value of the time variance normalized by symbol duration.</w:t>
            </w:r>
          </w:p>
          <w:p w:rsidR="006D317B" w:rsidRDefault="006D317B">
            <w:pPr>
              <w:pStyle w:val="Tableau"/>
              <w:spacing w:before="0" w:after="0"/>
              <w:rPr>
                <w:i/>
                <w:snapToGrid w:val="0"/>
              </w:rPr>
            </w:pPr>
            <w:r>
              <w:rPr>
                <w:b/>
                <w:snapToGrid w:val="0"/>
              </w:rPr>
              <w:t xml:space="preserve">Answer: </w:t>
            </w:r>
            <w:r>
              <w:rPr>
                <w:snapToGrid w:val="0"/>
              </w:rPr>
              <w:t>It is expected that timing jitter less than 3% of the chip duration will not produce any significant signal degradation.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A1.4.5</w:t>
            </w:r>
          </w:p>
        </w:tc>
        <w:tc>
          <w:tcPr>
            <w:tcW w:w="8008" w:type="dxa"/>
          </w:tcPr>
          <w:p w:rsidR="006D317B" w:rsidRDefault="006D317B">
            <w:pPr>
              <w:pStyle w:val="Tableau"/>
              <w:spacing w:before="0" w:after="0"/>
              <w:rPr>
                <w:snapToGrid w:val="0"/>
              </w:rPr>
            </w:pPr>
            <w:r>
              <w:rPr>
                <w:i/>
                <w:snapToGrid w:val="0"/>
              </w:rPr>
              <w:t xml:space="preserve">Frequency synthesizer </w:t>
            </w:r>
            <w:r>
              <w:rPr>
                <w:snapToGrid w:val="0"/>
              </w:rPr>
              <w:t>: what is the required step size, switched speed and frequency range of the frequency synthesizer of MSs?</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rPr>
              <w:t>- Step size: 200 kHz</w:t>
            </w:r>
          </w:p>
          <w:p w:rsidR="006D317B" w:rsidRDefault="006D317B">
            <w:pPr>
              <w:pStyle w:val="Tableau"/>
              <w:spacing w:before="0" w:after="0"/>
              <w:rPr>
                <w:snapToGrid w:val="0"/>
              </w:rPr>
            </w:pPr>
            <w:r>
              <w:rPr>
                <w:snapToGrid w:val="0"/>
              </w:rPr>
              <w:t>- Switched speed: No strict requirement (&lt;10 ms.)</w:t>
            </w:r>
          </w:p>
          <w:p w:rsidR="006D317B" w:rsidRDefault="006D317B">
            <w:pPr>
              <w:pStyle w:val="Tableau"/>
              <w:spacing w:before="0" w:after="0"/>
              <w:rPr>
                <w:i/>
                <w:snapToGrid w:val="0"/>
              </w:rPr>
            </w:pPr>
            <w:r>
              <w:rPr>
                <w:snapToGrid w:val="0"/>
              </w:rPr>
              <w:t xml:space="preserve">- Frequency range: 220 MHz (for MSS bandwidth).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A1.4.6</w:t>
            </w:r>
          </w:p>
        </w:tc>
        <w:tc>
          <w:tcPr>
            <w:tcW w:w="8008" w:type="dxa"/>
          </w:tcPr>
          <w:p w:rsidR="006D317B" w:rsidRDefault="006D317B">
            <w:pPr>
              <w:pStyle w:val="Tableau"/>
              <w:spacing w:before="0" w:after="0"/>
              <w:rPr>
                <w:snapToGrid w:val="0"/>
              </w:rPr>
            </w:pPr>
            <w:r>
              <w:rPr>
                <w:snapToGrid w:val="0"/>
              </w:rPr>
              <w:t>Does the proposed system require capabilities of fixed networks not generally available today?</w:t>
            </w:r>
          </w:p>
          <w:p w:rsidR="006D317B" w:rsidRDefault="006D317B">
            <w:pPr>
              <w:pStyle w:val="Tableau"/>
              <w:spacing w:before="0" w:after="0"/>
              <w:rPr>
                <w:i/>
                <w:snapToGrid w:val="0"/>
              </w:rPr>
            </w:pPr>
            <w:r>
              <w:rPr>
                <w:b/>
                <w:snapToGrid w:val="0"/>
              </w:rPr>
              <w:t xml:space="preserve">Answer: </w:t>
            </w:r>
            <w:r>
              <w:rPr>
                <w:snapToGrid w:val="0"/>
              </w:rPr>
              <w:t>No</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A1.4.6.1</w:t>
            </w:r>
          </w:p>
        </w:tc>
        <w:tc>
          <w:tcPr>
            <w:tcW w:w="8008" w:type="dxa"/>
          </w:tcPr>
          <w:p w:rsidR="006D317B" w:rsidRDefault="006D317B">
            <w:pPr>
              <w:pStyle w:val="Tableau"/>
              <w:spacing w:before="0" w:after="0"/>
              <w:rPr>
                <w:snapToGrid w:val="0"/>
              </w:rPr>
            </w:pPr>
            <w:r>
              <w:rPr>
                <w:snapToGrid w:val="0"/>
              </w:rPr>
              <w:t>Describe the special requirements on the fixed networks for the handover procedure. Provide handover procedure to be employed in proposed RTT in detail.</w:t>
            </w:r>
          </w:p>
          <w:p w:rsidR="006D317B" w:rsidRDefault="006D317B">
            <w:pPr>
              <w:pStyle w:val="Tableau"/>
              <w:spacing w:before="0" w:after="0"/>
              <w:rPr>
                <w:snapToGrid w:val="0"/>
              </w:rPr>
            </w:pPr>
            <w:r>
              <w:rPr>
                <w:b/>
                <w:snapToGrid w:val="0"/>
              </w:rPr>
              <w:t xml:space="preserve">Answer: </w:t>
            </w:r>
            <w:r>
              <w:rPr>
                <w:snapToGrid w:val="0"/>
              </w:rPr>
              <w:t>No special requirement on the fixed network is required.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A1.4.7</w:t>
            </w:r>
          </w:p>
        </w:tc>
        <w:tc>
          <w:tcPr>
            <w:tcW w:w="8008" w:type="dxa"/>
          </w:tcPr>
          <w:p w:rsidR="006D317B" w:rsidRDefault="006D317B">
            <w:pPr>
              <w:pStyle w:val="Tableau"/>
              <w:spacing w:before="0" w:after="0"/>
              <w:rPr>
                <w:snapToGrid w:val="0"/>
              </w:rPr>
            </w:pPr>
            <w:r>
              <w:rPr>
                <w:snapToGrid w:val="0"/>
              </w:rPr>
              <w:t>Fixed network feature transparency</w:t>
            </w:r>
          </w:p>
        </w:tc>
      </w:tr>
      <w:tr w:rsidR="006D317B">
        <w:tblPrEx>
          <w:tblCellMar>
            <w:top w:w="0" w:type="dxa"/>
            <w:bottom w:w="0" w:type="dxa"/>
          </w:tblCellMar>
        </w:tblPrEx>
        <w:tc>
          <w:tcPr>
            <w:tcW w:w="1204" w:type="dxa"/>
          </w:tcPr>
          <w:p w:rsidR="006D317B" w:rsidRDefault="006D317B">
            <w:pPr>
              <w:pStyle w:val="Tableau"/>
              <w:spacing w:before="0" w:after="0"/>
              <w:rPr>
                <w:snapToGrid w:val="0"/>
              </w:rPr>
            </w:pPr>
            <w:bookmarkStart w:id="819" w:name="_Hlt50886358"/>
            <w:r>
              <w:rPr>
                <w:snapToGrid w:val="0"/>
              </w:rPr>
              <w:t>A1.4.7.1</w:t>
            </w:r>
          </w:p>
        </w:tc>
        <w:tc>
          <w:tcPr>
            <w:tcW w:w="8008" w:type="dxa"/>
          </w:tcPr>
          <w:p w:rsidR="006D317B" w:rsidRDefault="006D317B">
            <w:pPr>
              <w:pStyle w:val="Tableau"/>
              <w:spacing w:before="0" w:after="0"/>
              <w:rPr>
                <w:snapToGrid w:val="0"/>
              </w:rPr>
            </w:pPr>
            <w:r>
              <w:rPr>
                <w:snapToGrid w:val="0"/>
              </w:rPr>
              <w:t>Which service(s) of the standard set of ISDN bearer services can the proposed RTT pass to users without fixed network modification.</w:t>
            </w:r>
          </w:p>
          <w:p w:rsidR="006D317B" w:rsidRDefault="006D317B">
            <w:pPr>
              <w:pStyle w:val="Tableau"/>
              <w:spacing w:before="0" w:after="0"/>
              <w:rPr>
                <w:snapToGrid w:val="0"/>
              </w:rPr>
            </w:pPr>
            <w:r>
              <w:rPr>
                <w:b/>
                <w:snapToGrid w:val="0"/>
              </w:rPr>
              <w:t>Answer:</w:t>
            </w:r>
            <w:r>
              <w:rPr>
                <w:snapToGrid w:val="0"/>
              </w:rPr>
              <w:t xml:space="preserve"> 64 Kbit/s bearer services are supported. Extension to 384 Kbit/s is also feasible.</w:t>
            </w:r>
          </w:p>
        </w:tc>
      </w:tr>
      <w:bookmarkEnd w:id="819"/>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A1.4.8</w:t>
            </w:r>
          </w:p>
        </w:tc>
        <w:tc>
          <w:tcPr>
            <w:tcW w:w="8008" w:type="dxa"/>
          </w:tcPr>
          <w:p w:rsidR="006D317B" w:rsidRDefault="006D317B">
            <w:pPr>
              <w:pStyle w:val="Tableau"/>
              <w:spacing w:before="0" w:after="0"/>
              <w:rPr>
                <w:snapToGrid w:val="0"/>
              </w:rPr>
            </w:pPr>
            <w:r>
              <w:rPr>
                <w:snapToGrid w:val="0"/>
              </w:rPr>
              <w:t>Characterise any radio resource control capabilities that exist for the provision of roaming between a private (e.g., closed user group) and a public IMT-2000 operating environment.</w:t>
            </w:r>
          </w:p>
          <w:p w:rsidR="006D317B" w:rsidRDefault="006D317B">
            <w:pPr>
              <w:pStyle w:val="Tableau"/>
              <w:spacing w:before="0" w:after="0"/>
              <w:rPr>
                <w:snapToGrid w:val="0"/>
              </w:rPr>
            </w:pPr>
            <w:r>
              <w:rPr>
                <w:b/>
                <w:snapToGrid w:val="0"/>
              </w:rPr>
              <w:t xml:space="preserve">Answer: </w:t>
            </w:r>
            <w:r>
              <w:rPr>
                <w:snapToGrid w:val="0"/>
              </w:rPr>
              <w:t>This RTT proposal only address physical layer issues. Higher layer signalling is required for that purpose.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A1.4.9</w:t>
            </w:r>
          </w:p>
        </w:tc>
        <w:tc>
          <w:tcPr>
            <w:tcW w:w="8008" w:type="dxa"/>
          </w:tcPr>
          <w:p w:rsidR="006D317B" w:rsidRDefault="006D317B">
            <w:pPr>
              <w:pStyle w:val="Tableau"/>
              <w:spacing w:before="0" w:after="0"/>
              <w:rPr>
                <w:snapToGrid w:val="0"/>
              </w:rPr>
            </w:pPr>
            <w:r>
              <w:rPr>
                <w:snapToGrid w:val="0"/>
              </w:rPr>
              <w:t>Describe the estimated fixed signalling overhead (e.g., broadcast control channel, power control messaging).</w:t>
            </w:r>
          </w:p>
          <w:p w:rsidR="006D317B" w:rsidRDefault="006D317B">
            <w:pPr>
              <w:pStyle w:val="Tableau"/>
              <w:spacing w:before="0" w:after="0"/>
              <w:rPr>
                <w:snapToGrid w:val="0"/>
              </w:rPr>
            </w:pPr>
            <w:r>
              <w:rPr>
                <w:snapToGrid w:val="0"/>
              </w:rPr>
              <w:t>Express this information as a percentage of the spectrum which is used for fixed signalling. Provide detailed explanation on your calculations.</w:t>
            </w:r>
          </w:p>
          <w:p w:rsidR="006D317B" w:rsidRDefault="006D317B">
            <w:pPr>
              <w:pStyle w:val="Tableau"/>
              <w:spacing w:before="0" w:after="0"/>
              <w:rPr>
                <w:b/>
                <w:snapToGrid w:val="0"/>
              </w:rPr>
            </w:pPr>
            <w:r>
              <w:rPr>
                <w:b/>
                <w:snapToGrid w:val="0"/>
              </w:rPr>
              <w:t>Answer:</w:t>
            </w:r>
          </w:p>
          <w:p w:rsidR="006D317B" w:rsidRDefault="006D317B">
            <w:pPr>
              <w:pStyle w:val="Tableau"/>
              <w:spacing w:before="0" w:after="0"/>
              <w:rPr>
                <w:snapToGrid w:val="0"/>
              </w:rPr>
            </w:pPr>
            <w:r>
              <w:rPr>
                <w:snapToGrid w:val="0"/>
                <w:u w:val="single"/>
              </w:rPr>
              <w:t>Down-link</w:t>
            </w:r>
            <w:r>
              <w:rPr>
                <w:snapToGrid w:val="0"/>
              </w:rPr>
              <w:t>:</w:t>
            </w:r>
          </w:p>
          <w:p w:rsidR="006D317B" w:rsidRDefault="006D317B">
            <w:pPr>
              <w:pStyle w:val="Tableau"/>
              <w:spacing w:before="0" w:after="0"/>
              <w:rPr>
                <w:snapToGrid w:val="0"/>
              </w:rPr>
            </w:pPr>
            <w:r>
              <w:rPr>
                <w:snapToGrid w:val="0"/>
              </w:rPr>
              <w:t>Pilot channel (CPICH)</w:t>
            </w:r>
          </w:p>
          <w:p w:rsidR="006D317B" w:rsidRDefault="006D317B">
            <w:pPr>
              <w:pStyle w:val="Tableau"/>
              <w:spacing w:before="0" w:after="0"/>
              <w:rPr>
                <w:snapToGrid w:val="0"/>
              </w:rPr>
            </w:pPr>
            <w:r>
              <w:rPr>
                <w:snapToGrid w:val="0"/>
              </w:rPr>
              <w:t>SCH</w:t>
            </w:r>
          </w:p>
          <w:p w:rsidR="006D317B" w:rsidRDefault="006D317B">
            <w:pPr>
              <w:pStyle w:val="Tableau"/>
              <w:spacing w:before="0" w:after="0"/>
              <w:rPr>
                <w:snapToGrid w:val="0"/>
              </w:rPr>
            </w:pPr>
            <w:r>
              <w:rPr>
                <w:snapToGrid w:val="0"/>
              </w:rPr>
              <w:t>For each downlink spot beam a pilot channel and a broadcast channel are needed. Channel data rate on the primary CCPCH (broadcast channel bringing system specific information) is 30.</w:t>
            </w:r>
          </w:p>
          <w:p w:rsidR="006D317B" w:rsidRDefault="006D317B">
            <w:pPr>
              <w:pStyle w:val="Tableau"/>
              <w:spacing w:before="0" w:after="0"/>
              <w:rPr>
                <w:snapToGrid w:val="0"/>
              </w:rPr>
            </w:pPr>
            <w:r>
              <w:rPr>
                <w:snapToGrid w:val="0"/>
              </w:rPr>
              <w:t>A secondary CCPCH may also be active. These three channels consume 2 channelization codes out of 256 available.</w:t>
            </w:r>
          </w:p>
          <w:p w:rsidR="006D317B" w:rsidRDefault="006D317B">
            <w:pPr>
              <w:pStyle w:val="Tableau"/>
              <w:spacing w:before="0" w:after="0"/>
              <w:rPr>
                <w:snapToGrid w:val="0"/>
              </w:rPr>
            </w:pPr>
            <w:r>
              <w:rPr>
                <w:snapToGrid w:val="0"/>
              </w:rPr>
              <w:t>Power control commands and frame control header bit contribute 250 or 500 bit/s per traffic channel whilst reference symbols are optional. These bits are time multiplexed with the data channel (DPDCH) and due to the particular coding adopted, they consume 10% of the whole frame period. However, the associated power may be lower or higher than the power associated to the data channel depending on the data rate The power overhead is between 1% and 15% according to the channel data rate. Use of the optional reference symbols will double the above overhead.</w:t>
            </w:r>
          </w:p>
          <w:p w:rsidR="006D317B" w:rsidRDefault="006D317B">
            <w:pPr>
              <w:pStyle w:val="Tableau"/>
              <w:spacing w:before="0" w:after="0"/>
              <w:rPr>
                <w:snapToGrid w:val="0"/>
              </w:rPr>
            </w:pPr>
            <w:r>
              <w:rPr>
                <w:snapToGrid w:val="0"/>
                <w:u w:val="single"/>
              </w:rPr>
              <w:t>Up-link</w:t>
            </w:r>
            <w:r>
              <w:rPr>
                <w:snapToGrid w:val="0"/>
              </w:rPr>
              <w:t>:</w:t>
            </w:r>
          </w:p>
          <w:p w:rsidR="006D317B" w:rsidRDefault="006D317B">
            <w:pPr>
              <w:pStyle w:val="Tableau"/>
              <w:spacing w:before="0" w:after="0"/>
              <w:rPr>
                <w:snapToGrid w:val="0"/>
              </w:rPr>
            </w:pPr>
            <w:r>
              <w:rPr>
                <w:snapToGrid w:val="0"/>
              </w:rPr>
              <w:t>Power control commands, frame control header bit and reference symbols are multiplexed in a control channel transmitted in phase quadrature with the associated traffic channel. The control channel has fixed channel data rate (15 kbps). Its power is however significantly lower than the power allocated to the traffic channel (from less than 10% to 50% for low data rate).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A1.4.13</w:t>
            </w:r>
          </w:p>
        </w:tc>
        <w:tc>
          <w:tcPr>
            <w:tcW w:w="8008" w:type="dxa"/>
          </w:tcPr>
          <w:p w:rsidR="006D317B" w:rsidRDefault="006D317B">
            <w:pPr>
              <w:pStyle w:val="Tableau"/>
              <w:spacing w:before="0" w:after="0"/>
              <w:rPr>
                <w:snapToGrid w:val="0"/>
              </w:rPr>
            </w:pPr>
            <w:r>
              <w:rPr>
                <w:snapToGrid w:val="0"/>
              </w:rPr>
              <w:t>What are the signal processing estimates for both the hand-portable and the BS?</w:t>
            </w:r>
          </w:p>
          <w:p w:rsidR="006D317B" w:rsidRDefault="006D317B">
            <w:pPr>
              <w:pStyle w:val="Tableau"/>
              <w:spacing w:before="0" w:after="0"/>
              <w:rPr>
                <w:snapToGrid w:val="0"/>
              </w:rPr>
            </w:pPr>
            <w:r>
              <w:rPr>
                <w:snapToGrid w:val="0"/>
              </w:rPr>
              <w:t>– MOPS (millions of operations per second) value of parts processed by DSP (digital signal processing),</w:t>
            </w:r>
          </w:p>
          <w:p w:rsidR="006D317B" w:rsidRDefault="006D317B">
            <w:pPr>
              <w:pStyle w:val="Tableau"/>
              <w:spacing w:before="0" w:after="0"/>
              <w:rPr>
                <w:snapToGrid w:val="0"/>
              </w:rPr>
            </w:pPr>
            <w:r>
              <w:rPr>
                <w:snapToGrid w:val="0"/>
              </w:rPr>
              <w:t>– gate counts excluding DSP,</w:t>
            </w:r>
          </w:p>
          <w:p w:rsidR="006D317B" w:rsidRDefault="006D317B">
            <w:pPr>
              <w:pStyle w:val="Tableau"/>
              <w:spacing w:before="0" w:after="0"/>
              <w:rPr>
                <w:snapToGrid w:val="0"/>
              </w:rPr>
            </w:pPr>
            <w:r>
              <w:rPr>
                <w:snapToGrid w:val="0"/>
              </w:rPr>
              <w:t>– ROM size requirements for DSP and gate counts (kbytes),</w:t>
            </w:r>
          </w:p>
          <w:p w:rsidR="006D317B" w:rsidRDefault="006D317B">
            <w:pPr>
              <w:pStyle w:val="Tableau"/>
              <w:spacing w:before="0" w:after="0"/>
              <w:rPr>
                <w:snapToGrid w:val="0"/>
              </w:rPr>
            </w:pPr>
            <w:r>
              <w:rPr>
                <w:snapToGrid w:val="0"/>
              </w:rPr>
              <w:t>– RAM size requirements for DSP and gate counts (kbytes).</w:t>
            </w:r>
          </w:p>
          <w:p w:rsidR="006D317B" w:rsidRDefault="006D317B">
            <w:pPr>
              <w:pStyle w:val="Tableau"/>
              <w:spacing w:before="0" w:after="0"/>
              <w:rPr>
                <w:snapToGrid w:val="0"/>
              </w:rPr>
            </w:pPr>
            <w:r>
              <w:rPr>
                <w:snapToGrid w:val="0"/>
              </w:rPr>
              <w:t>NOTE 1 – At a minimum the evaluation should review the signal processing estimates (MOPS, memory requirements, gate counts) required for demodulation, equalization, channel coding, error correction, diversity processing (including Rake receivers), adaptive antenna array processing, modulation, A-D and D-A converters and multiplexing as well as some IF and baseband filtering. For new technologies, there may be additional or alternative requirements (such as FFTs etc.).</w:t>
            </w:r>
          </w:p>
          <w:p w:rsidR="006D317B" w:rsidRDefault="006D317B">
            <w:pPr>
              <w:pStyle w:val="Tableau"/>
              <w:spacing w:before="0" w:after="0"/>
              <w:rPr>
                <w:snapToGrid w:val="0"/>
              </w:rPr>
            </w:pPr>
            <w:r>
              <w:rPr>
                <w:snapToGrid w:val="0"/>
              </w:rPr>
              <w:t>NOTE 2 – The signal processing estimates should be declared with the estimated condition such as assumed services, user bit rate and etc.</w:t>
            </w:r>
          </w:p>
          <w:p w:rsidR="006D317B" w:rsidRDefault="006D317B">
            <w:pPr>
              <w:pStyle w:val="Tableau"/>
              <w:spacing w:before="0" w:after="0"/>
              <w:rPr>
                <w:snapToGrid w:val="0"/>
              </w:rPr>
            </w:pPr>
            <w:r>
              <w:rPr>
                <w:b/>
                <w:snapToGrid w:val="0"/>
              </w:rPr>
              <w:t xml:space="preserve">Answer: </w:t>
            </w:r>
            <w:r>
              <w:rPr>
                <w:snapToGrid w:val="0"/>
              </w:rPr>
              <w:t>Evaluation is underway</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A1.4.14</w:t>
            </w:r>
          </w:p>
        </w:tc>
        <w:tc>
          <w:tcPr>
            <w:tcW w:w="8008" w:type="dxa"/>
          </w:tcPr>
          <w:p w:rsidR="006D317B" w:rsidRDefault="006D317B">
            <w:pPr>
              <w:pStyle w:val="Tableau"/>
              <w:spacing w:before="0" w:after="0"/>
              <w:rPr>
                <w:snapToGrid w:val="0"/>
              </w:rPr>
            </w:pPr>
            <w:r>
              <w:rPr>
                <w:i/>
                <w:snapToGrid w:val="0"/>
              </w:rPr>
              <w:t xml:space="preserve">Dropped calls </w:t>
            </w:r>
            <w:r>
              <w:rPr>
                <w:snapToGrid w:val="0"/>
              </w:rPr>
              <w:t>: describe how the RTT handles dropped calls. Does the proposed RTT utilise a transparent reconnect procedure – that is, the same as that employed for handoff?</w:t>
            </w:r>
          </w:p>
          <w:p w:rsidR="006D317B" w:rsidRDefault="006D317B">
            <w:pPr>
              <w:pStyle w:val="Tableau"/>
              <w:spacing w:before="0" w:after="0"/>
              <w:rPr>
                <w:snapToGrid w:val="0"/>
              </w:rPr>
            </w:pPr>
            <w:r>
              <w:rPr>
                <w:b/>
                <w:snapToGrid w:val="0"/>
              </w:rPr>
              <w:t xml:space="preserve">Answer: </w:t>
            </w:r>
            <w:r>
              <w:rPr>
                <w:snapToGrid w:val="0"/>
              </w:rPr>
              <w:t>This RTT proposal supports the transparent reconnect procedure.</w:t>
            </w:r>
          </w:p>
        </w:tc>
      </w:tr>
      <w:tr w:rsidR="006D317B">
        <w:tblPrEx>
          <w:tblCellMar>
            <w:top w:w="0" w:type="dxa"/>
            <w:bottom w:w="0" w:type="dxa"/>
          </w:tblCellMar>
        </w:tblPrEx>
        <w:tc>
          <w:tcPr>
            <w:tcW w:w="1204" w:type="dxa"/>
            <w:tcBorders>
              <w:bottom w:val="nil"/>
            </w:tcBorders>
          </w:tcPr>
          <w:p w:rsidR="006D317B" w:rsidRDefault="006D317B">
            <w:pPr>
              <w:pStyle w:val="Tableau"/>
              <w:spacing w:before="0" w:after="0"/>
              <w:rPr>
                <w:snapToGrid w:val="0"/>
              </w:rPr>
            </w:pPr>
            <w:r>
              <w:rPr>
                <w:snapToGrid w:val="0"/>
              </w:rPr>
              <w:t>A1.4.15</w:t>
            </w:r>
          </w:p>
        </w:tc>
        <w:tc>
          <w:tcPr>
            <w:tcW w:w="8008" w:type="dxa"/>
            <w:tcBorders>
              <w:bottom w:val="nil"/>
            </w:tcBorders>
          </w:tcPr>
          <w:p w:rsidR="006D317B" w:rsidRDefault="006D317B">
            <w:pPr>
              <w:pStyle w:val="Tableau"/>
              <w:spacing w:before="0" w:after="0"/>
              <w:rPr>
                <w:snapToGrid w:val="0"/>
              </w:rPr>
            </w:pPr>
            <w:r>
              <w:rPr>
                <w:snapToGrid w:val="0"/>
              </w:rPr>
              <w:t>Characterise the frequency planning requirements:</w:t>
            </w:r>
          </w:p>
          <w:p w:rsidR="006D317B" w:rsidRDefault="006D317B">
            <w:pPr>
              <w:pStyle w:val="Tableau"/>
              <w:spacing w:before="0" w:after="0"/>
              <w:rPr>
                <w:snapToGrid w:val="0"/>
              </w:rPr>
            </w:pPr>
            <w:r>
              <w:rPr>
                <w:snapToGrid w:val="0"/>
              </w:rPr>
              <w:t>– frequency reuse pattern: given the required C/</w:t>
            </w:r>
            <w:r>
              <w:rPr>
                <w:i/>
                <w:snapToGrid w:val="0"/>
              </w:rPr>
              <w:t xml:space="preserve">I </w:t>
            </w:r>
            <w:r>
              <w:rPr>
                <w:snapToGrid w:val="0"/>
              </w:rPr>
              <w:t>and the proposed technologies, specify the frequency cell reuse pattern (e.g. 3-cell, 7-cell, etc.) and, for terrestrial systems, the sectorisation schemes assumed;</w:t>
            </w:r>
          </w:p>
          <w:p w:rsidR="006D317B" w:rsidRDefault="006D317B">
            <w:pPr>
              <w:pStyle w:val="Tableau"/>
              <w:spacing w:before="0" w:after="0"/>
              <w:rPr>
                <w:snapToGrid w:val="0"/>
              </w:rPr>
            </w:pPr>
            <w:r>
              <w:rPr>
                <w:snapToGrid w:val="0"/>
              </w:rPr>
              <w:t>– Characterise the frequency management between different cell layers;</w:t>
            </w:r>
          </w:p>
          <w:p w:rsidR="006D317B" w:rsidRDefault="006D317B">
            <w:pPr>
              <w:pStyle w:val="Tableau"/>
              <w:spacing w:before="0" w:after="0"/>
              <w:rPr>
                <w:snapToGrid w:val="0"/>
              </w:rPr>
            </w:pPr>
            <w:r>
              <w:rPr>
                <w:snapToGrid w:val="0"/>
              </w:rPr>
              <w:t>– does the RTT use an interleaved frequency plan?</w:t>
            </w:r>
          </w:p>
          <w:p w:rsidR="006D317B" w:rsidRDefault="006D317B">
            <w:pPr>
              <w:pStyle w:val="Tableau"/>
              <w:spacing w:before="0" w:after="0"/>
              <w:rPr>
                <w:snapToGrid w:val="0"/>
              </w:rPr>
            </w:pPr>
            <w:r>
              <w:rPr>
                <w:snapToGrid w:val="0"/>
              </w:rPr>
              <w:t>– are there any frequency channels with particular planning requirements?</w:t>
            </w:r>
          </w:p>
          <w:p w:rsidR="006D317B" w:rsidRDefault="006D317B">
            <w:pPr>
              <w:pStyle w:val="Tableau"/>
              <w:spacing w:before="0" w:after="0"/>
              <w:rPr>
                <w:snapToGrid w:val="0"/>
              </w:rPr>
            </w:pPr>
            <w:r>
              <w:rPr>
                <w:snapToGrid w:val="0"/>
              </w:rPr>
              <w:t>– all other relevant requirements.</w:t>
            </w:r>
          </w:p>
          <w:p w:rsidR="006D317B" w:rsidRDefault="006D317B">
            <w:pPr>
              <w:pStyle w:val="Tableau"/>
              <w:spacing w:before="0" w:after="0"/>
              <w:rPr>
                <w:snapToGrid w:val="0"/>
              </w:rPr>
            </w:pPr>
            <w:r>
              <w:rPr>
                <w:snapToGrid w:val="0"/>
              </w:rPr>
              <w:t>NOTE 1 – The use of the second adjacent channel instead of the adjacent channel at a neighbouring cluster cell is called “interleaved frequency planning”. If a proponent is going to employ an interleaved frequency plan, the proponent should state so in § A1.2.4 and complete § A1.2.15 with the protection ratio for both the adjacent and second adjacent channel.</w:t>
            </w:r>
          </w:p>
          <w:p w:rsidR="006D317B" w:rsidRDefault="006D317B">
            <w:pPr>
              <w:pStyle w:val="Tableau"/>
              <w:spacing w:before="0" w:after="0"/>
              <w:rPr>
                <w:snapToGrid w:val="0"/>
              </w:rPr>
            </w:pPr>
            <w:r>
              <w:rPr>
                <w:b/>
                <w:snapToGrid w:val="0"/>
              </w:rPr>
              <w:t>Answe</w:t>
            </w:r>
            <w:r>
              <w:rPr>
                <w:snapToGrid w:val="0"/>
              </w:rPr>
              <w:t>r:</w:t>
            </w:r>
          </w:p>
          <w:p w:rsidR="006D317B" w:rsidRDefault="006D317B">
            <w:pPr>
              <w:pStyle w:val="Tableau"/>
              <w:spacing w:before="0" w:after="0"/>
              <w:rPr>
                <w:snapToGrid w:val="0"/>
              </w:rPr>
            </w:pPr>
            <w:r>
              <w:rPr>
                <w:b/>
                <w:snapToGrid w:val="0"/>
              </w:rPr>
              <w:t xml:space="preserve">- </w:t>
            </w:r>
            <w:r>
              <w:rPr>
                <w:snapToGrid w:val="0"/>
              </w:rPr>
              <w:t>Full frequency reuse is supported.</w:t>
            </w:r>
          </w:p>
          <w:p w:rsidR="006D317B" w:rsidRDefault="006D317B">
            <w:pPr>
              <w:pStyle w:val="Tableau"/>
              <w:spacing w:before="0" w:after="0"/>
              <w:rPr>
                <w:snapToGrid w:val="0"/>
              </w:rPr>
            </w:pPr>
            <w:r>
              <w:rPr>
                <w:b/>
                <w:snapToGrid w:val="0"/>
              </w:rPr>
              <w:t xml:space="preserve">- </w:t>
            </w:r>
            <w:r>
              <w:rPr>
                <w:snapToGrid w:val="0"/>
              </w:rPr>
              <w:t xml:space="preserve">There are not multiple cell layers within the satellite segment. </w:t>
            </w:r>
          </w:p>
          <w:p w:rsidR="006D317B" w:rsidRDefault="006D317B">
            <w:pPr>
              <w:pStyle w:val="Tableau"/>
              <w:spacing w:before="0" w:after="0"/>
              <w:rPr>
                <w:i/>
                <w:snapToGrid w:val="0"/>
              </w:rPr>
            </w:pPr>
            <w:r>
              <w:rPr>
                <w:b/>
                <w:snapToGrid w:val="0"/>
              </w:rPr>
              <w:t xml:space="preserve">- </w:t>
            </w:r>
            <w:r>
              <w:rPr>
                <w:snapToGrid w:val="0"/>
              </w:rPr>
              <w:t>There is no need for interleaved frequency plan nor frequency channel with particular planning requirements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A1.4.16</w:t>
            </w:r>
          </w:p>
        </w:tc>
        <w:tc>
          <w:tcPr>
            <w:tcW w:w="8008" w:type="dxa"/>
          </w:tcPr>
          <w:p w:rsidR="006D317B" w:rsidRDefault="006D317B">
            <w:pPr>
              <w:pStyle w:val="Tableau"/>
              <w:spacing w:before="0" w:after="0"/>
              <w:rPr>
                <w:snapToGrid w:val="0"/>
              </w:rPr>
            </w:pPr>
            <w:r>
              <w:rPr>
                <w:snapToGrid w:val="0"/>
              </w:rPr>
              <w:t>Describe the capability of the proposed RTT to facilitate the evolution of existing radio transmission</w:t>
            </w:r>
          </w:p>
          <w:p w:rsidR="006D317B" w:rsidRDefault="006D317B">
            <w:pPr>
              <w:pStyle w:val="Tableau"/>
              <w:spacing w:before="0" w:after="0"/>
              <w:rPr>
                <w:snapToGrid w:val="0"/>
              </w:rPr>
            </w:pPr>
            <w:r>
              <w:rPr>
                <w:snapToGrid w:val="0"/>
              </w:rPr>
              <w:t>technologies used in mobile telecommunication systems migrate toward this RTT. Provide detail any impact and constraint on evolution.</w:t>
            </w:r>
          </w:p>
          <w:p w:rsidR="006D317B" w:rsidRDefault="006D317B">
            <w:pPr>
              <w:pStyle w:val="Tableau"/>
              <w:spacing w:before="0" w:after="0"/>
              <w:rPr>
                <w:snapToGrid w:val="0"/>
              </w:rPr>
            </w:pPr>
            <w:r>
              <w:rPr>
                <w:b/>
                <w:snapToGrid w:val="0"/>
              </w:rPr>
              <w:t xml:space="preserve">Answer: </w:t>
            </w:r>
            <w:r>
              <w:rPr>
                <w:snapToGrid w:val="0"/>
              </w:rPr>
              <w:t>The proposed RTT has been designed to simplify the implementation of dual-mode terminals (terrestrial – satellite UMTS). In particular, the most relevant radio parameters, modulation, spreading and scrambling have been designed to have the maximum commonality with the 3GPP W-CDMA proposal for the terrestrial IMT-2000 environments.</w:t>
            </w:r>
          </w:p>
        </w:tc>
      </w:tr>
    </w:tbl>
    <w:p w:rsidR="006D317B" w:rsidRDefault="006D317B"/>
    <w:p w:rsidR="006D317B" w:rsidRDefault="006D317B">
      <w:pPr>
        <w:pStyle w:val="Annex2"/>
        <w:numPr>
          <w:numberingChange w:id="820" w:author="Béatrice MARTIN" w:date="2004-06-25T17:20:00Z" w:original="A1.%1:7:0:."/>
        </w:numPr>
        <w:tabs>
          <w:tab w:val="clear" w:pos="1440"/>
        </w:tabs>
      </w:pPr>
      <w:bookmarkStart w:id="821" w:name="_Toc25052090"/>
      <w:bookmarkStart w:id="822" w:name="_Toc72569554"/>
      <w:r>
        <w:t>Information required for terrestrial link budget template</w:t>
      </w:r>
      <w:bookmarkEnd w:id="821"/>
      <w:bookmarkEnd w:id="822"/>
    </w:p>
    <w:p w:rsidR="006D317B" w:rsidRDefault="006D317B">
      <w:pPr>
        <w:rPr>
          <w:snapToGrid w:val="0"/>
        </w:rPr>
      </w:pPr>
      <w:r>
        <w:rPr>
          <w:snapToGrid w:val="0"/>
        </w:rPr>
        <w:t>Not applicable.</w:t>
      </w:r>
    </w:p>
    <w:p w:rsidR="006D317B" w:rsidRDefault="006D317B">
      <w:pPr>
        <w:rPr>
          <w:snapToGrid w:val="0"/>
        </w:rPr>
      </w:pPr>
      <w:r>
        <w:rPr>
          <w:snapToGrid w:val="0"/>
        </w:rPr>
        <w:t>See IMRs -&gt; link budgets with IMR Eb/Nt</w:t>
      </w:r>
    </w:p>
    <w:p w:rsidR="006D317B" w:rsidRDefault="006D317B">
      <w:pPr>
        <w:pStyle w:val="Annex2"/>
        <w:numPr>
          <w:numberingChange w:id="823" w:author="Béatrice MARTIN" w:date="2004-06-25T17:20:00Z" w:original="A1.%1:8:0:."/>
        </w:numPr>
        <w:tabs>
          <w:tab w:val="clear" w:pos="1440"/>
        </w:tabs>
      </w:pPr>
      <w:bookmarkStart w:id="824" w:name="_Toc25052091"/>
      <w:bookmarkStart w:id="825" w:name="_Toc72569555"/>
      <w:r>
        <w:t>Satellite system configuration.</w:t>
      </w:r>
      <w:bookmarkEnd w:id="824"/>
      <w:bookmarkEnd w:id="825"/>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134"/>
        <w:gridCol w:w="8008"/>
      </w:tblGrid>
      <w:tr w:rsidR="006D317B">
        <w:tblPrEx>
          <w:tblCellMar>
            <w:top w:w="0" w:type="dxa"/>
            <w:bottom w:w="0" w:type="dxa"/>
          </w:tblCellMar>
        </w:tblPrEx>
        <w:tc>
          <w:tcPr>
            <w:tcW w:w="1204" w:type="dxa"/>
            <w:tcBorders>
              <w:top w:val="double" w:sz="4" w:space="0" w:color="auto"/>
            </w:tcBorders>
          </w:tcPr>
          <w:p w:rsidR="006D317B" w:rsidRDefault="006D317B">
            <w:pPr>
              <w:pStyle w:val="Tableau"/>
              <w:spacing w:before="0" w:after="0"/>
              <w:rPr>
                <w:snapToGrid w:val="0"/>
              </w:rPr>
            </w:pPr>
            <w:r>
              <w:rPr>
                <w:snapToGrid w:val="0"/>
              </w:rPr>
              <w:t>A1.6</w:t>
            </w:r>
          </w:p>
        </w:tc>
        <w:tc>
          <w:tcPr>
            <w:tcW w:w="8008" w:type="dxa"/>
            <w:tcBorders>
              <w:top w:val="double" w:sz="4" w:space="0" w:color="auto"/>
            </w:tcBorders>
          </w:tcPr>
          <w:p w:rsidR="006D317B" w:rsidRDefault="006D317B">
            <w:pPr>
              <w:pStyle w:val="Tableau"/>
              <w:spacing w:before="0" w:after="0"/>
              <w:rPr>
                <w:snapToGrid w:val="0"/>
              </w:rPr>
            </w:pPr>
            <w:r>
              <w:rPr>
                <w:i/>
                <w:snapToGrid w:val="0"/>
              </w:rPr>
              <w:t xml:space="preserve">Satellite system configuration </w:t>
            </w:r>
            <w:r>
              <w:rPr>
                <w:snapToGrid w:val="0"/>
              </w:rPr>
              <w:t>(applicable to satellite component only): Configuration details in this subsection are not to be considered as variables. They are for information only.</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w:t>
            </w:r>
          </w:p>
        </w:tc>
        <w:tc>
          <w:tcPr>
            <w:tcW w:w="8008" w:type="dxa"/>
          </w:tcPr>
          <w:p w:rsidR="006D317B" w:rsidRDefault="006D317B">
            <w:pPr>
              <w:pStyle w:val="Tableau"/>
              <w:spacing w:before="0" w:after="0"/>
              <w:rPr>
                <w:i/>
                <w:snapToGrid w:val="0"/>
              </w:rPr>
            </w:pPr>
            <w:r>
              <w:rPr>
                <w:snapToGrid w:val="0"/>
              </w:rPr>
              <w:t>Co</w:t>
            </w:r>
            <w:bookmarkStart w:id="826" w:name="_Hlt49325049"/>
            <w:bookmarkEnd w:id="826"/>
            <w:r>
              <w:rPr>
                <w:snapToGrid w:val="0"/>
              </w:rPr>
              <w:t>nfiguration of satellite constellation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A1.6.1.1</w:t>
            </w:r>
          </w:p>
        </w:tc>
        <w:tc>
          <w:tcPr>
            <w:tcW w:w="8008" w:type="dxa"/>
          </w:tcPr>
          <w:p w:rsidR="006D317B" w:rsidRDefault="006D317B">
            <w:pPr>
              <w:pStyle w:val="Tableau"/>
              <w:spacing w:before="0" w:after="0"/>
              <w:rPr>
                <w:snapToGrid w:val="0"/>
              </w:rPr>
            </w:pPr>
            <w:r>
              <w:rPr>
                <w:snapToGrid w:val="0"/>
              </w:rPr>
              <w:t>GSO, HEO, MEO, LEO or combination ?</w:t>
            </w:r>
          </w:p>
          <w:p w:rsidR="006D317B" w:rsidRDefault="006D317B">
            <w:pPr>
              <w:pStyle w:val="Tableau"/>
              <w:spacing w:before="0" w:after="0"/>
              <w:rPr>
                <w:i/>
                <w:snapToGrid w:val="0"/>
              </w:rPr>
            </w:pPr>
            <w:r>
              <w:rPr>
                <w:b/>
                <w:snapToGrid w:val="0"/>
              </w:rPr>
              <w:t xml:space="preserve">Answer: </w:t>
            </w:r>
            <w:r>
              <w:rPr>
                <w:snapToGrid w:val="0"/>
              </w:rPr>
              <w:t>The proposed RTT has not been designed specifically for a satellite constellation. It can be used with all type, or combination, of constellations. Constellations providing multi-satellite visibility will however better exploit the capability of the proposed RTT to take advantage of satellite diversity for minimising the outage probability</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A1.6.1.2</w:t>
            </w:r>
          </w:p>
        </w:tc>
        <w:tc>
          <w:tcPr>
            <w:tcW w:w="8008" w:type="dxa"/>
          </w:tcPr>
          <w:p w:rsidR="006D317B" w:rsidRDefault="006D317B">
            <w:pPr>
              <w:pStyle w:val="Tableau"/>
              <w:spacing w:before="0" w:after="0"/>
              <w:rPr>
                <w:snapToGrid w:val="0"/>
              </w:rPr>
            </w:pPr>
            <w:r>
              <w:rPr>
                <w:snapToGrid w:val="0"/>
              </w:rPr>
              <w:t>What is the range of height where satellites are in active communication ?</w:t>
            </w:r>
          </w:p>
          <w:p w:rsidR="006D317B" w:rsidRDefault="006D317B">
            <w:pPr>
              <w:pStyle w:val="Tableau"/>
              <w:spacing w:before="0" w:after="0"/>
              <w:rPr>
                <w:snapToGrid w:val="0"/>
              </w:rPr>
            </w:pPr>
            <w:r>
              <w:rPr>
                <w:b/>
                <w:snapToGrid w:val="0"/>
              </w:rPr>
              <w:t xml:space="preserve">Answer: </w:t>
            </w:r>
            <w:r>
              <w:rPr>
                <w:snapToGrid w:val="0"/>
              </w:rPr>
              <w:t>It depends on the constellation type which is not part of this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A1.6.1.3</w:t>
            </w:r>
          </w:p>
        </w:tc>
        <w:tc>
          <w:tcPr>
            <w:tcW w:w="8008" w:type="dxa"/>
          </w:tcPr>
          <w:p w:rsidR="006D317B" w:rsidRDefault="006D317B">
            <w:pPr>
              <w:pStyle w:val="Tableau"/>
              <w:spacing w:before="0" w:after="0"/>
              <w:rPr>
                <w:snapToGrid w:val="0"/>
              </w:rPr>
            </w:pPr>
            <w:r>
              <w:rPr>
                <w:snapToGrid w:val="0"/>
              </w:rPr>
              <w:t>What is the orbit inclination angle ?</w:t>
            </w:r>
          </w:p>
          <w:p w:rsidR="006D317B" w:rsidRDefault="006D317B">
            <w:pPr>
              <w:pStyle w:val="Tableau"/>
              <w:spacing w:before="0" w:after="0"/>
              <w:rPr>
                <w:snapToGrid w:val="0"/>
              </w:rPr>
            </w:pPr>
            <w:r>
              <w:rPr>
                <w:b/>
                <w:snapToGrid w:val="0"/>
              </w:rPr>
              <w:t xml:space="preserve">Answer: </w:t>
            </w:r>
            <w:r>
              <w:rPr>
                <w:snapToGrid w:val="0"/>
              </w:rPr>
              <w:t>It depends on the constellation type which is not part of this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A1.6.1.4</w:t>
            </w:r>
          </w:p>
        </w:tc>
        <w:tc>
          <w:tcPr>
            <w:tcW w:w="8008" w:type="dxa"/>
          </w:tcPr>
          <w:p w:rsidR="006D317B" w:rsidRDefault="006D317B">
            <w:pPr>
              <w:pStyle w:val="Tableau"/>
              <w:spacing w:before="0" w:after="0"/>
              <w:rPr>
                <w:snapToGrid w:val="0"/>
              </w:rPr>
            </w:pPr>
            <w:r>
              <w:rPr>
                <w:snapToGrid w:val="0"/>
              </w:rPr>
              <w:t>What are the number of orbit planes?</w:t>
            </w:r>
          </w:p>
          <w:p w:rsidR="006D317B" w:rsidRDefault="006D317B">
            <w:pPr>
              <w:pStyle w:val="Tableau"/>
              <w:spacing w:before="0" w:after="0"/>
              <w:rPr>
                <w:snapToGrid w:val="0"/>
              </w:rPr>
            </w:pPr>
            <w:r>
              <w:rPr>
                <w:b/>
                <w:snapToGrid w:val="0"/>
              </w:rPr>
              <w:t xml:space="preserve">Answer: </w:t>
            </w:r>
            <w:r>
              <w:rPr>
                <w:snapToGrid w:val="0"/>
              </w:rPr>
              <w:t>It depends on the constellation type which is not part of this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A1.6.1.5</w:t>
            </w:r>
          </w:p>
        </w:tc>
        <w:tc>
          <w:tcPr>
            <w:tcW w:w="8008" w:type="dxa"/>
          </w:tcPr>
          <w:p w:rsidR="006D317B" w:rsidRDefault="006D317B">
            <w:pPr>
              <w:pStyle w:val="Tableau"/>
              <w:spacing w:before="0" w:after="0"/>
              <w:rPr>
                <w:snapToGrid w:val="0"/>
              </w:rPr>
            </w:pPr>
            <w:r>
              <w:rPr>
                <w:snapToGrid w:val="0"/>
              </w:rPr>
              <w:t>What are the number of satellites per orbit plane?</w:t>
            </w:r>
          </w:p>
          <w:p w:rsidR="006D317B" w:rsidRDefault="006D317B">
            <w:pPr>
              <w:pStyle w:val="Tableau"/>
              <w:spacing w:before="0" w:after="0"/>
              <w:rPr>
                <w:snapToGrid w:val="0"/>
              </w:rPr>
            </w:pPr>
            <w:r>
              <w:rPr>
                <w:b/>
                <w:snapToGrid w:val="0"/>
              </w:rPr>
              <w:t xml:space="preserve">Answer: </w:t>
            </w:r>
            <w:r>
              <w:rPr>
                <w:snapToGrid w:val="0"/>
              </w:rPr>
              <w:t>It depends on the constellation type which is not part of this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A1.6.2</w:t>
            </w:r>
          </w:p>
        </w:tc>
        <w:tc>
          <w:tcPr>
            <w:tcW w:w="8008" w:type="dxa"/>
          </w:tcPr>
          <w:p w:rsidR="006D317B" w:rsidRDefault="006D317B">
            <w:pPr>
              <w:pStyle w:val="Tableau"/>
              <w:spacing w:before="0" w:after="0"/>
              <w:rPr>
                <w:snapToGrid w:val="0"/>
              </w:rPr>
            </w:pPr>
            <w:r>
              <w:rPr>
                <w:snapToGrid w:val="0"/>
              </w:rPr>
              <w:t>What is the configuration of spot beams/cell layout pattern?</w:t>
            </w:r>
          </w:p>
          <w:p w:rsidR="006D317B" w:rsidRDefault="006D317B">
            <w:pPr>
              <w:pStyle w:val="Tableau"/>
              <w:spacing w:before="0" w:after="0"/>
              <w:rPr>
                <w:snapToGrid w:val="0"/>
              </w:rPr>
            </w:pPr>
            <w:r>
              <w:rPr>
                <w:b/>
                <w:snapToGrid w:val="0"/>
              </w:rPr>
              <w:t xml:space="preserve">Answer: </w:t>
            </w:r>
            <w:r>
              <w:rPr>
                <w:snapToGrid w:val="0"/>
              </w:rPr>
              <w:t>It is not defined by this RTT. The RTT proposal is however extremely flexible in this regard. In particular it also supports adaptive digital beam-forming configurations able to generate an independent beam per user. This feature may be particularly attractive for the downlink implementation, where implementation complexity issues are more manageable and where maximum power efficiency improvement is of paramount importance.</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A1.6.3</w:t>
            </w:r>
          </w:p>
        </w:tc>
        <w:tc>
          <w:tcPr>
            <w:tcW w:w="8008" w:type="dxa"/>
          </w:tcPr>
          <w:p w:rsidR="006D317B" w:rsidRDefault="006D317B">
            <w:pPr>
              <w:pStyle w:val="Tableau"/>
              <w:spacing w:before="0" w:after="0"/>
              <w:rPr>
                <w:snapToGrid w:val="0"/>
              </w:rPr>
            </w:pPr>
            <w:r>
              <w:rPr>
                <w:snapToGrid w:val="0"/>
              </w:rPr>
              <w:t>What is the frequency reuse plan among spot beams?</w:t>
            </w:r>
          </w:p>
          <w:p w:rsidR="006D317B" w:rsidRDefault="006D317B">
            <w:pPr>
              <w:pStyle w:val="Tableau"/>
              <w:spacing w:before="0" w:after="0"/>
              <w:rPr>
                <w:snapToGrid w:val="0"/>
              </w:rPr>
            </w:pPr>
            <w:r>
              <w:rPr>
                <w:b/>
                <w:snapToGrid w:val="0"/>
              </w:rPr>
              <w:t xml:space="preserve">Answer: </w:t>
            </w:r>
            <w:r>
              <w:rPr>
                <w:snapToGrid w:val="0"/>
              </w:rPr>
              <w:t>Full frequency reuse is supported.</w:t>
            </w:r>
          </w:p>
        </w:tc>
      </w:tr>
      <w:tr w:rsidR="006D317B">
        <w:tblPrEx>
          <w:tblCellMar>
            <w:top w:w="0" w:type="dxa"/>
            <w:bottom w:w="0" w:type="dxa"/>
          </w:tblCellMar>
        </w:tblPrEx>
        <w:tc>
          <w:tcPr>
            <w:tcW w:w="1204" w:type="dxa"/>
          </w:tcPr>
          <w:p w:rsidR="006D317B" w:rsidRDefault="006D317B">
            <w:pPr>
              <w:pStyle w:val="Tableau"/>
              <w:spacing w:before="0" w:after="0"/>
              <w:rPr>
                <w:snapToGrid w:val="0"/>
              </w:rPr>
            </w:pPr>
            <w:bookmarkStart w:id="827" w:name="_Hlt23662826"/>
            <w:bookmarkEnd w:id="827"/>
            <w:r>
              <w:rPr>
                <w:snapToGrid w:val="0"/>
              </w:rPr>
              <w:t>A1.6.4</w:t>
            </w:r>
          </w:p>
        </w:tc>
        <w:tc>
          <w:tcPr>
            <w:tcW w:w="8008" w:type="dxa"/>
          </w:tcPr>
          <w:p w:rsidR="006D317B" w:rsidRDefault="006D317B">
            <w:pPr>
              <w:pStyle w:val="Tableau"/>
              <w:spacing w:before="0" w:after="0"/>
              <w:rPr>
                <w:snapToGrid w:val="0"/>
              </w:rPr>
            </w:pPr>
            <w:r>
              <w:rPr>
                <w:snapToGrid w:val="0"/>
              </w:rPr>
              <w:t>What is the service link G/</w:t>
            </w:r>
            <w:r>
              <w:rPr>
                <w:i/>
                <w:snapToGrid w:val="0"/>
              </w:rPr>
              <w:t xml:space="preserve">T </w:t>
            </w:r>
            <w:r>
              <w:rPr>
                <w:snapToGrid w:val="0"/>
              </w:rPr>
              <w:t>of satellite beam (average, minimum)?</w:t>
            </w:r>
          </w:p>
          <w:p w:rsidR="006D317B" w:rsidRDefault="006D317B">
            <w:pPr>
              <w:pStyle w:val="Tableau"/>
              <w:spacing w:before="0" w:after="0"/>
              <w:rPr>
                <w:snapToGrid w:val="0"/>
              </w:rPr>
            </w:pPr>
            <w:r>
              <w:rPr>
                <w:b/>
                <w:snapToGrid w:val="0"/>
              </w:rPr>
              <w:t xml:space="preserve">Answer: </w:t>
            </w:r>
            <w:r>
              <w:rPr>
                <w:snapToGrid w:val="0"/>
              </w:rPr>
              <w:t>It depends on the constellation and satellite characteristics, which are not defined in this proposal. See example in the Link budget.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A1.6.5</w:t>
            </w:r>
          </w:p>
        </w:tc>
        <w:tc>
          <w:tcPr>
            <w:tcW w:w="8008" w:type="dxa"/>
          </w:tcPr>
          <w:p w:rsidR="006D317B" w:rsidRDefault="006D317B">
            <w:pPr>
              <w:pStyle w:val="Tableau"/>
              <w:spacing w:before="0" w:after="0"/>
              <w:rPr>
                <w:snapToGrid w:val="0"/>
              </w:rPr>
            </w:pPr>
            <w:r>
              <w:rPr>
                <w:snapToGrid w:val="0"/>
              </w:rPr>
              <w:t xml:space="preserve">What is the service link saturation </w:t>
            </w:r>
            <w:r>
              <w:rPr>
                <w:caps/>
                <w:snapToGrid w:val="0"/>
              </w:rPr>
              <w:t>e.i.r.p</w:t>
            </w:r>
            <w:r>
              <w:rPr>
                <w:snapToGrid w:val="0"/>
              </w:rPr>
              <w:t>. of each beam (average, minimum), when configured to support ‘hot spot’?</w:t>
            </w:r>
          </w:p>
          <w:p w:rsidR="006D317B" w:rsidRDefault="006D317B">
            <w:pPr>
              <w:pStyle w:val="Tableau"/>
              <w:spacing w:before="0" w:after="0"/>
              <w:rPr>
                <w:snapToGrid w:val="0"/>
              </w:rPr>
            </w:pPr>
            <w:r>
              <w:rPr>
                <w:b/>
                <w:snapToGrid w:val="0"/>
              </w:rPr>
              <w:t xml:space="preserve">Answer: </w:t>
            </w:r>
            <w:r>
              <w:rPr>
                <w:snapToGrid w:val="0"/>
              </w:rPr>
              <w:t>It depends on the satellite characteristics which are not defined in this proposal.</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A1.6.6</w:t>
            </w:r>
          </w:p>
        </w:tc>
        <w:tc>
          <w:tcPr>
            <w:tcW w:w="8008" w:type="dxa"/>
          </w:tcPr>
          <w:p w:rsidR="006D317B" w:rsidRDefault="006D317B">
            <w:pPr>
              <w:pStyle w:val="Tableau"/>
              <w:spacing w:before="0" w:after="0"/>
              <w:rPr>
                <w:snapToGrid w:val="0"/>
              </w:rPr>
            </w:pPr>
            <w:r>
              <w:rPr>
                <w:snapToGrid w:val="0"/>
              </w:rPr>
              <w:t xml:space="preserve">What is the service link total saturation </w:t>
            </w:r>
            <w:r>
              <w:rPr>
                <w:caps/>
                <w:snapToGrid w:val="0"/>
              </w:rPr>
              <w:t>e.i.r.p</w:t>
            </w:r>
            <w:r>
              <w:rPr>
                <w:snapToGrid w:val="0"/>
              </w:rPr>
              <w:t>. per satellite?</w:t>
            </w:r>
          </w:p>
          <w:p w:rsidR="006D317B" w:rsidRDefault="006D317B">
            <w:pPr>
              <w:pStyle w:val="Tableau"/>
              <w:spacing w:before="0" w:after="0"/>
              <w:rPr>
                <w:snapToGrid w:val="0"/>
              </w:rPr>
            </w:pPr>
            <w:r>
              <w:rPr>
                <w:b/>
                <w:snapToGrid w:val="0"/>
              </w:rPr>
              <w:t xml:space="preserve">Answer: </w:t>
            </w:r>
            <w:r>
              <w:rPr>
                <w:snapToGrid w:val="0"/>
              </w:rPr>
              <w:t xml:space="preserve">It depends on the satellite characteristics which are not defined in this proposal.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A1.6.7</w:t>
            </w:r>
          </w:p>
        </w:tc>
        <w:tc>
          <w:tcPr>
            <w:tcW w:w="8008" w:type="dxa"/>
          </w:tcPr>
          <w:p w:rsidR="006D317B" w:rsidRDefault="006D317B">
            <w:pPr>
              <w:pStyle w:val="Tableau"/>
              <w:spacing w:before="0" w:after="0"/>
              <w:rPr>
                <w:snapToGrid w:val="0"/>
              </w:rPr>
            </w:pPr>
            <w:r>
              <w:rPr>
                <w:snapToGrid w:val="0"/>
              </w:rPr>
              <w:t xml:space="preserve">Satellite </w:t>
            </w:r>
            <w:r>
              <w:rPr>
                <w:caps/>
                <w:snapToGrid w:val="0"/>
              </w:rPr>
              <w:t>e.i.r.p</w:t>
            </w:r>
            <w:r>
              <w:rPr>
                <w:snapToGrid w:val="0"/>
              </w:rPr>
              <w:t>. per RF carrier for satellite component.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A1.6.7.1</w:t>
            </w:r>
          </w:p>
        </w:tc>
        <w:tc>
          <w:tcPr>
            <w:tcW w:w="8008" w:type="dxa"/>
          </w:tcPr>
          <w:p w:rsidR="006D317B" w:rsidRDefault="006D317B">
            <w:pPr>
              <w:pStyle w:val="Tableau"/>
              <w:spacing w:before="0" w:after="0"/>
              <w:rPr>
                <w:snapToGrid w:val="0"/>
              </w:rPr>
            </w:pPr>
            <w:r>
              <w:rPr>
                <w:snapToGrid w:val="0"/>
              </w:rPr>
              <w:t xml:space="preserve">What is the maximum peak </w:t>
            </w:r>
            <w:r>
              <w:rPr>
                <w:caps/>
                <w:snapToGrid w:val="0"/>
              </w:rPr>
              <w:t>e.i.r.p</w:t>
            </w:r>
            <w:r>
              <w:rPr>
                <w:snapToGrid w:val="0"/>
              </w:rPr>
              <w:t>. transmitted per RF carrier?</w:t>
            </w:r>
          </w:p>
          <w:p w:rsidR="006D317B" w:rsidRDefault="006D317B">
            <w:pPr>
              <w:pStyle w:val="Tableau"/>
              <w:spacing w:before="0" w:after="0"/>
              <w:rPr>
                <w:snapToGrid w:val="0"/>
              </w:rPr>
            </w:pPr>
            <w:r>
              <w:rPr>
                <w:b/>
                <w:snapToGrid w:val="0"/>
              </w:rPr>
              <w:t xml:space="preserve">Answer: </w:t>
            </w:r>
            <w:r>
              <w:rPr>
                <w:snapToGrid w:val="0"/>
              </w:rPr>
              <w:t>It depends on the particular constellation and satellite beam configuration.</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A1.6.7.2</w:t>
            </w:r>
          </w:p>
        </w:tc>
        <w:tc>
          <w:tcPr>
            <w:tcW w:w="8008" w:type="dxa"/>
          </w:tcPr>
          <w:p w:rsidR="006D317B" w:rsidRDefault="006D317B">
            <w:pPr>
              <w:pStyle w:val="Tableau"/>
              <w:spacing w:before="0" w:after="0"/>
              <w:rPr>
                <w:snapToGrid w:val="0"/>
              </w:rPr>
            </w:pPr>
            <w:r>
              <w:rPr>
                <w:snapToGrid w:val="0"/>
              </w:rPr>
              <w:t xml:space="preserve">What is the average </w:t>
            </w:r>
            <w:r>
              <w:rPr>
                <w:caps/>
                <w:snapToGrid w:val="0"/>
              </w:rPr>
              <w:t>e.i.r.p</w:t>
            </w:r>
            <w:r>
              <w:rPr>
                <w:snapToGrid w:val="0"/>
              </w:rPr>
              <w:t>. transmitted per RF carrier?</w:t>
            </w:r>
          </w:p>
          <w:p w:rsidR="006D317B" w:rsidRDefault="006D317B">
            <w:pPr>
              <w:pStyle w:val="Tableau"/>
              <w:spacing w:before="0" w:after="0"/>
              <w:rPr>
                <w:snapToGrid w:val="0"/>
              </w:rPr>
            </w:pPr>
            <w:r>
              <w:rPr>
                <w:b/>
                <w:snapToGrid w:val="0"/>
              </w:rPr>
              <w:t xml:space="preserve">Answer: </w:t>
            </w:r>
            <w:r>
              <w:rPr>
                <w:snapToGrid w:val="0"/>
              </w:rPr>
              <w:t xml:space="preserve">It depends on the particular constellation and satellite beam configuration. See example in the Link budget. </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A1.6.8</w:t>
            </w:r>
          </w:p>
        </w:tc>
        <w:tc>
          <w:tcPr>
            <w:tcW w:w="8008" w:type="dxa"/>
          </w:tcPr>
          <w:p w:rsidR="006D317B" w:rsidRDefault="006D317B">
            <w:pPr>
              <w:pStyle w:val="Tableau"/>
              <w:spacing w:before="0" w:after="0"/>
              <w:rPr>
                <w:snapToGrid w:val="0"/>
              </w:rPr>
            </w:pPr>
            <w:r>
              <w:rPr>
                <w:snapToGrid w:val="0"/>
              </w:rPr>
              <w:t>What is the feeder link information?</w:t>
            </w:r>
          </w:p>
          <w:p w:rsidR="006D317B" w:rsidRDefault="006D317B">
            <w:pPr>
              <w:pStyle w:val="Tableau"/>
              <w:spacing w:before="0" w:after="0"/>
              <w:rPr>
                <w:snapToGrid w:val="0"/>
              </w:rPr>
            </w:pPr>
            <w:r>
              <w:rPr>
                <w:b/>
                <w:snapToGrid w:val="0"/>
              </w:rPr>
              <w:t xml:space="preserve">Answer: </w:t>
            </w:r>
            <w:r>
              <w:rPr>
                <w:snapToGrid w:val="0"/>
              </w:rPr>
              <w:t>Feeder link architecture is not constrained by the proposed RTT</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A1.6.9</w:t>
            </w:r>
          </w:p>
        </w:tc>
        <w:tc>
          <w:tcPr>
            <w:tcW w:w="8008" w:type="dxa"/>
          </w:tcPr>
          <w:p w:rsidR="006D317B" w:rsidRDefault="006D317B">
            <w:pPr>
              <w:pStyle w:val="Tableau"/>
              <w:spacing w:before="0" w:after="0"/>
              <w:rPr>
                <w:snapToGrid w:val="0"/>
              </w:rPr>
            </w:pPr>
            <w:r>
              <w:rPr>
                <w:snapToGrid w:val="0"/>
              </w:rPr>
              <w:t>What is the slot timing adjustment method (mainly applicable to TDMA system)?</w:t>
            </w:r>
          </w:p>
          <w:p w:rsidR="006D317B" w:rsidRDefault="006D317B">
            <w:pPr>
              <w:pStyle w:val="Tableau"/>
              <w:spacing w:before="0" w:after="0"/>
              <w:rPr>
                <w:snapToGrid w:val="0"/>
              </w:rPr>
            </w:pPr>
            <w:r>
              <w:rPr>
                <w:b/>
                <w:snapToGrid w:val="0"/>
              </w:rPr>
              <w:t xml:space="preserve">Answer: </w:t>
            </w:r>
            <w:r>
              <w:rPr>
                <w:snapToGrid w:val="0"/>
              </w:rPr>
              <w:t>Not applicable for the proposed access.</w:t>
            </w:r>
          </w:p>
        </w:tc>
      </w:tr>
      <w:tr w:rsidR="006D317B">
        <w:tblPrEx>
          <w:tblCellMar>
            <w:top w:w="0" w:type="dxa"/>
            <w:bottom w:w="0" w:type="dxa"/>
          </w:tblCellMar>
        </w:tblPrEx>
        <w:tc>
          <w:tcPr>
            <w:tcW w:w="1204" w:type="dxa"/>
          </w:tcPr>
          <w:p w:rsidR="006D317B" w:rsidRDefault="006D317B">
            <w:pPr>
              <w:pStyle w:val="Tableau"/>
              <w:spacing w:before="0" w:after="0"/>
              <w:rPr>
                <w:snapToGrid w:val="0"/>
              </w:rPr>
            </w:pPr>
            <w:r>
              <w:rPr>
                <w:snapToGrid w:val="0"/>
              </w:rPr>
              <w:t>A1.6.10</w:t>
            </w:r>
          </w:p>
        </w:tc>
        <w:tc>
          <w:tcPr>
            <w:tcW w:w="8008" w:type="dxa"/>
          </w:tcPr>
          <w:p w:rsidR="006D317B" w:rsidRDefault="006D317B">
            <w:pPr>
              <w:pStyle w:val="Tableau"/>
              <w:spacing w:before="0" w:after="0"/>
              <w:rPr>
                <w:snapToGrid w:val="0"/>
              </w:rPr>
            </w:pPr>
            <w:r>
              <w:rPr>
                <w:snapToGrid w:val="0"/>
              </w:rPr>
              <w:t>What is the satellite diversity method, if applicable?</w:t>
            </w:r>
          </w:p>
          <w:p w:rsidR="006D317B" w:rsidRDefault="006D317B">
            <w:pPr>
              <w:pStyle w:val="Tableau"/>
              <w:spacing w:before="0" w:after="0"/>
              <w:rPr>
                <w:snapToGrid w:val="0"/>
              </w:rPr>
            </w:pPr>
            <w:r>
              <w:rPr>
                <w:b/>
                <w:snapToGrid w:val="0"/>
              </w:rPr>
              <w:t xml:space="preserve">Answer: </w:t>
            </w:r>
            <w:r>
              <w:rPr>
                <w:snapToGrid w:val="0"/>
              </w:rPr>
              <w:t xml:space="preserve">The proposed RTT support maximal ratio combining of all the signals coming from visible satellites on both forward and reverse links. In the reverse link same satellite beam diversity can also be exploited to further reduce the UE </w:t>
            </w:r>
            <w:r>
              <w:rPr>
                <w:caps/>
                <w:snapToGrid w:val="0"/>
              </w:rPr>
              <w:t>e.i.r.p</w:t>
            </w:r>
            <w:r>
              <w:rPr>
                <w:snapToGrid w:val="0"/>
              </w:rPr>
              <w:t>. required to close the link.</w:t>
            </w:r>
          </w:p>
        </w:tc>
      </w:tr>
    </w:tbl>
    <w:p w:rsidR="006D317B" w:rsidRDefault="006D317B">
      <w:pPr>
        <w:rPr>
          <w:snapToGrid w:val="0"/>
          <w:sz w:val="18"/>
        </w:rPr>
      </w:pPr>
    </w:p>
    <w:p w:rsidR="006D317B" w:rsidRDefault="006D317B">
      <w:pPr>
        <w:rPr>
          <w:snapToGrid w:val="0"/>
          <w:sz w:val="18"/>
        </w:rPr>
      </w:pPr>
    </w:p>
    <w:p w:rsidR="006D317B" w:rsidRDefault="006D317B">
      <w:bookmarkStart w:id="828" w:name="_Hlt65490680"/>
      <w:bookmarkEnd w:id="828"/>
      <w:r>
        <w:br w:type="page"/>
      </w:r>
      <w:bookmarkStart w:id="829" w:name="_Hlt23662403"/>
      <w:bookmarkEnd w:id="829"/>
      <w:r>
        <w:t xml:space="preserve"> </w:t>
      </w:r>
    </w:p>
    <w:p w:rsidR="006D317B" w:rsidRDefault="006D317B">
      <w:pPr>
        <w:sectPr w:rsidR="006D317B">
          <w:footnotePr>
            <w:numRestart w:val="eachSect"/>
          </w:footnotePr>
          <w:type w:val="continuous"/>
          <w:pgSz w:w="11907" w:h="16840" w:code="9"/>
          <w:pgMar w:top="1418" w:right="1134" w:bottom="1134" w:left="1134" w:header="851" w:footer="340" w:gutter="0"/>
          <w:cols w:space="720"/>
        </w:sectPr>
      </w:pPr>
      <w:bookmarkStart w:id="830" w:name="_Hlt25051734"/>
      <w:bookmarkStart w:id="831" w:name="_Hlt25051886"/>
      <w:bookmarkEnd w:id="830"/>
      <w:bookmarkEnd w:id="831"/>
    </w:p>
    <w:p w:rsidR="006D317B" w:rsidRDefault="006D317B">
      <w:pPr>
        <w:pStyle w:val="Heading1"/>
      </w:pPr>
      <w:bookmarkStart w:id="832" w:name="_Hlt72569284"/>
      <w:bookmarkStart w:id="833" w:name="_Toc72569556"/>
      <w:bookmarkEnd w:id="832"/>
      <w:r>
        <w:t>History</w:t>
      </w:r>
      <w:bookmarkEnd w:id="833"/>
    </w:p>
    <w:tbl>
      <w:tblPr>
        <w:tblW w:w="0" w:type="auto"/>
        <w:jc w:val="center"/>
        <w:tblLayout w:type="fixed"/>
        <w:tblCellMar>
          <w:left w:w="28" w:type="dxa"/>
          <w:right w:w="28" w:type="dxa"/>
        </w:tblCellMar>
        <w:tblLook w:val="0000"/>
      </w:tblPr>
      <w:tblGrid>
        <w:gridCol w:w="1219"/>
        <w:gridCol w:w="1588"/>
        <w:gridCol w:w="6804"/>
      </w:tblGrid>
      <w:tr w:rsidR="006D317B">
        <w:tblPrEx>
          <w:tblCellMar>
            <w:top w:w="0" w:type="dxa"/>
            <w:bottom w:w="0" w:type="dxa"/>
          </w:tblCellMar>
        </w:tblPrEx>
        <w:trPr>
          <w:cantSplit/>
          <w:jc w:val="center"/>
        </w:trPr>
        <w:tc>
          <w:tcPr>
            <w:tcW w:w="9639" w:type="dxa"/>
            <w:gridSpan w:val="3"/>
            <w:tcBorders>
              <w:top w:val="single" w:sz="6" w:space="0" w:color="auto"/>
              <w:left w:val="single" w:sz="6" w:space="0" w:color="auto"/>
              <w:bottom w:val="single" w:sz="6" w:space="0" w:color="auto"/>
              <w:right w:val="single" w:sz="6" w:space="0" w:color="auto"/>
            </w:tcBorders>
          </w:tcPr>
          <w:p w:rsidR="006D317B" w:rsidRDefault="006D317B">
            <w:pPr>
              <w:spacing w:before="60" w:after="60"/>
              <w:jc w:val="center"/>
              <w:rPr>
                <w:b/>
                <w:sz w:val="24"/>
              </w:rPr>
            </w:pPr>
            <w:r>
              <w:rPr>
                <w:b/>
                <w:sz w:val="24"/>
              </w:rPr>
              <w:t>Document history</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0.0.0</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April 2002</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118"/>
              </w:tabs>
              <w:spacing w:before="80" w:after="80"/>
              <w:ind w:left="57"/>
            </w:pPr>
            <w:r>
              <w:t>Creation for presentation at S-UMTS#15</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0.0.1</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May 2002</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118"/>
              </w:tabs>
              <w:spacing w:before="80" w:after="80"/>
              <w:ind w:left="57"/>
            </w:pPr>
            <w:r>
              <w:t>S-UMTS#15 comments</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0.0.2</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September 2002</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pPr>
            <w:r>
              <w:t>Update for S-UMTS#16</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0.0.3</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November 2002</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pPr>
            <w:r>
              <w:t>Inclusion of link budgets (recalculated with 3 dB link margin), emission masks, etc.</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0.0.4</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November 2002</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pPr>
            <w:r>
              <w:t>Comments made during S-UMTS#17 (26-27 Nov. 02).</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0.0.5</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February 2003</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jc w:val="left"/>
            </w:pPr>
            <w:r>
              <w:t>Inclusion of paragraphs focusing on satellite feasibility and adaptation</w:t>
            </w:r>
            <w:r>
              <w:br/>
              <w:t>Inclusion of satellite propagation channels</w:t>
            </w:r>
            <w:r>
              <w:br/>
              <w:t>Conclusion completed</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0.0.6</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October 2003</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jc w:val="left"/>
            </w:pPr>
            <w:r>
              <w:t>Update link budgets</w:t>
            </w:r>
          </w:p>
          <w:p w:rsidR="006D317B" w:rsidRDefault="006D317B">
            <w:pPr>
              <w:pStyle w:val="FP"/>
              <w:tabs>
                <w:tab w:val="left" w:pos="3261"/>
                <w:tab w:val="left" w:pos="4395"/>
              </w:tabs>
              <w:spacing w:before="80" w:after="80"/>
              <w:ind w:left="57"/>
              <w:jc w:val="left"/>
            </w:pPr>
            <w:r>
              <w:t>Added : performance requirements, RACH procedure adapted for satellite environment, etc.</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0.0.7</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December 2003</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jc w:val="left"/>
            </w:pPr>
            <w:r>
              <w:t>Update PRACH and power control adaptation to satellite environment</w:t>
            </w:r>
          </w:p>
          <w:p w:rsidR="006D317B" w:rsidRDefault="006D317B">
            <w:pPr>
              <w:pStyle w:val="FP"/>
              <w:tabs>
                <w:tab w:val="left" w:pos="3261"/>
                <w:tab w:val="left" w:pos="4395"/>
              </w:tabs>
              <w:spacing w:before="80" w:after="80"/>
              <w:ind w:left="57"/>
              <w:jc w:val="left"/>
            </w:pPr>
            <w:r>
              <w:t>Completed results for aeronautical,rural, sub-urban, urban satellite environments</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0.0.8</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Mars 2004</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jc w:val="left"/>
            </w:pPr>
            <w:r>
              <w:t>Added : RACH, PCH, FACH, Data service 1.2 kbps, Speech  4.75 kbps performance requirements - System capacity Data service 1.2 kbps and Speech 4.75 kbps. Preamble detection</w:t>
            </w:r>
          </w:p>
          <w:p w:rsidR="006D317B" w:rsidRDefault="006D317B">
            <w:pPr>
              <w:pStyle w:val="FP"/>
              <w:tabs>
                <w:tab w:val="left" w:pos="3261"/>
                <w:tab w:val="left" w:pos="4395"/>
              </w:tabs>
              <w:spacing w:before="80" w:after="80"/>
              <w:ind w:left="57"/>
              <w:jc w:val="left"/>
            </w:pPr>
            <w:r>
              <w:t>Spot Selection Transmit Diversity (SSTD).</w:t>
            </w:r>
          </w:p>
          <w:p w:rsidR="006D317B" w:rsidRDefault="006D317B">
            <w:pPr>
              <w:pStyle w:val="FP"/>
              <w:tabs>
                <w:tab w:val="left" w:pos="3261"/>
                <w:tab w:val="left" w:pos="4395"/>
              </w:tabs>
              <w:spacing w:before="80" w:after="80"/>
              <w:ind w:left="57"/>
              <w:jc w:val="left"/>
            </w:pPr>
            <w:r>
              <w:t>Corrected : Adaptation of RACH procedure to satellite. Propagation required link margins.</w:t>
            </w:r>
          </w:p>
        </w:tc>
      </w:tr>
      <w:tr w:rsidR="006D317B">
        <w:tblPrEx>
          <w:tblCellMar>
            <w:top w:w="0" w:type="dxa"/>
            <w:bottom w:w="0" w:type="dxa"/>
          </w:tblCellMar>
        </w:tblPrEx>
        <w:trPr>
          <w:cantSplit/>
          <w:jc w:val="center"/>
        </w:trPr>
        <w:tc>
          <w:tcPr>
            <w:tcW w:w="1247"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0.0.9</w:t>
            </w:r>
          </w:p>
        </w:tc>
        <w:tc>
          <w:tcPr>
            <w:tcW w:w="1588" w:type="dxa"/>
            <w:tcBorders>
              <w:top w:val="single" w:sz="6" w:space="0" w:color="auto"/>
              <w:left w:val="single" w:sz="6" w:space="0" w:color="auto"/>
              <w:bottom w:val="single" w:sz="6" w:space="0" w:color="auto"/>
              <w:right w:val="single" w:sz="6" w:space="0" w:color="auto"/>
            </w:tcBorders>
          </w:tcPr>
          <w:p w:rsidR="006D317B" w:rsidRDefault="006D317B">
            <w:pPr>
              <w:pStyle w:val="FP"/>
              <w:spacing w:before="80" w:after="80"/>
              <w:ind w:left="57"/>
            </w:pPr>
            <w:r>
              <w:t>June 2004</w:t>
            </w:r>
          </w:p>
        </w:tc>
        <w:tc>
          <w:tcPr>
            <w:tcW w:w="6804" w:type="dxa"/>
            <w:tcBorders>
              <w:top w:val="single" w:sz="6" w:space="0" w:color="auto"/>
              <w:bottom w:val="single" w:sz="6" w:space="0" w:color="auto"/>
              <w:right w:val="single" w:sz="6" w:space="0" w:color="auto"/>
            </w:tcBorders>
          </w:tcPr>
          <w:p w:rsidR="006D317B" w:rsidRDefault="006D317B">
            <w:pPr>
              <w:pStyle w:val="FP"/>
              <w:tabs>
                <w:tab w:val="left" w:pos="3261"/>
                <w:tab w:val="left" w:pos="4395"/>
              </w:tabs>
              <w:spacing w:before="80" w:after="80"/>
              <w:ind w:left="57"/>
              <w:jc w:val="left"/>
            </w:pPr>
            <w:r>
              <w:t>Added : Satellite diversity gain, slow power control gain</w:t>
            </w:r>
          </w:p>
          <w:p w:rsidR="006D317B" w:rsidRDefault="006D317B">
            <w:pPr>
              <w:pStyle w:val="FP"/>
              <w:tabs>
                <w:tab w:val="left" w:pos="3261"/>
                <w:tab w:val="left" w:pos="4395"/>
              </w:tabs>
              <w:spacing w:before="80" w:after="80"/>
              <w:ind w:left="57"/>
              <w:jc w:val="left"/>
            </w:pPr>
            <w:r>
              <w:t>Modified : Extension band (2 670-2 690/2 500-2 520 MHz) removed.</w:t>
            </w:r>
          </w:p>
        </w:tc>
      </w:tr>
    </w:tbl>
    <w:p w:rsidR="006D317B" w:rsidRDefault="006D317B"/>
    <w:sectPr w:rsidR="006D317B" w:rsidSect="006D317B">
      <w:headerReference w:type="even" r:id="rId219"/>
      <w:footnotePr>
        <w:numRestart w:val="eachSect"/>
      </w:footnotePr>
      <w:type w:val="continuous"/>
      <w:pgSz w:w="11907" w:h="16840" w:code="9"/>
      <w:pgMar w:top="1418" w:right="1134" w:bottom="1134" w:left="1134" w:header="851" w:footer="34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06" w:author="pouet" w:initials="m">
    <w:p w:rsidR="006D317B" w:rsidRDefault="006D317B">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Excepted for RACH (advance timing transmission)</w:t>
      </w:r>
    </w:p>
  </w:comment>
  <w:comment w:id="818" w:author="pouet" w:initials="m">
    <w:p w:rsidR="006D317B" w:rsidRDefault="006D317B">
      <w:pPr>
        <w:pStyle w:val="CommentText"/>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see ERC Report 65 (Adjacent Band compatibility between UMTS and other services in the 2 GHz Band) § A.2.1 &amp; ETSI TBR 42 §5 &amp; 6 (Table 3) Pb : contradiction between out-of-band mask of ERC report and TBR 42</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317B" w:rsidRDefault="006D317B">
      <w:pPr>
        <w:spacing w:after="0"/>
      </w:pPr>
      <w:r>
        <w:separator/>
      </w:r>
    </w:p>
  </w:endnote>
  <w:endnote w:type="continuationSeparator" w:id="0">
    <w:p w:rsidR="006D317B" w:rsidRDefault="006D317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l‚r –¾’©"/>
    <w:panose1 w:val="02020609040205080304"/>
    <w:charset w:val="80"/>
    <w:family w:val="modern"/>
    <w:pitch w:val="fixed"/>
    <w:sig w:usb0="E00002FF" w:usb1="6AC7FDFB" w:usb2="00000012" w:usb3="00000000" w:csb0="0002009F" w:csb1="00000000"/>
  </w:font>
  <w:font w:name="ＭＳ 明朝">
    <w:altName w:val="Times New Roman"/>
    <w:panose1 w:val="00000000000000000000"/>
    <w:charset w:val="81"/>
    <w:family w:val="roman"/>
    <w:notTrueType/>
    <w:pitch w:val="default"/>
    <w:sig w:usb0="00000001" w:usb1="09060000" w:usb2="00000010" w:usb3="00000000" w:csb0="00080000" w:csb1="00000000"/>
  </w:font>
  <w:font w:name="BatangChe">
    <w:panose1 w:val="0203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 ??">
    <w:altName w:val="Times New Roman"/>
    <w:panose1 w:val="00000000000000000000"/>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細明朝体">
    <w:altName w:val="‚l‚r –¾’©"/>
    <w:panose1 w:val="00000000000000000000"/>
    <w:charset w:val="80"/>
    <w:family w:val="auto"/>
    <w:notTrueType/>
    <w:pitch w:val="variable"/>
    <w:sig w:usb0="00000001" w:usb1="08070000" w:usb2="00000010" w:usb3="00000000" w:csb0="00020000" w:csb1="00000000"/>
  </w:font>
  <w:font w:name="Monotype Sorts">
    <w:panose1 w:val="00000000000000000000"/>
    <w:charset w:val="02"/>
    <w:family w:val="auto"/>
    <w:notTrueType/>
    <w:pitch w:val="variable"/>
    <w:sig w:usb0="00000000" w:usb1="00000000" w:usb2="00000000" w:usb3="00000000" w:csb0="0000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Sans Serif">
    <w:panose1 w:val="00000000000000000000"/>
    <w:charset w:val="00"/>
    <w:family w:val="swiss"/>
    <w:notTrueType/>
    <w:pitch w:val="variable"/>
    <w:sig w:usb0="00000003" w:usb1="00000000" w:usb2="00000000" w:usb3="00000000" w:csb0="00000001" w:csb1="00000000"/>
  </w:font>
  <w:font w:name="System">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A Bk BT">
    <w:panose1 w:val="00000000000000000000"/>
    <w:charset w:val="00"/>
    <w:family w:val="swiss"/>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W5 (Prop)">
    <w:altName w:val="Arial Unicode MS"/>
    <w:panose1 w:val="00000000000000000000"/>
    <w:charset w:val="80"/>
    <w:family w:val="modern"/>
    <w:notTrueType/>
    <w:pitch w:val="variable"/>
    <w:sig w:usb0="00000001" w:usb1="08070000" w:usb2="00000010" w:usb3="00000000" w:csb0="00020000" w:csb1="00000000"/>
  </w:font>
  <w:font w:name="平成角ゴシックW5 (Prop)">
    <w:altName w:val="Arial Unicode MS"/>
    <w:panose1 w:val="00000000000000000000"/>
    <w:charset w:val="80"/>
    <w:family w:val="modern"/>
    <w:notTrueType/>
    <w:pitch w:val="variable"/>
    <w:sig w:usb0="00000001" w:usb1="08070000" w:usb2="00000010" w:usb3="00000000" w:csb0="00020000" w:csb1="00000000"/>
  </w:font>
  <w:font w:name="Bookshelf Symbol 4">
    <w:altName w:val="Symbol"/>
    <w:panose1 w:val="00000000000000000000"/>
    <w:charset w:val="02"/>
    <w:family w:val="swiss"/>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Footer"/>
    </w:pPr>
    <w:r>
      <w:t>ETSI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Footer"/>
    </w:pPr>
    <w:r>
      <w:t>ETSI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Footer"/>
    </w:pPr>
    <w:r>
      <w:t>ETSI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Footer"/>
    </w:pPr>
    <w:r>
      <w:t>ETSI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317B" w:rsidRDefault="006D317B">
      <w:pPr>
        <w:spacing w:after="0"/>
      </w:pPr>
      <w:r>
        <w:separator/>
      </w:r>
    </w:p>
  </w:footnote>
  <w:footnote w:type="continuationSeparator" w:id="0">
    <w:p w:rsidR="006D317B" w:rsidRDefault="006D317B">
      <w:pPr>
        <w:spacing w:after="0"/>
      </w:pPr>
      <w:r>
        <w:continuationSeparator/>
      </w:r>
    </w:p>
  </w:footnote>
  <w:footnote w:id="1">
    <w:p w:rsidR="006D317B" w:rsidRDefault="006D317B">
      <w:pPr>
        <w:pStyle w:val="FootnoteText"/>
      </w:pPr>
      <w:r>
        <w:rPr>
          <w:rStyle w:val="FootnoteReference"/>
        </w:rPr>
        <w:footnoteRef/>
      </w:r>
      <w:r>
        <w:t xml:space="preserve"> </w:t>
      </w:r>
      <w:r>
        <w:tab/>
        <w:t xml:space="preserve">Depending on considered spot beam and frequency reuse pattern </w:t>
      </w:r>
    </w:p>
  </w:footnote>
  <w:footnote w:id="2">
    <w:p w:rsidR="006D317B" w:rsidRDefault="006D317B">
      <w:pPr>
        <w:pStyle w:val="FootnoteText"/>
      </w:pPr>
      <w:r>
        <w:rPr>
          <w:rStyle w:val="FootnoteReference"/>
        </w:rPr>
        <w:footnoteRef/>
      </w:r>
      <w:r>
        <w:t xml:space="preserve"> Typical values</w:t>
      </w:r>
    </w:p>
  </w:footnote>
  <w:footnote w:id="3">
    <w:p w:rsidR="006D317B" w:rsidRDefault="006D317B">
      <w:pPr>
        <w:pStyle w:val="FootnoteText"/>
      </w:pPr>
      <w:r>
        <w:rPr>
          <w:rStyle w:val="FootnoteReference"/>
        </w:rPr>
        <w:footnoteRef/>
      </w:r>
      <w:r>
        <w:t xml:space="preserve"> </w:t>
      </w:r>
      <w:r>
        <w:tab/>
        <w:t>The transmit frequency band is equal to the received one (i.e. on-channel gap-filler)</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Header"/>
      <w:framePr w:wrap="notBeside" w:vAnchor="page" w:hAnchor="margin" w:xAlign="center" w:y="6805"/>
      <w:widowControl/>
    </w:pPr>
    <w:r>
      <w:rPr>
        <w:sz w:val="20"/>
      </w:rPr>
      <w:object w:dxaOrig="10171" w:dyaOrig="8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8.5pt;height:438pt" o:ole="" fillcolor="window">
          <v:imagedata r:id="rId1" o:title=""/>
        </v:shape>
        <o:OLEObject Type="Embed" ProgID="Word.Picture.8" ShapeID="_x0000_i1026" DrawAspect="Content" ObjectID="_1468164685" r:id="rId2"/>
      </w:object>
    </w:r>
  </w:p>
  <w:p w:rsidR="006D317B" w:rsidRDefault="006D317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Header"/>
      <w:framePr w:wrap="auto" w:vAnchor="text" w:hAnchor="margin" w:xAlign="right" w:y="1"/>
    </w:pPr>
    <w:fldSimple w:instr="STYLEREF ZA ">
      <w:r>
        <w:t>Draft ETSI TR 102 058 V&lt;0.0.9&gt; (2004-06)</w:t>
      </w:r>
    </w:fldSimple>
  </w:p>
  <w:p w:rsidR="006D317B" w:rsidRDefault="006D317B">
    <w:pPr>
      <w:pStyle w:val="Header"/>
      <w:framePr w:wrap="auto" w:vAnchor="text" w:hAnchor="margin" w:xAlign="center" w:y="1"/>
    </w:pPr>
    <w:fldSimple w:instr="PAGE ">
      <w:r>
        <w:t>85</w:t>
      </w:r>
    </w:fldSimple>
  </w:p>
  <w:p w:rsidR="006D317B" w:rsidRDefault="006D317B">
    <w:pPr>
      <w:pStyle w:val="Header"/>
      <w:framePr w:wrap="auto" w:vAnchor="text" w:hAnchor="margin" w:y="1"/>
    </w:pPr>
    <w:r>
      <w:fldChar w:fldCharType="begin"/>
    </w:r>
    <w:r>
      <w:instrText xml:space="preserve">STYLEREF ZGSM </w:instrText>
    </w:r>
    <w:r>
      <w:fldChar w:fldCharType="end"/>
    </w:r>
  </w:p>
  <w:p w:rsidR="006D317B" w:rsidRDefault="006D317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Header"/>
      <w:framePr w:wrap="auto" w:vAnchor="text" w:hAnchor="margin" w:xAlign="right" w:y="1"/>
    </w:pPr>
    <w:fldSimple w:instr="STYLEREF ZA ">
      <w:r>
        <w:t>Draft ETSI TR 102 058 V&lt;0.0.9&gt; (2004-06)</w:t>
      </w:r>
    </w:fldSimple>
  </w:p>
  <w:p w:rsidR="006D317B" w:rsidRDefault="006D317B">
    <w:pPr>
      <w:pStyle w:val="Header"/>
      <w:framePr w:wrap="auto" w:vAnchor="text" w:hAnchor="margin" w:xAlign="center" w:y="1"/>
    </w:pPr>
    <w:fldSimple w:instr="PAGE ">
      <w:r>
        <w:t>86</w:t>
      </w:r>
    </w:fldSimple>
  </w:p>
  <w:p w:rsidR="006D317B" w:rsidRDefault="006D317B">
    <w:pPr>
      <w:pStyle w:val="Header"/>
      <w:framePr w:wrap="auto" w:vAnchor="text" w:hAnchor="margin" w:y="1"/>
    </w:pPr>
    <w:r>
      <w:fldChar w:fldCharType="begin"/>
    </w:r>
    <w:r>
      <w:instrText xml:space="preserve">STYLEREF ZGSM </w:instrText>
    </w:r>
    <w:r>
      <w:fldChar w:fldCharType="end"/>
    </w:r>
  </w:p>
  <w:p w:rsidR="006D317B" w:rsidRDefault="006D317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Header"/>
      <w:framePr w:wrap="auto" w:vAnchor="text" w:hAnchor="margin" w:xAlign="right" w:y="1"/>
    </w:pPr>
    <w:fldSimple w:instr="STYLEREF ZA ">
      <w:r>
        <w:t>Draft ETSI TR 102 058 V&lt;0.0.9&gt; (2004-06)</w:t>
      </w:r>
    </w:fldSimple>
  </w:p>
  <w:p w:rsidR="006D317B" w:rsidRDefault="006D317B">
    <w:pPr>
      <w:pStyle w:val="Header"/>
      <w:framePr w:wrap="auto" w:vAnchor="text" w:hAnchor="margin" w:xAlign="center" w:y="1"/>
    </w:pPr>
    <w:fldSimple w:instr="PAGE ">
      <w:r>
        <w:t>88</w:t>
      </w:r>
    </w:fldSimple>
  </w:p>
  <w:p w:rsidR="006D317B" w:rsidRDefault="006D317B">
    <w:pPr>
      <w:pStyle w:val="Header"/>
      <w:framePr w:wrap="auto" w:vAnchor="text" w:hAnchor="margin" w:y="1"/>
    </w:pPr>
    <w:r>
      <w:fldChar w:fldCharType="begin"/>
    </w:r>
    <w:r>
      <w:instrText xml:space="preserve">STYLEREF ZGSM </w:instrText>
    </w:r>
    <w:r>
      <w:fldChar w:fldCharType="end"/>
    </w:r>
  </w:p>
  <w:p w:rsidR="006D317B" w:rsidRDefault="006D317B">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pPr>
      <w:pStyle w:val="Header"/>
      <w:framePr w:wrap="auto" w:vAnchor="text" w:hAnchor="margin" w:xAlign="right" w:y="1"/>
    </w:pPr>
    <w:fldSimple w:instr="STYLEREF ZA ">
      <w:r>
        <w:t>Draft ETSI TR 102 058 V&lt;0.0.9&gt; (2004-06)</w:t>
      </w:r>
    </w:fldSimple>
  </w:p>
  <w:p w:rsidR="006D317B" w:rsidRDefault="006D317B">
    <w:pPr>
      <w:pStyle w:val="Header"/>
      <w:framePr w:wrap="auto" w:vAnchor="text" w:hAnchor="margin" w:xAlign="center" w:y="1"/>
    </w:pPr>
    <w:fldSimple w:instr="PAGE ">
      <w:r>
        <w:t>111</w:t>
      </w:r>
    </w:fldSimple>
  </w:p>
  <w:p w:rsidR="006D317B" w:rsidRDefault="006D317B">
    <w:pPr>
      <w:pStyle w:val="Header"/>
      <w:framePr w:wrap="auto" w:vAnchor="text" w:hAnchor="margin" w:y="1"/>
    </w:pPr>
    <w:r>
      <w:fldChar w:fldCharType="begin"/>
    </w:r>
    <w:r>
      <w:instrText xml:space="preserve">STYLEREF ZGSM </w:instrText>
    </w:r>
    <w:r>
      <w:fldChar w:fldCharType="end"/>
    </w:r>
  </w:p>
  <w:p w:rsidR="006D317B" w:rsidRDefault="006D317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17B" w:rsidRDefault="006D317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50ED7FE"/>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C4A6EBE"/>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036EEB52"/>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192AA8F8"/>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18028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F06B2B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3584F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6925B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8B2FD8A"/>
    <w:lvl w:ilvl="0">
      <w:start w:val="1"/>
      <w:numFmt w:val="decimal"/>
      <w:pStyle w:val="QuestionBis"/>
      <w:lvlText w:val="%1."/>
      <w:lvlJc w:val="left"/>
      <w:pPr>
        <w:tabs>
          <w:tab w:val="num" w:pos="360"/>
        </w:tabs>
        <w:ind w:left="360" w:hanging="360"/>
      </w:pPr>
      <w:rPr>
        <w:rFonts w:cs="Times New Roman"/>
      </w:rPr>
    </w:lvl>
  </w:abstractNum>
  <w:abstractNum w:abstractNumId="9">
    <w:nsid w:val="FFFFFF89"/>
    <w:multiLevelType w:val="singleLevel"/>
    <w:tmpl w:val="EFB0BD50"/>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nsid w:val="FFFFFFFE"/>
    <w:multiLevelType w:val="singleLevel"/>
    <w:tmpl w:val="3B8CFB90"/>
    <w:lvl w:ilvl="0">
      <w:numFmt w:val="decimal"/>
      <w:lvlText w:val="*"/>
      <w:lvlJc w:val="left"/>
      <w:rPr>
        <w:rFonts w:cs="Times New Roman"/>
      </w:rPr>
    </w:lvl>
  </w:abstractNum>
  <w:abstractNum w:abstractNumId="12">
    <w:nsid w:val="00000001"/>
    <w:multiLevelType w:val="singleLevel"/>
    <w:tmpl w:val="FFFFFFFF"/>
    <w:lvl w:ilvl="0">
      <w:start w:val="1"/>
      <w:numFmt w:val="bullet"/>
      <w:lvlText w:val=""/>
      <w:lvlJc w:val="left"/>
      <w:rPr>
        <w:rFonts w:ascii="Symbol" w:hAnsi="Symbol" w:hint="default"/>
      </w:rPr>
    </w:lvl>
  </w:abstractNum>
  <w:abstractNum w:abstractNumId="13">
    <w:nsid w:val="00000002"/>
    <w:multiLevelType w:val="singleLevel"/>
    <w:tmpl w:val="FFFFFFFF"/>
    <w:lvl w:ilvl="0">
      <w:start w:val="1"/>
      <w:numFmt w:val="bullet"/>
      <w:lvlText w:val=""/>
      <w:lvlJc w:val="left"/>
      <w:rPr>
        <w:rFonts w:ascii="Symbol" w:hAnsi="Symbol" w:hint="default"/>
      </w:rPr>
    </w:lvl>
  </w:abstractNum>
  <w:abstractNum w:abstractNumId="14">
    <w:nsid w:val="00000003"/>
    <w:multiLevelType w:val="singleLevel"/>
    <w:tmpl w:val="FFFFFFFF"/>
    <w:lvl w:ilvl="0">
      <w:start w:val="1"/>
      <w:numFmt w:val="bullet"/>
      <w:lvlText w:val=""/>
      <w:lvlJc w:val="left"/>
      <w:rPr>
        <w:rFonts w:ascii="Symbol" w:hAnsi="Symbol" w:hint="default"/>
      </w:rPr>
    </w:lvl>
  </w:abstractNum>
  <w:abstractNum w:abstractNumId="15">
    <w:nsid w:val="000D1615"/>
    <w:multiLevelType w:val="multilevel"/>
    <w:tmpl w:val="B652D888"/>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6">
    <w:nsid w:val="0030686A"/>
    <w:multiLevelType w:val="multilevel"/>
    <w:tmpl w:val="F9525DDA"/>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7">
    <w:nsid w:val="003404BE"/>
    <w:multiLevelType w:val="multilevel"/>
    <w:tmpl w:val="5A4A6650"/>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nsid w:val="00376236"/>
    <w:multiLevelType w:val="multilevel"/>
    <w:tmpl w:val="AC12CC7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nsid w:val="0038190E"/>
    <w:multiLevelType w:val="singleLevel"/>
    <w:tmpl w:val="5B7651D4"/>
    <w:lvl w:ilvl="0">
      <w:start w:val="1"/>
      <w:numFmt w:val="bullet"/>
      <w:lvlText w:val=""/>
      <w:lvlJc w:val="left"/>
      <w:pPr>
        <w:tabs>
          <w:tab w:val="num" w:pos="360"/>
        </w:tabs>
        <w:ind w:left="360" w:hanging="360"/>
      </w:pPr>
      <w:rPr>
        <w:rFonts w:ascii="Symbol" w:hAnsi="Symbol" w:hint="default"/>
      </w:rPr>
    </w:lvl>
  </w:abstractNum>
  <w:abstractNum w:abstractNumId="20">
    <w:nsid w:val="009D3E95"/>
    <w:multiLevelType w:val="singleLevel"/>
    <w:tmpl w:val="D34237CC"/>
    <w:lvl w:ilvl="0">
      <w:numFmt w:val="bullet"/>
      <w:lvlText w:val="-"/>
      <w:lvlJc w:val="left"/>
      <w:pPr>
        <w:tabs>
          <w:tab w:val="num" w:pos="1068"/>
        </w:tabs>
        <w:ind w:left="1068" w:hanging="360"/>
      </w:pPr>
      <w:rPr>
        <w:rFonts w:hint="default"/>
      </w:rPr>
    </w:lvl>
  </w:abstractNum>
  <w:abstractNum w:abstractNumId="21">
    <w:nsid w:val="00A45070"/>
    <w:multiLevelType w:val="multilevel"/>
    <w:tmpl w:val="559229C2"/>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nsid w:val="00C770B7"/>
    <w:multiLevelType w:val="multilevel"/>
    <w:tmpl w:val="F16E8D66"/>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23">
    <w:nsid w:val="00D62DBA"/>
    <w:multiLevelType w:val="multilevel"/>
    <w:tmpl w:val="03FE6800"/>
    <w:lvl w:ilvl="0">
      <w:start w:val="2"/>
      <w:numFmt w:val="bullet"/>
      <w:lvlText w:val=""/>
      <w:lvlJc w:val="left"/>
      <w:pPr>
        <w:tabs>
          <w:tab w:val="num" w:pos="360"/>
        </w:tabs>
        <w:ind w:left="357" w:hanging="357"/>
      </w:pPr>
      <w:rPr>
        <w:rFonts w:ascii="Symbol" w:hAnsi="Symbol" w:hint="default"/>
        <w:sz w:val="16"/>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24">
    <w:nsid w:val="00DF1F0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5">
    <w:nsid w:val="00EE6317"/>
    <w:multiLevelType w:val="multilevel"/>
    <w:tmpl w:val="1B2AA2BC"/>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6">
    <w:nsid w:val="00F1518E"/>
    <w:multiLevelType w:val="multilevel"/>
    <w:tmpl w:val="0C28ADD0"/>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nsid w:val="010A017C"/>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28">
    <w:nsid w:val="010B3C9B"/>
    <w:multiLevelType w:val="singleLevel"/>
    <w:tmpl w:val="B44EA658"/>
    <w:lvl w:ilvl="0">
      <w:start w:val="1"/>
      <w:numFmt w:val="decimal"/>
      <w:lvlText w:val="%1."/>
      <w:legacy w:legacy="1" w:legacySpace="0" w:legacyIndent="397"/>
      <w:lvlJc w:val="left"/>
      <w:pPr>
        <w:ind w:left="567" w:hanging="397"/>
      </w:pPr>
      <w:rPr>
        <w:rFonts w:cs="Times New Roman"/>
      </w:rPr>
    </w:lvl>
  </w:abstractNum>
  <w:abstractNum w:abstractNumId="29">
    <w:nsid w:val="01123D2F"/>
    <w:multiLevelType w:val="multilevel"/>
    <w:tmpl w:val="19344CC8"/>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
    <w:nsid w:val="011C36E1"/>
    <w:multiLevelType w:val="multilevel"/>
    <w:tmpl w:val="E6AAAD56"/>
    <w:lvl w:ilvl="0">
      <w:start w:val="1"/>
      <w:numFmt w:val="bullet"/>
      <w:lvlText w:val=""/>
      <w:lvlJc w:val="left"/>
      <w:pPr>
        <w:tabs>
          <w:tab w:val="num" w:pos="720"/>
        </w:tabs>
        <w:ind w:left="700" w:hanging="340"/>
      </w:pPr>
      <w:rPr>
        <w:rFonts w:ascii="Symbol" w:hAnsi="Symbol" w:hint="default"/>
        <w:color w:val="auto"/>
        <w:sz w:val="22"/>
      </w:rPr>
    </w:lvl>
    <w:lvl w:ilvl="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1">
    <w:nsid w:val="01456A3C"/>
    <w:multiLevelType w:val="multilevel"/>
    <w:tmpl w:val="79D20AA2"/>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
    <w:nsid w:val="014C6D30"/>
    <w:multiLevelType w:val="singleLevel"/>
    <w:tmpl w:val="41409D12"/>
    <w:lvl w:ilvl="0">
      <w:start w:val="2"/>
      <w:numFmt w:val="bullet"/>
      <w:lvlText w:val="-"/>
      <w:lvlJc w:val="left"/>
      <w:pPr>
        <w:tabs>
          <w:tab w:val="num" w:pos="972"/>
        </w:tabs>
        <w:ind w:left="972" w:hanging="360"/>
      </w:pPr>
      <w:rPr>
        <w:rFonts w:hint="default"/>
      </w:rPr>
    </w:lvl>
  </w:abstractNum>
  <w:abstractNum w:abstractNumId="33">
    <w:nsid w:val="015B2709"/>
    <w:multiLevelType w:val="singleLevel"/>
    <w:tmpl w:val="694AB08C"/>
    <w:lvl w:ilvl="0">
      <w:start w:val="1"/>
      <w:numFmt w:val="decimal"/>
      <w:lvlText w:val="A1.%1."/>
      <w:lvlJc w:val="left"/>
      <w:pPr>
        <w:tabs>
          <w:tab w:val="num" w:pos="720"/>
        </w:tabs>
        <w:ind w:left="360" w:hanging="360"/>
      </w:pPr>
      <w:rPr>
        <w:rFonts w:cs="Times New Roman"/>
      </w:rPr>
    </w:lvl>
  </w:abstractNum>
  <w:abstractNum w:abstractNumId="34">
    <w:nsid w:val="016061A8"/>
    <w:multiLevelType w:val="singleLevel"/>
    <w:tmpl w:val="0409000F"/>
    <w:lvl w:ilvl="0">
      <w:start w:val="1"/>
      <w:numFmt w:val="decimal"/>
      <w:lvlText w:val="%1."/>
      <w:lvlJc w:val="left"/>
      <w:pPr>
        <w:tabs>
          <w:tab w:val="num" w:pos="360"/>
        </w:tabs>
        <w:ind w:left="360" w:hanging="360"/>
      </w:pPr>
      <w:rPr>
        <w:rFonts w:cs="Times New Roman"/>
      </w:rPr>
    </w:lvl>
  </w:abstractNum>
  <w:abstractNum w:abstractNumId="35">
    <w:nsid w:val="016F35CD"/>
    <w:multiLevelType w:val="multilevel"/>
    <w:tmpl w:val="782C95A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01844516"/>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37">
    <w:nsid w:val="01997CD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8">
    <w:nsid w:val="019E36D0"/>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39">
    <w:nsid w:val="01A707C1"/>
    <w:multiLevelType w:val="singleLevel"/>
    <w:tmpl w:val="D34237CC"/>
    <w:lvl w:ilvl="0">
      <w:numFmt w:val="bullet"/>
      <w:lvlText w:val="-"/>
      <w:lvlJc w:val="left"/>
      <w:pPr>
        <w:tabs>
          <w:tab w:val="num" w:pos="1068"/>
        </w:tabs>
        <w:ind w:left="1068" w:hanging="360"/>
      </w:pPr>
      <w:rPr>
        <w:rFonts w:hint="default"/>
      </w:rPr>
    </w:lvl>
  </w:abstractNum>
  <w:abstractNum w:abstractNumId="40">
    <w:nsid w:val="01B406B6"/>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41">
    <w:nsid w:val="01BD68DF"/>
    <w:multiLevelType w:val="multilevel"/>
    <w:tmpl w:val="128CD122"/>
    <w:lvl w:ilvl="0">
      <w:start w:val="1"/>
      <w:numFmt w:val="bullet"/>
      <w:lvlText w:val="-"/>
      <w:lvlJc w:val="left"/>
      <w:pPr>
        <w:tabs>
          <w:tab w:val="num" w:pos="927"/>
        </w:tabs>
        <w:ind w:left="907" w:hanging="340"/>
      </w:pPr>
      <w:rPr>
        <w:rFonts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
    <w:nsid w:val="01C50B20"/>
    <w:multiLevelType w:val="multilevel"/>
    <w:tmpl w:val="DB76B7C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3">
    <w:nsid w:val="01CE6062"/>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44">
    <w:nsid w:val="01DE4646"/>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45">
    <w:nsid w:val="01E5638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6">
    <w:nsid w:val="01F13C36"/>
    <w:multiLevelType w:val="singleLevel"/>
    <w:tmpl w:val="63A4F646"/>
    <w:lvl w:ilvl="0">
      <w:numFmt w:val="bullet"/>
      <w:lvlText w:val="-"/>
      <w:lvlJc w:val="left"/>
      <w:pPr>
        <w:tabs>
          <w:tab w:val="num" w:pos="360"/>
        </w:tabs>
        <w:ind w:left="360" w:hanging="360"/>
      </w:pPr>
      <w:rPr>
        <w:rFonts w:ascii="Times New Roman" w:hAnsi="Times New Roman" w:hint="default"/>
      </w:rPr>
    </w:lvl>
  </w:abstractNum>
  <w:abstractNum w:abstractNumId="47">
    <w:nsid w:val="020479AF"/>
    <w:multiLevelType w:val="multilevel"/>
    <w:tmpl w:val="E17E25BE"/>
    <w:lvl w:ilvl="0">
      <w:start w:val="1"/>
      <w:numFmt w:val="bullet"/>
      <w:lvlText w:val=""/>
      <w:lvlJc w:val="left"/>
      <w:pPr>
        <w:tabs>
          <w:tab w:val="num" w:pos="360"/>
        </w:tabs>
        <w:ind w:left="340" w:hanging="34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nsid w:val="02053922"/>
    <w:multiLevelType w:val="multilevel"/>
    <w:tmpl w:val="64D6DD5E"/>
    <w:lvl w:ilvl="0">
      <w:start w:val="5"/>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9">
    <w:nsid w:val="020F2B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0">
    <w:nsid w:val="021753E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1">
    <w:nsid w:val="02650CFB"/>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52">
    <w:nsid w:val="02674EC1"/>
    <w:multiLevelType w:val="multilevel"/>
    <w:tmpl w:val="F7E00A3E"/>
    <w:lvl w:ilvl="0">
      <w:start w:val="1"/>
      <w:numFmt w:val="bullet"/>
      <w:lvlText w:val=""/>
      <w:lvlJc w:val="left"/>
      <w:pPr>
        <w:tabs>
          <w:tab w:val="num" w:pos="360"/>
        </w:tabs>
        <w:ind w:left="360" w:hanging="360"/>
      </w:pPr>
      <w:rPr>
        <w:rFonts w:ascii="Symbol" w:hAnsi="Symbol"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color w:val="auto"/>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3">
    <w:nsid w:val="02680510"/>
    <w:multiLevelType w:val="multilevel"/>
    <w:tmpl w:val="9FE6BA64"/>
    <w:lvl w:ilvl="0">
      <w:start w:val="1"/>
      <w:numFmt w:val="bullet"/>
      <w:lvlText w:val=""/>
      <w:lvlJc w:val="left"/>
      <w:pPr>
        <w:tabs>
          <w:tab w:val="num" w:pos="360"/>
        </w:tabs>
        <w:ind w:left="340" w:hanging="340"/>
      </w:pPr>
      <w:rPr>
        <w:rFonts w:ascii="Symbol" w:hAnsi="Symbol" w:hint="default"/>
        <w:color w:val="auto"/>
        <w:sz w:val="22"/>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54">
    <w:nsid w:val="027D363E"/>
    <w:multiLevelType w:val="multilevel"/>
    <w:tmpl w:val="69C658E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5">
    <w:nsid w:val="028013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6">
    <w:nsid w:val="02A77086"/>
    <w:multiLevelType w:val="multilevel"/>
    <w:tmpl w:val="1B445DD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57">
    <w:nsid w:val="02EF313B"/>
    <w:multiLevelType w:val="multilevel"/>
    <w:tmpl w:val="ED56A8D6"/>
    <w:lvl w:ilvl="0">
      <w:start w:val="3"/>
      <w:numFmt w:val="decimal"/>
      <w:lvlText w:val="%1."/>
      <w:lvlJc w:val="left"/>
      <w:pPr>
        <w:tabs>
          <w:tab w:val="num" w:pos="432"/>
        </w:tabs>
        <w:ind w:left="432" w:hanging="432"/>
      </w:pPr>
      <w:rPr>
        <w:rFonts w:cs="Times New Roman" w:hint="default"/>
        <w:sz w:val="28"/>
      </w:rPr>
    </w:lvl>
    <w:lvl w:ilvl="1">
      <w:start w:val="5"/>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8">
    <w:nsid w:val="030B675A"/>
    <w:multiLevelType w:val="multilevel"/>
    <w:tmpl w:val="04B874C4"/>
    <w:lvl w:ilvl="0">
      <w:start w:val="10"/>
      <w:numFmt w:val="decimal"/>
      <w:lvlText w:val="%1"/>
      <w:lvlJc w:val="left"/>
      <w:pPr>
        <w:tabs>
          <w:tab w:val="num" w:pos="390"/>
        </w:tabs>
        <w:ind w:left="390" w:hanging="390"/>
      </w:pPr>
      <w:rPr>
        <w:rFonts w:cs="Times New Roman" w:hint="default"/>
      </w:rPr>
    </w:lvl>
    <w:lvl w:ilvl="1">
      <w:start w:val="2"/>
      <w:numFmt w:val="decimal"/>
      <w:isLgl/>
      <w:lvlText w:val="%1.%2"/>
      <w:lvlJc w:val="left"/>
      <w:pPr>
        <w:tabs>
          <w:tab w:val="num" w:pos="795"/>
        </w:tabs>
        <w:ind w:left="795" w:hanging="795"/>
      </w:pPr>
      <w:rPr>
        <w:rFonts w:cs="Times New Roman" w:hint="default"/>
      </w:rPr>
    </w:lvl>
    <w:lvl w:ilvl="2">
      <w:start w:val="2"/>
      <w:numFmt w:val="decimal"/>
      <w:isLgl/>
      <w:lvlText w:val="%1.%2.%3"/>
      <w:lvlJc w:val="left"/>
      <w:pPr>
        <w:tabs>
          <w:tab w:val="num" w:pos="795"/>
        </w:tabs>
        <w:ind w:left="795" w:hanging="795"/>
      </w:pPr>
      <w:rPr>
        <w:rFonts w:cs="Times New Roman" w:hint="default"/>
      </w:rPr>
    </w:lvl>
    <w:lvl w:ilvl="3">
      <w:start w:val="4"/>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440"/>
        </w:tabs>
        <w:ind w:left="1440" w:hanging="144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2160"/>
        </w:tabs>
        <w:ind w:left="2160" w:hanging="216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59">
    <w:nsid w:val="031C7A60"/>
    <w:multiLevelType w:val="singleLevel"/>
    <w:tmpl w:val="B7DE3C7E"/>
    <w:lvl w:ilvl="0">
      <w:numFmt w:val="bullet"/>
      <w:lvlText w:val="-"/>
      <w:lvlJc w:val="left"/>
      <w:pPr>
        <w:tabs>
          <w:tab w:val="num" w:pos="360"/>
        </w:tabs>
        <w:ind w:left="360" w:hanging="360"/>
      </w:pPr>
      <w:rPr>
        <w:rFonts w:hint="default"/>
      </w:rPr>
    </w:lvl>
  </w:abstractNum>
  <w:abstractNum w:abstractNumId="60">
    <w:nsid w:val="03382E78"/>
    <w:multiLevelType w:val="singleLevel"/>
    <w:tmpl w:val="18DC2D48"/>
    <w:lvl w:ilvl="0">
      <w:numFmt w:val="bullet"/>
      <w:lvlText w:val="-"/>
      <w:lvlJc w:val="left"/>
      <w:pPr>
        <w:tabs>
          <w:tab w:val="num" w:pos="720"/>
        </w:tabs>
        <w:ind w:left="720" w:hanging="360"/>
      </w:pPr>
      <w:rPr>
        <w:rFonts w:hint="default"/>
      </w:rPr>
    </w:lvl>
  </w:abstractNum>
  <w:abstractNum w:abstractNumId="61">
    <w:nsid w:val="036A1D20"/>
    <w:multiLevelType w:val="multilevel"/>
    <w:tmpl w:val="347CD2D0"/>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2">
    <w:nsid w:val="037255EE"/>
    <w:multiLevelType w:val="singleLevel"/>
    <w:tmpl w:val="04130001"/>
    <w:lvl w:ilvl="0">
      <w:start w:val="1"/>
      <w:numFmt w:val="bullet"/>
      <w:lvlText w:val=""/>
      <w:lvlJc w:val="left"/>
      <w:pPr>
        <w:tabs>
          <w:tab w:val="num" w:pos="360"/>
        </w:tabs>
        <w:ind w:left="360" w:hanging="360"/>
      </w:pPr>
      <w:rPr>
        <w:rFonts w:ascii="Symbol" w:hAnsi="Symbol" w:hint="default"/>
      </w:rPr>
    </w:lvl>
  </w:abstractNum>
  <w:abstractNum w:abstractNumId="63">
    <w:nsid w:val="037E2EB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4">
    <w:nsid w:val="039D4B52"/>
    <w:multiLevelType w:val="multilevel"/>
    <w:tmpl w:val="BD54CD7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5">
    <w:nsid w:val="03B139FF"/>
    <w:multiLevelType w:val="multilevel"/>
    <w:tmpl w:val="C08AFA44"/>
    <w:lvl w:ilvl="0">
      <w:start w:val="1"/>
      <w:numFmt w:val="bullet"/>
      <w:lvlText w:val=""/>
      <w:lvlJc w:val="left"/>
      <w:pPr>
        <w:tabs>
          <w:tab w:val="num" w:pos="360"/>
        </w:tabs>
        <w:ind w:left="360" w:hanging="360"/>
      </w:pPr>
      <w:rPr>
        <w:rFonts w:ascii="Symbol" w:hAnsi="Symbol" w:hint="default"/>
        <w:color w:val="0000FF"/>
        <w:sz w:val="16"/>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6">
    <w:nsid w:val="03BF61E5"/>
    <w:multiLevelType w:val="multilevel"/>
    <w:tmpl w:val="FC562FC6"/>
    <w:lvl w:ilvl="0">
      <w:numFmt w:val="bullet"/>
      <w:lvlText w:val="-"/>
      <w:lvlJc w:val="left"/>
      <w:pPr>
        <w:tabs>
          <w:tab w:val="num" w:pos="720"/>
        </w:tabs>
        <w:ind w:left="720" w:hanging="360"/>
      </w:pPr>
      <w:rPr>
        <w:rFonts w:ascii="Times New Roman" w:eastAsia="Arial Unicode MS"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7">
    <w:nsid w:val="03D47B39"/>
    <w:multiLevelType w:val="multilevel"/>
    <w:tmpl w:val="216ED21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8">
    <w:nsid w:val="03E512B5"/>
    <w:multiLevelType w:val="multilevel"/>
    <w:tmpl w:val="C57236C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9">
    <w:nsid w:val="03E81BFB"/>
    <w:multiLevelType w:val="multilevel"/>
    <w:tmpl w:val="46D8253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0">
    <w:nsid w:val="03EC27F7"/>
    <w:multiLevelType w:val="singleLevel"/>
    <w:tmpl w:val="DBC849EE"/>
    <w:lvl w:ilvl="0">
      <w:start w:val="1"/>
      <w:numFmt w:val="decimal"/>
      <w:lvlText w:val="%1)"/>
      <w:lvlJc w:val="left"/>
      <w:pPr>
        <w:tabs>
          <w:tab w:val="num" w:pos="644"/>
        </w:tabs>
        <w:ind w:left="644" w:hanging="360"/>
      </w:pPr>
      <w:rPr>
        <w:rFonts w:cs="Times New Roman" w:hint="default"/>
      </w:rPr>
    </w:lvl>
  </w:abstractNum>
  <w:abstractNum w:abstractNumId="71">
    <w:nsid w:val="03F56A5F"/>
    <w:multiLevelType w:val="singleLevel"/>
    <w:tmpl w:val="5B7651D4"/>
    <w:lvl w:ilvl="0">
      <w:start w:val="1"/>
      <w:numFmt w:val="bullet"/>
      <w:lvlText w:val=""/>
      <w:lvlJc w:val="left"/>
      <w:pPr>
        <w:tabs>
          <w:tab w:val="num" w:pos="360"/>
        </w:tabs>
        <w:ind w:left="360" w:hanging="360"/>
      </w:pPr>
      <w:rPr>
        <w:rFonts w:ascii="Symbol" w:hAnsi="Symbol" w:hint="default"/>
      </w:rPr>
    </w:lvl>
  </w:abstractNum>
  <w:abstractNum w:abstractNumId="72">
    <w:nsid w:val="03FE4862"/>
    <w:multiLevelType w:val="singleLevel"/>
    <w:tmpl w:val="09DEDA9E"/>
    <w:lvl w:ilvl="0">
      <w:start w:val="1"/>
      <w:numFmt w:val="decimal"/>
      <w:lvlText w:val="%1."/>
      <w:lvlJc w:val="left"/>
      <w:pPr>
        <w:tabs>
          <w:tab w:val="num" w:pos="360"/>
        </w:tabs>
        <w:ind w:left="360" w:hanging="360"/>
      </w:pPr>
      <w:rPr>
        <w:rFonts w:cs="Times New Roman"/>
      </w:rPr>
    </w:lvl>
  </w:abstractNum>
  <w:abstractNum w:abstractNumId="73">
    <w:nsid w:val="040447F4"/>
    <w:multiLevelType w:val="multilevel"/>
    <w:tmpl w:val="5EF2F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4">
    <w:nsid w:val="04085AF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5">
    <w:nsid w:val="041A03A4"/>
    <w:multiLevelType w:val="multilevel"/>
    <w:tmpl w:val="3F286404"/>
    <w:lvl w:ilvl="0">
      <w:start w:val="1"/>
      <w:numFmt w:val="bullet"/>
      <w:lvlText w:val=""/>
      <w:lvlJc w:val="left"/>
      <w:pPr>
        <w:tabs>
          <w:tab w:val="num" w:pos="720"/>
        </w:tabs>
        <w:ind w:left="720" w:hanging="360"/>
      </w:pPr>
      <w:rPr>
        <w:rFonts w:ascii="Symbol" w:hAnsi="Symbol"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6">
    <w:nsid w:val="04237022"/>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77">
    <w:nsid w:val="0427029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8">
    <w:nsid w:val="042E1067"/>
    <w:multiLevelType w:val="multilevel"/>
    <w:tmpl w:val="FB209CFC"/>
    <w:lvl w:ilvl="0">
      <w:start w:val="1"/>
      <w:numFmt w:val="bullet"/>
      <w:lvlText w:val="-"/>
      <w:lvlJc w:val="left"/>
      <w:pPr>
        <w:tabs>
          <w:tab w:val="num" w:pos="700"/>
        </w:tabs>
        <w:ind w:left="680" w:hanging="340"/>
      </w:pPr>
      <w:rPr>
        <w:rFonts w:ascii="Times New Roman" w:eastAsia="Times New Roman" w:hAnsi="Times New Roman" w:hint="default"/>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79">
    <w:nsid w:val="04393A52"/>
    <w:multiLevelType w:val="singleLevel"/>
    <w:tmpl w:val="42D08F80"/>
    <w:lvl w:ilvl="0">
      <w:start w:val="2"/>
      <w:numFmt w:val="decimal"/>
      <w:lvlText w:val="%1."/>
      <w:lvlJc w:val="left"/>
      <w:pPr>
        <w:tabs>
          <w:tab w:val="num" w:pos="2130"/>
        </w:tabs>
        <w:ind w:left="2130" w:hanging="2130"/>
      </w:pPr>
      <w:rPr>
        <w:rFonts w:cs="Times New Roman" w:hint="default"/>
      </w:rPr>
    </w:lvl>
  </w:abstractNum>
  <w:abstractNum w:abstractNumId="80">
    <w:nsid w:val="04722F59"/>
    <w:multiLevelType w:val="multilevel"/>
    <w:tmpl w:val="C3C4B10E"/>
    <w:lvl w:ilvl="0">
      <w:start w:val="1"/>
      <w:numFmt w:val="bullet"/>
      <w:lvlText w:val=""/>
      <w:lvlJc w:val="left"/>
      <w:pPr>
        <w:tabs>
          <w:tab w:val="num" w:pos="420"/>
        </w:tabs>
        <w:ind w:left="420" w:hanging="360"/>
      </w:pPr>
      <w:rPr>
        <w:rFonts w:ascii="Symbol" w:hAnsi="Symbol" w:hint="default"/>
      </w:rPr>
    </w:lvl>
    <w:lvl w:ilvl="1" w:tentative="1">
      <w:start w:val="1"/>
      <w:numFmt w:val="bullet"/>
      <w:lvlText w:val="o"/>
      <w:lvlJc w:val="left"/>
      <w:pPr>
        <w:tabs>
          <w:tab w:val="num" w:pos="1500"/>
        </w:tabs>
        <w:ind w:left="1500" w:hanging="360"/>
      </w:pPr>
      <w:rPr>
        <w:rFonts w:ascii="Courier New" w:hAnsi="Courier New"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81">
    <w:nsid w:val="04A8490A"/>
    <w:multiLevelType w:val="multilevel"/>
    <w:tmpl w:val="AD3427E6"/>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2">
    <w:nsid w:val="04BB215E"/>
    <w:multiLevelType w:val="multilevel"/>
    <w:tmpl w:val="BB204CE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3">
    <w:nsid w:val="04C23A94"/>
    <w:multiLevelType w:val="multilevel"/>
    <w:tmpl w:val="9B6E6894"/>
    <w:lvl w:ilvl="0">
      <w:start w:val="1"/>
      <w:numFmt w:val="bullet"/>
      <w:lvlText w:val=""/>
      <w:lvlJc w:val="left"/>
      <w:pPr>
        <w:tabs>
          <w:tab w:val="num" w:pos="360"/>
        </w:tabs>
      </w:pPr>
      <w:rPr>
        <w:rFonts w:ascii="Wingdings" w:hAnsi="Wingdings" w:hint="default"/>
        <w:color w:val="33996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
    <w:nsid w:val="04CE0586"/>
    <w:multiLevelType w:val="multilevel"/>
    <w:tmpl w:val="5518008E"/>
    <w:lvl w:ilvl="0">
      <w:start w:val="3"/>
      <w:numFmt w:val="decimal"/>
      <w:lvlText w:val="%1."/>
      <w:lvlJc w:val="left"/>
      <w:pPr>
        <w:tabs>
          <w:tab w:val="num" w:pos="360"/>
        </w:tabs>
        <w:ind w:left="360" w:hanging="360"/>
      </w:pPr>
      <w:rPr>
        <w:rFonts w:cs="Times New Roman"/>
      </w:rPr>
    </w:lvl>
    <w:lvl w:ilvl="1">
      <w:start w:val="2"/>
      <w:numFmt w:val="decimal"/>
      <w:suff w:val="space"/>
      <w:lvlText w:val="3.%2."/>
      <w:lvlJc w:val="left"/>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85">
    <w:nsid w:val="04D625C1"/>
    <w:multiLevelType w:val="multilevel"/>
    <w:tmpl w:val="FD9028F4"/>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6">
    <w:nsid w:val="04E87542"/>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87">
    <w:nsid w:val="04FD03C1"/>
    <w:multiLevelType w:val="multilevel"/>
    <w:tmpl w:val="51D6D7AA"/>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8">
    <w:nsid w:val="05036A0A"/>
    <w:multiLevelType w:val="multilevel"/>
    <w:tmpl w:val="BD4E0B8E"/>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89">
    <w:nsid w:val="05151D2C"/>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90">
    <w:nsid w:val="05651C55"/>
    <w:multiLevelType w:val="multilevel"/>
    <w:tmpl w:val="5EAC695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1">
    <w:nsid w:val="056F23D7"/>
    <w:multiLevelType w:val="multilevel"/>
    <w:tmpl w:val="3A74F9AE"/>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92">
    <w:nsid w:val="05BC257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3">
    <w:nsid w:val="05DF5D6B"/>
    <w:multiLevelType w:val="multilevel"/>
    <w:tmpl w:val="CC9274DA"/>
    <w:lvl w:ilvl="0">
      <w:start w:val="1"/>
      <w:numFmt w:val="decimal"/>
      <w:lvlText w:val="%1."/>
      <w:lvlJc w:val="left"/>
      <w:pPr>
        <w:tabs>
          <w:tab w:val="num" w:pos="360"/>
        </w:tabs>
        <w:ind w:left="360" w:hanging="360"/>
      </w:pPr>
      <w:rPr>
        <w:rFonts w:cs="Times New Roman"/>
      </w:rPr>
    </w:lvl>
    <w:lvl w:ilvl="1">
      <w:start w:val="1"/>
      <w:numFmt w:val="bullet"/>
      <w:lvlText w:val=""/>
      <w:lvlJc w:val="left"/>
      <w:pPr>
        <w:tabs>
          <w:tab w:val="num" w:pos="644"/>
        </w:tabs>
        <w:ind w:left="624" w:hanging="340"/>
      </w:pPr>
      <w:rPr>
        <w:rFonts w:ascii="Symbol" w:hAnsi="Symbol" w:hint="default"/>
        <w:sz w:val="24"/>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94">
    <w:nsid w:val="05E66ABE"/>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5">
    <w:nsid w:val="05E97D45"/>
    <w:multiLevelType w:val="multilevel"/>
    <w:tmpl w:val="4B300150"/>
    <w:lvl w:ilvl="0">
      <w:start w:val="10"/>
      <w:numFmt w:val="decimal"/>
      <w:lvlText w:val="%1"/>
      <w:lvlJc w:val="left"/>
      <w:pPr>
        <w:tabs>
          <w:tab w:val="num" w:pos="795"/>
        </w:tabs>
        <w:ind w:left="795" w:hanging="795"/>
      </w:pPr>
      <w:rPr>
        <w:rFonts w:cs="Times New Roman" w:hint="default"/>
      </w:rPr>
    </w:lvl>
    <w:lvl w:ilvl="1">
      <w:start w:val="3"/>
      <w:numFmt w:val="decimal"/>
      <w:lvlText w:val="%1.%2"/>
      <w:lvlJc w:val="left"/>
      <w:pPr>
        <w:tabs>
          <w:tab w:val="num" w:pos="795"/>
        </w:tabs>
        <w:ind w:left="795" w:hanging="795"/>
      </w:pPr>
      <w:rPr>
        <w:rFonts w:cs="Times New Roman" w:hint="default"/>
      </w:rPr>
    </w:lvl>
    <w:lvl w:ilvl="2">
      <w:start w:val="4"/>
      <w:numFmt w:val="decimal"/>
      <w:lvlText w:val="%1.%2.%3"/>
      <w:lvlJc w:val="left"/>
      <w:pPr>
        <w:tabs>
          <w:tab w:val="num" w:pos="795"/>
        </w:tabs>
        <w:ind w:left="795" w:hanging="795"/>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96">
    <w:nsid w:val="05EB4198"/>
    <w:multiLevelType w:val="multilevel"/>
    <w:tmpl w:val="5406D70C"/>
    <w:lvl w:ilvl="0">
      <w:start w:val="1"/>
      <w:numFmt w:val="bullet"/>
      <w:lvlText w:val=""/>
      <w:lvlJc w:val="left"/>
      <w:pPr>
        <w:tabs>
          <w:tab w:val="num" w:pos="927"/>
        </w:tabs>
        <w:ind w:left="567"/>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7">
    <w:nsid w:val="05F66DF2"/>
    <w:multiLevelType w:val="multilevel"/>
    <w:tmpl w:val="40D0BF48"/>
    <w:lvl w:ilvl="0">
      <w:start w:val="1"/>
      <w:numFmt w:val="bullet"/>
      <w:lvlText w:val=""/>
      <w:lvlJc w:val="left"/>
      <w:pPr>
        <w:tabs>
          <w:tab w:val="num" w:pos="720"/>
        </w:tabs>
        <w:ind w:left="72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8">
    <w:nsid w:val="060E6E45"/>
    <w:multiLevelType w:val="multilevel"/>
    <w:tmpl w:val="FB209CFC"/>
    <w:lvl w:ilvl="0">
      <w:start w:val="1"/>
      <w:numFmt w:val="bullet"/>
      <w:lvlText w:val=""/>
      <w:lvlJc w:val="left"/>
      <w:pPr>
        <w:tabs>
          <w:tab w:val="num" w:pos="700"/>
        </w:tabs>
        <w:ind w:left="681" w:hanging="341"/>
      </w:pPr>
      <w:rPr>
        <w:rFonts w:ascii="Symbol" w:hAnsi="Symbol" w:hint="default"/>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99">
    <w:nsid w:val="0629068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0">
    <w:nsid w:val="063A7DD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01">
    <w:nsid w:val="06867398"/>
    <w:multiLevelType w:val="multilevel"/>
    <w:tmpl w:val="F20A08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02">
    <w:nsid w:val="069A04D6"/>
    <w:multiLevelType w:val="multilevel"/>
    <w:tmpl w:val="79C8741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3">
    <w:nsid w:val="06A77639"/>
    <w:multiLevelType w:val="multilevel"/>
    <w:tmpl w:val="5244942E"/>
    <w:lvl w:ilvl="0">
      <w:start w:val="1"/>
      <w:numFmt w:val="bullet"/>
      <w:lvlText w:val=""/>
      <w:lvlJc w:val="left"/>
      <w:pPr>
        <w:tabs>
          <w:tab w:val="num" w:pos="417"/>
        </w:tabs>
        <w:ind w:left="340" w:hanging="283"/>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
    <w:nsid w:val="06C014FF"/>
    <w:multiLevelType w:val="singleLevel"/>
    <w:tmpl w:val="DB20FDFA"/>
    <w:lvl w:ilvl="0">
      <w:start w:val="1"/>
      <w:numFmt w:val="bullet"/>
      <w:lvlText w:val=""/>
      <w:lvlJc w:val="left"/>
      <w:pPr>
        <w:tabs>
          <w:tab w:val="num" w:pos="417"/>
        </w:tabs>
        <w:ind w:left="340" w:hanging="283"/>
      </w:pPr>
      <w:rPr>
        <w:rFonts w:ascii="Symbol" w:hAnsi="Symbol" w:hint="default"/>
        <w:color w:val="auto"/>
      </w:rPr>
    </w:lvl>
  </w:abstractNum>
  <w:abstractNum w:abstractNumId="105">
    <w:nsid w:val="06CE32FC"/>
    <w:multiLevelType w:val="singleLevel"/>
    <w:tmpl w:val="BF9A2A6E"/>
    <w:lvl w:ilvl="0">
      <w:start w:val="9"/>
      <w:numFmt w:val="decimal"/>
      <w:lvlText w:val="%1."/>
      <w:lvlJc w:val="left"/>
      <w:pPr>
        <w:tabs>
          <w:tab w:val="num" w:pos="360"/>
        </w:tabs>
        <w:ind w:left="360" w:hanging="360"/>
      </w:pPr>
      <w:rPr>
        <w:rFonts w:cs="Times New Roman"/>
      </w:rPr>
    </w:lvl>
  </w:abstractNum>
  <w:abstractNum w:abstractNumId="106">
    <w:nsid w:val="06CE42BD"/>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107">
    <w:nsid w:val="06EE10A4"/>
    <w:multiLevelType w:val="singleLevel"/>
    <w:tmpl w:val="152A6B76"/>
    <w:lvl w:ilvl="0">
      <w:start w:val="2"/>
      <w:numFmt w:val="decimal"/>
      <w:lvlText w:val="%1."/>
      <w:lvlJc w:val="left"/>
      <w:pPr>
        <w:tabs>
          <w:tab w:val="num" w:pos="1368"/>
        </w:tabs>
        <w:ind w:left="1368" w:hanging="360"/>
      </w:pPr>
      <w:rPr>
        <w:rFonts w:cs="Times New Roman" w:hint="default"/>
        <w:b w:val="0"/>
      </w:rPr>
    </w:lvl>
  </w:abstractNum>
  <w:abstractNum w:abstractNumId="108">
    <w:nsid w:val="06F64080"/>
    <w:multiLevelType w:val="singleLevel"/>
    <w:tmpl w:val="8482D2A8"/>
    <w:lvl w:ilvl="0">
      <w:start w:val="1"/>
      <w:numFmt w:val="decimal"/>
      <w:lvlText w:val="[%1]"/>
      <w:legacy w:legacy="1" w:legacySpace="0" w:legacyIndent="719"/>
      <w:lvlJc w:val="left"/>
      <w:pPr>
        <w:ind w:left="1003" w:hanging="719"/>
      </w:pPr>
      <w:rPr>
        <w:rFonts w:cs="Times New Roman"/>
      </w:rPr>
    </w:lvl>
  </w:abstractNum>
  <w:abstractNum w:abstractNumId="109">
    <w:nsid w:val="07631671"/>
    <w:multiLevelType w:val="multilevel"/>
    <w:tmpl w:val="A9744A88"/>
    <w:lvl w:ilvl="0">
      <w:start w:val="1"/>
      <w:numFmt w:val="decimal"/>
      <w:lvlText w:val="%1."/>
      <w:lvlJc w:val="left"/>
      <w:pPr>
        <w:tabs>
          <w:tab w:val="num" w:pos="360"/>
        </w:tabs>
        <w:ind w:left="360" w:hanging="360"/>
      </w:pPr>
      <w:rPr>
        <w:rFonts w:cs="Times New Roman"/>
      </w:rPr>
    </w:lvl>
    <w:lvl w:ilvl="1">
      <w:start w:val="1"/>
      <w:numFmt w:val="decimal"/>
      <w:lvlRestart w:val="0"/>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10">
    <w:nsid w:val="078F2221"/>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11">
    <w:nsid w:val="07A613B9"/>
    <w:multiLevelType w:val="multilevel"/>
    <w:tmpl w:val="F9525DD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12">
    <w:nsid w:val="07A62467"/>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13">
    <w:nsid w:val="07A857A5"/>
    <w:multiLevelType w:val="multilevel"/>
    <w:tmpl w:val="1C76202E"/>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4">
    <w:nsid w:val="07AF70FE"/>
    <w:multiLevelType w:val="multilevel"/>
    <w:tmpl w:val="56E8961E"/>
    <w:lvl w:ilvl="0">
      <w:start w:val="1"/>
      <w:numFmt w:val="bullet"/>
      <w:lvlText w:val="-"/>
      <w:lvlJc w:val="left"/>
      <w:pPr>
        <w:tabs>
          <w:tab w:val="num" w:pos="1080"/>
        </w:tabs>
        <w:ind w:left="1080" w:hanging="72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5">
    <w:nsid w:val="07BC5EE1"/>
    <w:multiLevelType w:val="multilevel"/>
    <w:tmpl w:val="E50A64DA"/>
    <w:lvl w:ilvl="0">
      <w:start w:val="1"/>
      <w:numFmt w:val="bullet"/>
      <w:lvlText w:val=""/>
      <w:lvlJc w:val="left"/>
      <w:pPr>
        <w:tabs>
          <w:tab w:val="num" w:pos="363"/>
        </w:tabs>
        <w:ind w:left="363" w:hanging="363"/>
      </w:pPr>
      <w:rPr>
        <w:rFonts w:ascii="Symbol" w:hAnsi="Symbol" w:hint="default"/>
      </w:rPr>
    </w:lvl>
    <w:lvl w:ilvl="1">
      <w:start w:val="1"/>
      <w:numFmt w:val="bullet"/>
      <w:lvlText w:val=""/>
      <w:lvlJc w:val="left"/>
      <w:pPr>
        <w:tabs>
          <w:tab w:val="num" w:pos="54"/>
        </w:tabs>
        <w:ind w:left="54" w:hanging="363"/>
      </w:pPr>
      <w:rPr>
        <w:rFonts w:ascii="Symbol" w:hAnsi="Symbol"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16">
    <w:nsid w:val="07CB20A0"/>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117">
    <w:nsid w:val="07D64AF8"/>
    <w:multiLevelType w:val="multilevel"/>
    <w:tmpl w:val="AD3427E6"/>
    <w:lvl w:ilvl="0">
      <w:start w:val="1"/>
      <w:numFmt w:val="bullet"/>
      <w:lvlText w:val="-"/>
      <w:lvlJc w:val="left"/>
      <w:pPr>
        <w:tabs>
          <w:tab w:val="num" w:pos="794"/>
        </w:tabs>
        <w:ind w:left="794"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8">
    <w:nsid w:val="08026D60"/>
    <w:multiLevelType w:val="multilevel"/>
    <w:tmpl w:val="AB488C8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9">
    <w:nsid w:val="08136EE0"/>
    <w:multiLevelType w:val="singleLevel"/>
    <w:tmpl w:val="5B7651D4"/>
    <w:lvl w:ilvl="0">
      <w:start w:val="1"/>
      <w:numFmt w:val="bullet"/>
      <w:lvlText w:val=""/>
      <w:lvlJc w:val="left"/>
      <w:pPr>
        <w:tabs>
          <w:tab w:val="num" w:pos="360"/>
        </w:tabs>
        <w:ind w:left="360" w:hanging="360"/>
      </w:pPr>
      <w:rPr>
        <w:rFonts w:ascii="Symbol" w:hAnsi="Symbol" w:hint="default"/>
      </w:rPr>
    </w:lvl>
  </w:abstractNum>
  <w:abstractNum w:abstractNumId="120">
    <w:nsid w:val="0823574E"/>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121">
    <w:nsid w:val="08280BCE"/>
    <w:multiLevelType w:val="multilevel"/>
    <w:tmpl w:val="68FE526A"/>
    <w:lvl w:ilvl="0">
      <w:start w:val="1"/>
      <w:numFmt w:val="bullet"/>
      <w:lvlText w:val=""/>
      <w:lvlJc w:val="left"/>
      <w:pPr>
        <w:tabs>
          <w:tab w:val="num" w:pos="757"/>
        </w:tabs>
        <w:ind w:left="757" w:hanging="397"/>
      </w:pPr>
      <w:rPr>
        <w:rFonts w:ascii="Symbol" w:hAnsi="Symbol" w:hint="default"/>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22">
    <w:nsid w:val="086C56F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3">
    <w:nsid w:val="0888731F"/>
    <w:multiLevelType w:val="multilevel"/>
    <w:tmpl w:val="5B2C2A2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4">
    <w:nsid w:val="08D90EF2"/>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25">
    <w:nsid w:val="08E201E1"/>
    <w:multiLevelType w:val="multilevel"/>
    <w:tmpl w:val="CA8E5AC8"/>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26">
    <w:nsid w:val="08F83831"/>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27">
    <w:nsid w:val="091529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8">
    <w:nsid w:val="091E0423"/>
    <w:multiLevelType w:val="multilevel"/>
    <w:tmpl w:val="D978495E"/>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9">
    <w:nsid w:val="093E34B0"/>
    <w:multiLevelType w:val="multilevel"/>
    <w:tmpl w:val="E9FE5376"/>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0">
    <w:nsid w:val="095C3079"/>
    <w:multiLevelType w:val="multilevel"/>
    <w:tmpl w:val="402C60CE"/>
    <w:lvl w:ilvl="0">
      <w:start w:val="1"/>
      <w:numFmt w:val="bullet"/>
      <w:lvlText w:val="o"/>
      <w:lvlJc w:val="left"/>
      <w:pPr>
        <w:tabs>
          <w:tab w:val="num" w:pos="1440"/>
        </w:tabs>
        <w:ind w:left="1440" w:hanging="360"/>
      </w:pPr>
      <w:rPr>
        <w:rFonts w:ascii="Courier New" w:hAnsi="Courier New"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Symbol" w:hAnsi="Symbol"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31">
    <w:nsid w:val="095E0C01"/>
    <w:multiLevelType w:val="multilevel"/>
    <w:tmpl w:val="73C851E0"/>
    <w:lvl w:ilvl="0">
      <w:start w:val="1"/>
      <w:numFmt w:val="bullet"/>
      <w:lvlText w:val="-"/>
      <w:lvlJc w:val="left"/>
      <w:pPr>
        <w:tabs>
          <w:tab w:val="num" w:pos="927"/>
        </w:tabs>
        <w:ind w:left="907" w:hanging="340"/>
      </w:pPr>
      <w:rPr>
        <w:rFonts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2">
    <w:nsid w:val="097037E4"/>
    <w:multiLevelType w:val="multilevel"/>
    <w:tmpl w:val="58648F44"/>
    <w:lvl w:ilvl="0">
      <w:start w:val="5"/>
      <w:numFmt w:val="bullet"/>
      <w:lvlText w:val="-"/>
      <w:lvlJc w:val="left"/>
      <w:pPr>
        <w:tabs>
          <w:tab w:val="num" w:pos="644"/>
        </w:tabs>
        <w:ind w:left="644" w:hanging="360"/>
      </w:pPr>
      <w:rPr>
        <w:rFonts w:ascii="Times New Roman" w:eastAsia="Times New Roman" w:hAnsi="Times New Roman" w:hint="default"/>
        <w:sz w:val="20"/>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133">
    <w:nsid w:val="09786815"/>
    <w:multiLevelType w:val="multilevel"/>
    <w:tmpl w:val="6EB0CAE2"/>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4">
    <w:nsid w:val="098D241A"/>
    <w:multiLevelType w:val="multilevel"/>
    <w:tmpl w:val="6A4A158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5">
    <w:nsid w:val="09A535A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6">
    <w:nsid w:val="09AA68AA"/>
    <w:multiLevelType w:val="multilevel"/>
    <w:tmpl w:val="F8B86F7C"/>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37">
    <w:nsid w:val="09BB717A"/>
    <w:multiLevelType w:val="multilevel"/>
    <w:tmpl w:val="AEAED10C"/>
    <w:lvl w:ilvl="0">
      <w:start w:val="1"/>
      <w:numFmt w:val="bullet"/>
      <w:lvlText w:val="-"/>
      <w:lvlJc w:val="left"/>
      <w:pPr>
        <w:tabs>
          <w:tab w:val="num" w:pos="794"/>
        </w:tabs>
        <w:ind w:left="794"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8">
    <w:nsid w:val="09C21A3D"/>
    <w:multiLevelType w:val="multilevel"/>
    <w:tmpl w:val="B734B48C"/>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9">
    <w:nsid w:val="09C74E27"/>
    <w:multiLevelType w:val="multilevel"/>
    <w:tmpl w:val="E50A64DA"/>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40">
    <w:nsid w:val="09CB73A8"/>
    <w:multiLevelType w:val="multilevel"/>
    <w:tmpl w:val="AD3427E6"/>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043"/>
        </w:tabs>
        <w:ind w:left="1043" w:hanging="360"/>
      </w:pPr>
      <w:rPr>
        <w:rFonts w:ascii="Courier New" w:hAnsi="Courier New" w:hint="default"/>
      </w:rPr>
    </w:lvl>
    <w:lvl w:ilvl="2" w:tentative="1">
      <w:start w:val="1"/>
      <w:numFmt w:val="bullet"/>
      <w:lvlText w:val=""/>
      <w:lvlJc w:val="left"/>
      <w:pPr>
        <w:tabs>
          <w:tab w:val="num" w:pos="1763"/>
        </w:tabs>
        <w:ind w:left="1763" w:hanging="360"/>
      </w:pPr>
      <w:rPr>
        <w:rFonts w:ascii="Wingdings" w:hAnsi="Wingdings" w:hint="default"/>
      </w:rPr>
    </w:lvl>
    <w:lvl w:ilvl="3" w:tentative="1">
      <w:start w:val="1"/>
      <w:numFmt w:val="bullet"/>
      <w:lvlText w:val=""/>
      <w:lvlJc w:val="left"/>
      <w:pPr>
        <w:tabs>
          <w:tab w:val="num" w:pos="2483"/>
        </w:tabs>
        <w:ind w:left="2483" w:hanging="360"/>
      </w:pPr>
      <w:rPr>
        <w:rFonts w:ascii="Symbol" w:hAnsi="Symbol" w:hint="default"/>
      </w:rPr>
    </w:lvl>
    <w:lvl w:ilvl="4" w:tentative="1">
      <w:start w:val="1"/>
      <w:numFmt w:val="bullet"/>
      <w:lvlText w:val="o"/>
      <w:lvlJc w:val="left"/>
      <w:pPr>
        <w:tabs>
          <w:tab w:val="num" w:pos="3203"/>
        </w:tabs>
        <w:ind w:left="3203" w:hanging="360"/>
      </w:pPr>
      <w:rPr>
        <w:rFonts w:ascii="Courier New" w:hAnsi="Courier New" w:hint="default"/>
      </w:rPr>
    </w:lvl>
    <w:lvl w:ilvl="5" w:tentative="1">
      <w:start w:val="1"/>
      <w:numFmt w:val="bullet"/>
      <w:lvlText w:val=""/>
      <w:lvlJc w:val="left"/>
      <w:pPr>
        <w:tabs>
          <w:tab w:val="num" w:pos="3923"/>
        </w:tabs>
        <w:ind w:left="3923" w:hanging="360"/>
      </w:pPr>
      <w:rPr>
        <w:rFonts w:ascii="Wingdings" w:hAnsi="Wingdings" w:hint="default"/>
      </w:rPr>
    </w:lvl>
    <w:lvl w:ilvl="6" w:tentative="1">
      <w:start w:val="1"/>
      <w:numFmt w:val="bullet"/>
      <w:lvlText w:val=""/>
      <w:lvlJc w:val="left"/>
      <w:pPr>
        <w:tabs>
          <w:tab w:val="num" w:pos="4643"/>
        </w:tabs>
        <w:ind w:left="4643" w:hanging="360"/>
      </w:pPr>
      <w:rPr>
        <w:rFonts w:ascii="Symbol" w:hAnsi="Symbol" w:hint="default"/>
      </w:rPr>
    </w:lvl>
    <w:lvl w:ilvl="7" w:tentative="1">
      <w:start w:val="1"/>
      <w:numFmt w:val="bullet"/>
      <w:lvlText w:val="o"/>
      <w:lvlJc w:val="left"/>
      <w:pPr>
        <w:tabs>
          <w:tab w:val="num" w:pos="5363"/>
        </w:tabs>
        <w:ind w:left="5363" w:hanging="360"/>
      </w:pPr>
      <w:rPr>
        <w:rFonts w:ascii="Courier New" w:hAnsi="Courier New" w:hint="default"/>
      </w:rPr>
    </w:lvl>
    <w:lvl w:ilvl="8" w:tentative="1">
      <w:start w:val="1"/>
      <w:numFmt w:val="bullet"/>
      <w:lvlText w:val=""/>
      <w:lvlJc w:val="left"/>
      <w:pPr>
        <w:tabs>
          <w:tab w:val="num" w:pos="6083"/>
        </w:tabs>
        <w:ind w:left="6083" w:hanging="360"/>
      </w:pPr>
      <w:rPr>
        <w:rFonts w:ascii="Wingdings" w:hAnsi="Wingdings" w:hint="default"/>
      </w:rPr>
    </w:lvl>
  </w:abstractNum>
  <w:abstractNum w:abstractNumId="141">
    <w:nsid w:val="0A1A4589"/>
    <w:multiLevelType w:val="multilevel"/>
    <w:tmpl w:val="B066D3F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2">
    <w:nsid w:val="0A256F03"/>
    <w:multiLevelType w:val="multilevel"/>
    <w:tmpl w:val="2E2A7A28"/>
    <w:lvl w:ilvl="0">
      <w:start w:val="1"/>
      <w:numFmt w:val="decimal"/>
      <w:lvlText w:val="%1."/>
      <w:lvlJc w:val="left"/>
      <w:pPr>
        <w:tabs>
          <w:tab w:val="num" w:pos="360"/>
        </w:tabs>
      </w:pPr>
      <w:rPr>
        <w:rFonts w:cs="Times New Roman"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43">
    <w:nsid w:val="0A436824"/>
    <w:multiLevelType w:val="multilevel"/>
    <w:tmpl w:val="8F8443E2"/>
    <w:lvl w:ilvl="0">
      <w:start w:val="1"/>
      <w:numFmt w:val="decimal"/>
      <w:lvlText w:val="%1."/>
      <w:lvlJc w:val="left"/>
      <w:pPr>
        <w:tabs>
          <w:tab w:val="num" w:pos="360"/>
        </w:tabs>
        <w:ind w:left="360" w:hanging="360"/>
      </w:pPr>
      <w:rPr>
        <w:rFonts w:cs="Times New Roman"/>
      </w:rPr>
    </w:lvl>
    <w:lvl w:ilvl="1">
      <w:start w:val="1"/>
      <w:numFmt w:val="decimal"/>
      <w:lvlText w:val="3.%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44">
    <w:nsid w:val="0A481F36"/>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45">
    <w:nsid w:val="0A5341F7"/>
    <w:multiLevelType w:val="singleLevel"/>
    <w:tmpl w:val="4162974E"/>
    <w:lvl w:ilvl="0">
      <w:start w:val="1"/>
      <w:numFmt w:val="decimal"/>
      <w:lvlText w:val="[%1]"/>
      <w:lvlJc w:val="left"/>
      <w:pPr>
        <w:tabs>
          <w:tab w:val="num" w:pos="567"/>
        </w:tabs>
        <w:ind w:left="567" w:hanging="567"/>
      </w:pPr>
      <w:rPr>
        <w:rFonts w:cs="Times New Roman" w:hint="default"/>
      </w:rPr>
    </w:lvl>
  </w:abstractNum>
  <w:abstractNum w:abstractNumId="146">
    <w:nsid w:val="0A580530"/>
    <w:multiLevelType w:val="singleLevel"/>
    <w:tmpl w:val="42809EB2"/>
    <w:lvl w:ilvl="0">
      <w:start w:val="310"/>
      <w:numFmt w:val="bullet"/>
      <w:lvlText w:val="-"/>
      <w:lvlJc w:val="left"/>
      <w:pPr>
        <w:tabs>
          <w:tab w:val="num" w:pos="644"/>
        </w:tabs>
        <w:ind w:left="644" w:hanging="360"/>
      </w:pPr>
      <w:rPr>
        <w:rFonts w:eastAsia="Times New Roman" w:hint="default"/>
      </w:rPr>
    </w:lvl>
  </w:abstractNum>
  <w:abstractNum w:abstractNumId="147">
    <w:nsid w:val="0A7A2878"/>
    <w:multiLevelType w:val="multilevel"/>
    <w:tmpl w:val="1F9AE224"/>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48">
    <w:nsid w:val="0A8E1E2E"/>
    <w:multiLevelType w:val="singleLevel"/>
    <w:tmpl w:val="FF56433E"/>
    <w:lvl w:ilvl="0">
      <w:start w:val="1"/>
      <w:numFmt w:val="bullet"/>
      <w:lvlText w:val=""/>
      <w:lvlJc w:val="left"/>
      <w:pPr>
        <w:tabs>
          <w:tab w:val="num" w:pos="360"/>
        </w:tabs>
        <w:ind w:left="360" w:hanging="360"/>
      </w:pPr>
      <w:rPr>
        <w:rFonts w:ascii="Symbol" w:hAnsi="Symbol" w:hint="default"/>
        <w:sz w:val="16"/>
      </w:rPr>
    </w:lvl>
  </w:abstractNum>
  <w:abstractNum w:abstractNumId="149">
    <w:nsid w:val="0A934CBE"/>
    <w:multiLevelType w:val="multilevel"/>
    <w:tmpl w:val="BC964268"/>
    <w:lvl w:ilvl="0">
      <w:start w:val="1"/>
      <w:numFmt w:val="decimal"/>
      <w:lvlText w:val="%1"/>
      <w:lvlJc w:val="left"/>
      <w:pPr>
        <w:tabs>
          <w:tab w:val="num" w:pos="397"/>
        </w:tabs>
        <w:ind w:left="397" w:hanging="397"/>
      </w:pPr>
      <w:rPr>
        <w:rFonts w:cs="Times New Roman"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108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1435"/>
        </w:tabs>
        <w:ind w:left="1435" w:hanging="1152"/>
      </w:pPr>
      <w:rPr>
        <w:rFonts w:cs="Times New Roman" w:hint="default"/>
      </w:rPr>
    </w:lvl>
    <w:lvl w:ilvl="6">
      <w:start w:val="1"/>
      <w:numFmt w:val="decimal"/>
      <w:lvlText w:val="%1.%2.%3.%4.%5.%6.%7"/>
      <w:lvlJc w:val="left"/>
      <w:pPr>
        <w:tabs>
          <w:tab w:val="num" w:pos="1579"/>
        </w:tabs>
        <w:ind w:left="1579" w:hanging="1296"/>
      </w:pPr>
      <w:rPr>
        <w:rFonts w:cs="Times New Roman" w:hint="default"/>
      </w:rPr>
    </w:lvl>
    <w:lvl w:ilvl="7">
      <w:start w:val="1"/>
      <w:numFmt w:val="decimal"/>
      <w:lvlText w:val="%1.%2.%3.%4.%5.%6.%7.%8"/>
      <w:lvlJc w:val="left"/>
      <w:pPr>
        <w:tabs>
          <w:tab w:val="num" w:pos="1723"/>
        </w:tabs>
        <w:ind w:left="1723" w:hanging="1440"/>
      </w:pPr>
      <w:rPr>
        <w:rFonts w:cs="Times New Roman" w:hint="default"/>
      </w:rPr>
    </w:lvl>
    <w:lvl w:ilvl="8">
      <w:start w:val="1"/>
      <w:numFmt w:val="decimal"/>
      <w:lvlText w:val="%1.%2.%3.%4.%5.%6.%7.%8.%9"/>
      <w:lvlJc w:val="left"/>
      <w:pPr>
        <w:tabs>
          <w:tab w:val="num" w:pos="1867"/>
        </w:tabs>
        <w:ind w:left="1867" w:hanging="1584"/>
      </w:pPr>
      <w:rPr>
        <w:rFonts w:cs="Times New Roman" w:hint="default"/>
      </w:rPr>
    </w:lvl>
  </w:abstractNum>
  <w:abstractNum w:abstractNumId="150">
    <w:nsid w:val="0AB8717D"/>
    <w:multiLevelType w:val="multilevel"/>
    <w:tmpl w:val="04130025"/>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51">
    <w:nsid w:val="0AC00696"/>
    <w:multiLevelType w:val="multilevel"/>
    <w:tmpl w:val="D328518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2">
    <w:nsid w:val="0AE0742E"/>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53">
    <w:nsid w:val="0AEA575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4">
    <w:nsid w:val="0AF75A63"/>
    <w:multiLevelType w:val="multilevel"/>
    <w:tmpl w:val="C2BC3540"/>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55">
    <w:nsid w:val="0B336439"/>
    <w:multiLevelType w:val="multilevel"/>
    <w:tmpl w:val="91C60176"/>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56">
    <w:nsid w:val="0B5B65C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7">
    <w:nsid w:val="0B5E3C93"/>
    <w:multiLevelType w:val="singleLevel"/>
    <w:tmpl w:val="43D22636"/>
    <w:lvl w:ilvl="0">
      <w:start w:val="1"/>
      <w:numFmt w:val="bullet"/>
      <w:lvlText w:val=""/>
      <w:lvlJc w:val="left"/>
      <w:pPr>
        <w:tabs>
          <w:tab w:val="num" w:pos="357"/>
        </w:tabs>
        <w:ind w:left="357" w:hanging="357"/>
      </w:pPr>
      <w:rPr>
        <w:rFonts w:ascii="Symbol" w:hAnsi="Symbol" w:hint="default"/>
      </w:rPr>
    </w:lvl>
  </w:abstractNum>
  <w:abstractNum w:abstractNumId="158">
    <w:nsid w:val="0B655CF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9">
    <w:nsid w:val="0B6604D2"/>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60">
    <w:nsid w:val="0B8B0E2B"/>
    <w:multiLevelType w:val="multilevel"/>
    <w:tmpl w:val="95521478"/>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61">
    <w:nsid w:val="0B915DB2"/>
    <w:multiLevelType w:val="singleLevel"/>
    <w:tmpl w:val="7BB43A4E"/>
    <w:lvl w:ilvl="0">
      <w:start w:val="1"/>
      <w:numFmt w:val="lowerLetter"/>
      <w:lvlText w:val="%1."/>
      <w:lvlJc w:val="left"/>
      <w:pPr>
        <w:tabs>
          <w:tab w:val="num" w:pos="360"/>
        </w:tabs>
        <w:ind w:left="360" w:hanging="360"/>
      </w:pPr>
      <w:rPr>
        <w:rFonts w:cs="Times New Roman" w:hint="default"/>
      </w:rPr>
    </w:lvl>
  </w:abstractNum>
  <w:abstractNum w:abstractNumId="162">
    <w:nsid w:val="0B934B33"/>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63">
    <w:nsid w:val="0B9D3D77"/>
    <w:multiLevelType w:val="multilevel"/>
    <w:tmpl w:val="A1501AD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4">
    <w:nsid w:val="0BAB5B75"/>
    <w:multiLevelType w:val="multilevel"/>
    <w:tmpl w:val="7DE06A20"/>
    <w:lvl w:ilvl="0">
      <w:start w:val="1"/>
      <w:numFmt w:val="bullet"/>
      <w:lvlText w:val=""/>
      <w:lvlJc w:val="left"/>
      <w:pPr>
        <w:tabs>
          <w:tab w:val="num" w:pos="700"/>
        </w:tabs>
        <w:ind w:left="680" w:hanging="340"/>
      </w:pPr>
      <w:rPr>
        <w:rFonts w:ascii="Symbol" w:hAnsi="Symbol" w:hint="default"/>
        <w:color w:val="auto"/>
      </w:rPr>
    </w:lvl>
    <w:lvl w:ilvl="1" w:tentative="1">
      <w:start w:val="1"/>
      <w:numFmt w:val="bullet"/>
      <w:lvlText w:val="o"/>
      <w:lvlJc w:val="left"/>
      <w:pPr>
        <w:tabs>
          <w:tab w:val="num" w:pos="-743"/>
        </w:tabs>
        <w:ind w:left="-743" w:hanging="360"/>
      </w:pPr>
      <w:rPr>
        <w:rFonts w:ascii="Courier New" w:hAnsi="Courier New" w:hint="default"/>
      </w:rPr>
    </w:lvl>
    <w:lvl w:ilvl="2" w:tentative="1">
      <w:start w:val="1"/>
      <w:numFmt w:val="bullet"/>
      <w:lvlText w:val=""/>
      <w:lvlJc w:val="left"/>
      <w:pPr>
        <w:tabs>
          <w:tab w:val="num" w:pos="-23"/>
        </w:tabs>
        <w:ind w:left="-23" w:hanging="360"/>
      </w:pPr>
      <w:rPr>
        <w:rFonts w:ascii="Wingdings" w:hAnsi="Wingdings" w:hint="default"/>
      </w:rPr>
    </w:lvl>
    <w:lvl w:ilvl="3" w:tentative="1">
      <w:start w:val="1"/>
      <w:numFmt w:val="bullet"/>
      <w:lvlText w:val=""/>
      <w:lvlJc w:val="left"/>
      <w:pPr>
        <w:tabs>
          <w:tab w:val="num" w:pos="697"/>
        </w:tabs>
        <w:ind w:left="697" w:hanging="360"/>
      </w:pPr>
      <w:rPr>
        <w:rFonts w:ascii="Symbol" w:hAnsi="Symbol" w:hint="default"/>
      </w:rPr>
    </w:lvl>
    <w:lvl w:ilvl="4" w:tentative="1">
      <w:start w:val="1"/>
      <w:numFmt w:val="bullet"/>
      <w:lvlText w:val="o"/>
      <w:lvlJc w:val="left"/>
      <w:pPr>
        <w:tabs>
          <w:tab w:val="num" w:pos="1417"/>
        </w:tabs>
        <w:ind w:left="1417" w:hanging="360"/>
      </w:pPr>
      <w:rPr>
        <w:rFonts w:ascii="Courier New" w:hAnsi="Courier New" w:hint="default"/>
      </w:rPr>
    </w:lvl>
    <w:lvl w:ilvl="5" w:tentative="1">
      <w:start w:val="1"/>
      <w:numFmt w:val="bullet"/>
      <w:lvlText w:val=""/>
      <w:lvlJc w:val="left"/>
      <w:pPr>
        <w:tabs>
          <w:tab w:val="num" w:pos="2137"/>
        </w:tabs>
        <w:ind w:left="2137" w:hanging="360"/>
      </w:pPr>
      <w:rPr>
        <w:rFonts w:ascii="Wingdings" w:hAnsi="Wingdings" w:hint="default"/>
      </w:rPr>
    </w:lvl>
    <w:lvl w:ilvl="6" w:tentative="1">
      <w:start w:val="1"/>
      <w:numFmt w:val="bullet"/>
      <w:lvlText w:val=""/>
      <w:lvlJc w:val="left"/>
      <w:pPr>
        <w:tabs>
          <w:tab w:val="num" w:pos="2857"/>
        </w:tabs>
        <w:ind w:left="2857" w:hanging="360"/>
      </w:pPr>
      <w:rPr>
        <w:rFonts w:ascii="Symbol" w:hAnsi="Symbol" w:hint="default"/>
      </w:rPr>
    </w:lvl>
    <w:lvl w:ilvl="7" w:tentative="1">
      <w:start w:val="1"/>
      <w:numFmt w:val="bullet"/>
      <w:lvlText w:val="o"/>
      <w:lvlJc w:val="left"/>
      <w:pPr>
        <w:tabs>
          <w:tab w:val="num" w:pos="3577"/>
        </w:tabs>
        <w:ind w:left="3577" w:hanging="360"/>
      </w:pPr>
      <w:rPr>
        <w:rFonts w:ascii="Courier New" w:hAnsi="Courier New" w:hint="default"/>
      </w:rPr>
    </w:lvl>
    <w:lvl w:ilvl="8" w:tentative="1">
      <w:start w:val="1"/>
      <w:numFmt w:val="bullet"/>
      <w:lvlText w:val=""/>
      <w:lvlJc w:val="left"/>
      <w:pPr>
        <w:tabs>
          <w:tab w:val="num" w:pos="4297"/>
        </w:tabs>
        <w:ind w:left="4297" w:hanging="360"/>
      </w:pPr>
      <w:rPr>
        <w:rFonts w:ascii="Wingdings" w:hAnsi="Wingdings" w:hint="default"/>
      </w:rPr>
    </w:lvl>
  </w:abstractNum>
  <w:abstractNum w:abstractNumId="165">
    <w:nsid w:val="0BFF6C0D"/>
    <w:multiLevelType w:val="multilevel"/>
    <w:tmpl w:val="D49A9EC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6">
    <w:nsid w:val="0C012104"/>
    <w:multiLevelType w:val="multilevel"/>
    <w:tmpl w:val="B64CFA90"/>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67">
    <w:nsid w:val="0C0542E0"/>
    <w:multiLevelType w:val="multilevel"/>
    <w:tmpl w:val="E3C243FE"/>
    <w:lvl w:ilvl="0">
      <w:start w:val="1"/>
      <w:numFmt w:val="upp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68">
    <w:nsid w:val="0C22154E"/>
    <w:multiLevelType w:val="multilevel"/>
    <w:tmpl w:val="E7F431A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9">
    <w:nsid w:val="0C415DE9"/>
    <w:multiLevelType w:val="multilevel"/>
    <w:tmpl w:val="60622AFC"/>
    <w:lvl w:ilvl="0">
      <w:start w:val="9"/>
      <w:numFmt w:val="decimal"/>
      <w:lvlText w:val="%1."/>
      <w:lvlJc w:val="left"/>
      <w:pPr>
        <w:tabs>
          <w:tab w:val="num" w:pos="644"/>
        </w:tabs>
        <w:ind w:left="644" w:hanging="360"/>
      </w:pPr>
      <w:rPr>
        <w:rFonts w:cs="Times New Roman" w:hint="default"/>
      </w:rPr>
    </w:lvl>
    <w:lvl w:ilvl="1" w:tentative="1">
      <w:start w:val="1"/>
      <w:numFmt w:val="lowerLetter"/>
      <w:lvlText w:val="%2."/>
      <w:lvlJc w:val="left"/>
      <w:pPr>
        <w:tabs>
          <w:tab w:val="num" w:pos="1364"/>
        </w:tabs>
        <w:ind w:left="1364" w:hanging="360"/>
      </w:pPr>
      <w:rPr>
        <w:rFonts w:cs="Times New Roman"/>
      </w:rPr>
    </w:lvl>
    <w:lvl w:ilvl="2" w:tentative="1">
      <w:start w:val="1"/>
      <w:numFmt w:val="lowerRoman"/>
      <w:lvlText w:val="%3."/>
      <w:lvlJc w:val="right"/>
      <w:pPr>
        <w:tabs>
          <w:tab w:val="num" w:pos="2084"/>
        </w:tabs>
        <w:ind w:left="2084" w:hanging="180"/>
      </w:pPr>
      <w:rPr>
        <w:rFonts w:cs="Times New Roman"/>
      </w:rPr>
    </w:lvl>
    <w:lvl w:ilvl="3" w:tentative="1">
      <w:start w:val="1"/>
      <w:numFmt w:val="decimal"/>
      <w:lvlText w:val="%4."/>
      <w:lvlJc w:val="left"/>
      <w:pPr>
        <w:tabs>
          <w:tab w:val="num" w:pos="2804"/>
        </w:tabs>
        <w:ind w:left="2804" w:hanging="360"/>
      </w:pPr>
      <w:rPr>
        <w:rFonts w:cs="Times New Roman"/>
      </w:rPr>
    </w:lvl>
    <w:lvl w:ilvl="4" w:tentative="1">
      <w:start w:val="1"/>
      <w:numFmt w:val="lowerLetter"/>
      <w:lvlText w:val="%5."/>
      <w:lvlJc w:val="left"/>
      <w:pPr>
        <w:tabs>
          <w:tab w:val="num" w:pos="3524"/>
        </w:tabs>
        <w:ind w:left="3524" w:hanging="360"/>
      </w:pPr>
      <w:rPr>
        <w:rFonts w:cs="Times New Roman"/>
      </w:rPr>
    </w:lvl>
    <w:lvl w:ilvl="5" w:tentative="1">
      <w:start w:val="1"/>
      <w:numFmt w:val="lowerRoman"/>
      <w:lvlText w:val="%6."/>
      <w:lvlJc w:val="right"/>
      <w:pPr>
        <w:tabs>
          <w:tab w:val="num" w:pos="4244"/>
        </w:tabs>
        <w:ind w:left="4244" w:hanging="180"/>
      </w:pPr>
      <w:rPr>
        <w:rFonts w:cs="Times New Roman"/>
      </w:rPr>
    </w:lvl>
    <w:lvl w:ilvl="6" w:tentative="1">
      <w:start w:val="1"/>
      <w:numFmt w:val="decimal"/>
      <w:lvlText w:val="%7."/>
      <w:lvlJc w:val="left"/>
      <w:pPr>
        <w:tabs>
          <w:tab w:val="num" w:pos="4964"/>
        </w:tabs>
        <w:ind w:left="4964" w:hanging="360"/>
      </w:pPr>
      <w:rPr>
        <w:rFonts w:cs="Times New Roman"/>
      </w:rPr>
    </w:lvl>
    <w:lvl w:ilvl="7" w:tentative="1">
      <w:start w:val="1"/>
      <w:numFmt w:val="lowerLetter"/>
      <w:lvlText w:val="%8."/>
      <w:lvlJc w:val="left"/>
      <w:pPr>
        <w:tabs>
          <w:tab w:val="num" w:pos="5684"/>
        </w:tabs>
        <w:ind w:left="5684" w:hanging="360"/>
      </w:pPr>
      <w:rPr>
        <w:rFonts w:cs="Times New Roman"/>
      </w:rPr>
    </w:lvl>
    <w:lvl w:ilvl="8" w:tentative="1">
      <w:start w:val="1"/>
      <w:numFmt w:val="lowerRoman"/>
      <w:lvlText w:val="%9."/>
      <w:lvlJc w:val="right"/>
      <w:pPr>
        <w:tabs>
          <w:tab w:val="num" w:pos="6404"/>
        </w:tabs>
        <w:ind w:left="6404" w:hanging="180"/>
      </w:pPr>
      <w:rPr>
        <w:rFonts w:cs="Times New Roman"/>
      </w:rPr>
    </w:lvl>
  </w:abstractNum>
  <w:abstractNum w:abstractNumId="170">
    <w:nsid w:val="0C5C570A"/>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71">
    <w:nsid w:val="0C5C5EBA"/>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72">
    <w:nsid w:val="0C6236A7"/>
    <w:multiLevelType w:val="multilevel"/>
    <w:tmpl w:val="3D067B78"/>
    <w:lvl w:ilvl="0">
      <w:start w:val="16"/>
      <w:numFmt w:val="bullet"/>
      <w:lvlText w:val="-"/>
      <w:lvlJc w:val="left"/>
      <w:pPr>
        <w:tabs>
          <w:tab w:val="num" w:pos="644"/>
        </w:tabs>
        <w:ind w:left="644" w:hanging="360"/>
      </w:pPr>
      <w:rPr>
        <w:rFonts w:ascii="Times New Roman" w:eastAsia="MS Mincho"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173">
    <w:nsid w:val="0C7067CD"/>
    <w:multiLevelType w:val="multilevel"/>
    <w:tmpl w:val="1DA0C76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4">
    <w:nsid w:val="0C986330"/>
    <w:multiLevelType w:val="multilevel"/>
    <w:tmpl w:val="CFCA1586"/>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5">
    <w:nsid w:val="0CB6596B"/>
    <w:multiLevelType w:val="multilevel"/>
    <w:tmpl w:val="3C8EA29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b w:val="0"/>
        <w:i w:val="0"/>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76">
    <w:nsid w:val="0CBA73EE"/>
    <w:multiLevelType w:val="singleLevel"/>
    <w:tmpl w:val="B3347C60"/>
    <w:lvl w:ilvl="0">
      <w:start w:val="1"/>
      <w:numFmt w:val="decimal"/>
      <w:lvlText w:val="[%1]"/>
      <w:lvlJc w:val="right"/>
      <w:pPr>
        <w:tabs>
          <w:tab w:val="num" w:pos="648"/>
        </w:tabs>
        <w:ind w:firstLine="288"/>
      </w:pPr>
      <w:rPr>
        <w:rFonts w:cs="Times New Roman"/>
      </w:rPr>
    </w:lvl>
  </w:abstractNum>
  <w:abstractNum w:abstractNumId="177">
    <w:nsid w:val="0CBB2284"/>
    <w:multiLevelType w:val="multilevel"/>
    <w:tmpl w:val="97B813AE"/>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8">
    <w:nsid w:val="0CFE116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79">
    <w:nsid w:val="0D080B4D"/>
    <w:multiLevelType w:val="multilevel"/>
    <w:tmpl w:val="5FBE5332"/>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80">
    <w:nsid w:val="0D117B70"/>
    <w:multiLevelType w:val="multilevel"/>
    <w:tmpl w:val="20DCF67E"/>
    <w:lvl w:ilvl="0">
      <w:start w:val="1"/>
      <w:numFmt w:val="bullet"/>
      <w:lvlText w:val=""/>
      <w:lvlJc w:val="left"/>
      <w:pPr>
        <w:tabs>
          <w:tab w:val="num" w:pos="1068"/>
        </w:tabs>
        <w:ind w:left="1068" w:hanging="360"/>
      </w:pPr>
      <w:rPr>
        <w:rFonts w:ascii="Wingdings" w:hAnsi="Wingdings" w:hint="default"/>
        <w:sz w:val="16"/>
      </w:rPr>
    </w:lvl>
    <w:lvl w:ilvl="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81">
    <w:nsid w:val="0D396F46"/>
    <w:multiLevelType w:val="multilevel"/>
    <w:tmpl w:val="1D489496"/>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2">
    <w:nsid w:val="0D4662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3">
    <w:nsid w:val="0D4C603E"/>
    <w:multiLevelType w:val="multilevel"/>
    <w:tmpl w:val="D08635D4"/>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4">
    <w:nsid w:val="0D5A574B"/>
    <w:multiLevelType w:val="singleLevel"/>
    <w:tmpl w:val="45B4802C"/>
    <w:lvl w:ilvl="0">
      <w:numFmt w:val="bullet"/>
      <w:lvlText w:val="-"/>
      <w:lvlJc w:val="left"/>
      <w:pPr>
        <w:tabs>
          <w:tab w:val="num" w:pos="360"/>
        </w:tabs>
        <w:ind w:left="360" w:hanging="360"/>
      </w:pPr>
      <w:rPr>
        <w:rFonts w:ascii="Times New Roman" w:eastAsia="ＭＳ 明朝" w:hAnsi="Times New Roman" w:hint="default"/>
      </w:rPr>
    </w:lvl>
  </w:abstractNum>
  <w:abstractNum w:abstractNumId="185">
    <w:nsid w:val="0D702212"/>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86">
    <w:nsid w:val="0D727872"/>
    <w:multiLevelType w:val="multilevel"/>
    <w:tmpl w:val="F20A08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87">
    <w:nsid w:val="0D74559E"/>
    <w:multiLevelType w:val="singleLevel"/>
    <w:tmpl w:val="B44EA658"/>
    <w:lvl w:ilvl="0">
      <w:start w:val="1"/>
      <w:numFmt w:val="decimal"/>
      <w:lvlText w:val="%1."/>
      <w:legacy w:legacy="1" w:legacySpace="0" w:legacyIndent="397"/>
      <w:lvlJc w:val="left"/>
      <w:pPr>
        <w:ind w:left="567" w:hanging="397"/>
      </w:pPr>
      <w:rPr>
        <w:rFonts w:cs="Times New Roman"/>
      </w:rPr>
    </w:lvl>
  </w:abstractNum>
  <w:abstractNum w:abstractNumId="188">
    <w:nsid w:val="0D9C44F3"/>
    <w:multiLevelType w:val="multilevel"/>
    <w:tmpl w:val="B066D3FA"/>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9">
    <w:nsid w:val="0DD56548"/>
    <w:multiLevelType w:val="singleLevel"/>
    <w:tmpl w:val="B77EE0A8"/>
    <w:lvl w:ilvl="0">
      <w:start w:val="1"/>
      <w:numFmt w:val="decimal"/>
      <w:lvlText w:val="%1."/>
      <w:legacy w:legacy="1" w:legacySpace="0" w:legacyIndent="283"/>
      <w:lvlJc w:val="left"/>
      <w:pPr>
        <w:ind w:left="283" w:hanging="283"/>
      </w:pPr>
      <w:rPr>
        <w:rFonts w:cs="Times New Roman"/>
      </w:rPr>
    </w:lvl>
  </w:abstractNum>
  <w:abstractNum w:abstractNumId="190">
    <w:nsid w:val="0DD66B6F"/>
    <w:multiLevelType w:val="singleLevel"/>
    <w:tmpl w:val="716A506E"/>
    <w:lvl w:ilvl="0">
      <w:start w:val="10"/>
      <w:numFmt w:val="bullet"/>
      <w:lvlText w:val="-"/>
      <w:lvlJc w:val="left"/>
      <w:pPr>
        <w:tabs>
          <w:tab w:val="num" w:pos="644"/>
        </w:tabs>
        <w:ind w:left="644" w:hanging="360"/>
      </w:pPr>
      <w:rPr>
        <w:rFonts w:hint="default"/>
      </w:rPr>
    </w:lvl>
  </w:abstractNum>
  <w:abstractNum w:abstractNumId="191">
    <w:nsid w:val="0DD7107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92">
    <w:nsid w:val="0DDE23DC"/>
    <w:multiLevelType w:val="singleLevel"/>
    <w:tmpl w:val="443E551C"/>
    <w:lvl w:ilvl="0">
      <w:start w:val="1"/>
      <w:numFmt w:val="bullet"/>
      <w:lvlText w:val=""/>
      <w:lvlJc w:val="left"/>
      <w:pPr>
        <w:tabs>
          <w:tab w:val="num" w:pos="360"/>
        </w:tabs>
        <w:ind w:left="360" w:hanging="360"/>
      </w:pPr>
      <w:rPr>
        <w:rFonts w:ascii="Wingdings" w:hAnsi="Wingdings" w:hint="default"/>
        <w:sz w:val="16"/>
      </w:rPr>
    </w:lvl>
  </w:abstractNum>
  <w:abstractNum w:abstractNumId="193">
    <w:nsid w:val="0E0A4D53"/>
    <w:multiLevelType w:val="multilevel"/>
    <w:tmpl w:val="1BE2F052"/>
    <w:lvl w:ilvl="0">
      <w:start w:val="1"/>
      <w:numFmt w:val="bullet"/>
      <w:lvlText w:val=""/>
      <w:lvlJc w:val="left"/>
      <w:pPr>
        <w:tabs>
          <w:tab w:val="num" w:pos="2160"/>
        </w:tabs>
        <w:ind w:left="216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4">
    <w:nsid w:val="0E161B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5">
    <w:nsid w:val="0E562AE4"/>
    <w:multiLevelType w:val="multilevel"/>
    <w:tmpl w:val="660666D6"/>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96">
    <w:nsid w:val="0E6A2FEA"/>
    <w:multiLevelType w:val="singleLevel"/>
    <w:tmpl w:val="040C000B"/>
    <w:lvl w:ilvl="0">
      <w:start w:val="1"/>
      <w:numFmt w:val="bullet"/>
      <w:lvlText w:val=""/>
      <w:lvlJc w:val="left"/>
      <w:pPr>
        <w:tabs>
          <w:tab w:val="num" w:pos="360"/>
        </w:tabs>
        <w:ind w:left="360" w:hanging="360"/>
      </w:pPr>
      <w:rPr>
        <w:rFonts w:ascii="Wingdings" w:hAnsi="Wingdings" w:hint="default"/>
      </w:rPr>
    </w:lvl>
  </w:abstractNum>
  <w:abstractNum w:abstractNumId="197">
    <w:nsid w:val="0E7B32C7"/>
    <w:multiLevelType w:val="multilevel"/>
    <w:tmpl w:val="5AA4BD2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98">
    <w:nsid w:val="0E9E6C49"/>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99">
    <w:nsid w:val="0EAE610D"/>
    <w:multiLevelType w:val="multilevel"/>
    <w:tmpl w:val="D93EB11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200">
    <w:nsid w:val="0EB72615"/>
    <w:multiLevelType w:val="multilevel"/>
    <w:tmpl w:val="569041BE"/>
    <w:lvl w:ilvl="0">
      <w:start w:val="1"/>
      <w:numFmt w:val="bullet"/>
      <w:lvlText w:val=""/>
      <w:lvlJc w:val="left"/>
      <w:pPr>
        <w:tabs>
          <w:tab w:val="num" w:pos="700"/>
        </w:tabs>
        <w:ind w:left="68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1">
    <w:nsid w:val="0EBB53E0"/>
    <w:multiLevelType w:val="singleLevel"/>
    <w:tmpl w:val="245EA95A"/>
    <w:lvl w:ilvl="0">
      <w:start w:val="60"/>
      <w:numFmt w:val="bullet"/>
      <w:lvlText w:val="-"/>
      <w:lvlJc w:val="left"/>
      <w:pPr>
        <w:tabs>
          <w:tab w:val="num" w:pos="360"/>
        </w:tabs>
        <w:ind w:left="360" w:hanging="360"/>
      </w:pPr>
      <w:rPr>
        <w:rFonts w:ascii="Times New Roman" w:hAnsi="Times New Roman" w:hint="default"/>
      </w:rPr>
    </w:lvl>
  </w:abstractNum>
  <w:abstractNum w:abstractNumId="202">
    <w:nsid w:val="0EBC7D02"/>
    <w:multiLevelType w:val="multilevel"/>
    <w:tmpl w:val="3710DE72"/>
    <w:lvl w:ilvl="0">
      <w:start w:val="5"/>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3">
    <w:nsid w:val="0EBE517C"/>
    <w:multiLevelType w:val="singleLevel"/>
    <w:tmpl w:val="B7DE3C7E"/>
    <w:lvl w:ilvl="0">
      <w:numFmt w:val="bullet"/>
      <w:lvlText w:val="-"/>
      <w:lvlJc w:val="left"/>
      <w:pPr>
        <w:tabs>
          <w:tab w:val="num" w:pos="360"/>
        </w:tabs>
        <w:ind w:left="360" w:hanging="360"/>
      </w:pPr>
      <w:rPr>
        <w:rFonts w:hint="default"/>
      </w:rPr>
    </w:lvl>
  </w:abstractNum>
  <w:abstractNum w:abstractNumId="204">
    <w:nsid w:val="0EE06454"/>
    <w:multiLevelType w:val="multilevel"/>
    <w:tmpl w:val="8B50171E"/>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05">
    <w:nsid w:val="0EF75476"/>
    <w:multiLevelType w:val="singleLevel"/>
    <w:tmpl w:val="DD269FE0"/>
    <w:lvl w:ilvl="0">
      <w:start w:val="2"/>
      <w:numFmt w:val="decimal"/>
      <w:lvlText w:val="%1."/>
      <w:lvlJc w:val="left"/>
      <w:pPr>
        <w:tabs>
          <w:tab w:val="num" w:pos="1368"/>
        </w:tabs>
        <w:ind w:left="1368" w:hanging="360"/>
      </w:pPr>
      <w:rPr>
        <w:rFonts w:cs="Times New Roman" w:hint="default"/>
        <w:b w:val="0"/>
      </w:rPr>
    </w:lvl>
  </w:abstractNum>
  <w:abstractNum w:abstractNumId="206">
    <w:nsid w:val="0F0B3BF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07">
    <w:nsid w:val="0F0E2D80"/>
    <w:multiLevelType w:val="multilevel"/>
    <w:tmpl w:val="91C60176"/>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208">
    <w:nsid w:val="0F0E400E"/>
    <w:multiLevelType w:val="singleLevel"/>
    <w:tmpl w:val="2C729A60"/>
    <w:lvl w:ilvl="0">
      <w:start w:val="1"/>
      <w:numFmt w:val="decimal"/>
      <w:lvlText w:val="%1."/>
      <w:lvlJc w:val="left"/>
      <w:pPr>
        <w:tabs>
          <w:tab w:val="num" w:pos="360"/>
        </w:tabs>
        <w:ind w:left="360" w:hanging="360"/>
      </w:pPr>
      <w:rPr>
        <w:rFonts w:cs="Times New Roman"/>
      </w:rPr>
    </w:lvl>
  </w:abstractNum>
  <w:abstractNum w:abstractNumId="209">
    <w:nsid w:val="0F25386F"/>
    <w:multiLevelType w:val="multilevel"/>
    <w:tmpl w:val="643E018C"/>
    <w:lvl w:ilvl="0">
      <w:start w:val="1"/>
      <w:numFmt w:val="bullet"/>
      <w:lvlText w:val=""/>
      <w:lvlJc w:val="left"/>
      <w:pPr>
        <w:tabs>
          <w:tab w:val="num" w:pos="2234"/>
        </w:tabs>
        <w:ind w:left="2234" w:hanging="397"/>
      </w:pPr>
      <w:rPr>
        <w:rFonts w:ascii="Symbol" w:hAnsi="Symbol" w:hint="default"/>
        <w:sz w:val="24"/>
      </w:rPr>
    </w:lvl>
    <w:lvl w:ilvl="1" w:tentative="1">
      <w:start w:val="1"/>
      <w:numFmt w:val="bullet"/>
      <w:lvlText w:val="o"/>
      <w:lvlJc w:val="left"/>
      <w:pPr>
        <w:tabs>
          <w:tab w:val="num" w:pos="3277"/>
        </w:tabs>
        <w:ind w:left="3277" w:hanging="360"/>
      </w:pPr>
      <w:rPr>
        <w:rFonts w:ascii="Courier New" w:hAnsi="Courier New" w:hint="default"/>
      </w:rPr>
    </w:lvl>
    <w:lvl w:ilvl="2" w:tentative="1">
      <w:start w:val="1"/>
      <w:numFmt w:val="bullet"/>
      <w:lvlText w:val=""/>
      <w:lvlJc w:val="left"/>
      <w:pPr>
        <w:tabs>
          <w:tab w:val="num" w:pos="3997"/>
        </w:tabs>
        <w:ind w:left="3997" w:hanging="360"/>
      </w:pPr>
      <w:rPr>
        <w:rFonts w:ascii="Wingdings" w:hAnsi="Wingdings" w:hint="default"/>
      </w:rPr>
    </w:lvl>
    <w:lvl w:ilvl="3" w:tentative="1">
      <w:start w:val="1"/>
      <w:numFmt w:val="bullet"/>
      <w:lvlText w:val=""/>
      <w:lvlJc w:val="left"/>
      <w:pPr>
        <w:tabs>
          <w:tab w:val="num" w:pos="4717"/>
        </w:tabs>
        <w:ind w:left="4717" w:hanging="360"/>
      </w:pPr>
      <w:rPr>
        <w:rFonts w:ascii="Symbol" w:hAnsi="Symbol" w:hint="default"/>
      </w:rPr>
    </w:lvl>
    <w:lvl w:ilvl="4" w:tentative="1">
      <w:start w:val="1"/>
      <w:numFmt w:val="bullet"/>
      <w:lvlText w:val="o"/>
      <w:lvlJc w:val="left"/>
      <w:pPr>
        <w:tabs>
          <w:tab w:val="num" w:pos="5437"/>
        </w:tabs>
        <w:ind w:left="5437" w:hanging="360"/>
      </w:pPr>
      <w:rPr>
        <w:rFonts w:ascii="Courier New" w:hAnsi="Courier New" w:hint="default"/>
      </w:rPr>
    </w:lvl>
    <w:lvl w:ilvl="5" w:tentative="1">
      <w:start w:val="1"/>
      <w:numFmt w:val="bullet"/>
      <w:lvlText w:val=""/>
      <w:lvlJc w:val="left"/>
      <w:pPr>
        <w:tabs>
          <w:tab w:val="num" w:pos="6157"/>
        </w:tabs>
        <w:ind w:left="6157" w:hanging="360"/>
      </w:pPr>
      <w:rPr>
        <w:rFonts w:ascii="Wingdings" w:hAnsi="Wingdings" w:hint="default"/>
      </w:rPr>
    </w:lvl>
    <w:lvl w:ilvl="6" w:tentative="1">
      <w:start w:val="1"/>
      <w:numFmt w:val="bullet"/>
      <w:lvlText w:val=""/>
      <w:lvlJc w:val="left"/>
      <w:pPr>
        <w:tabs>
          <w:tab w:val="num" w:pos="6877"/>
        </w:tabs>
        <w:ind w:left="6877" w:hanging="360"/>
      </w:pPr>
      <w:rPr>
        <w:rFonts w:ascii="Symbol" w:hAnsi="Symbol" w:hint="default"/>
      </w:rPr>
    </w:lvl>
    <w:lvl w:ilvl="7" w:tentative="1">
      <w:start w:val="1"/>
      <w:numFmt w:val="bullet"/>
      <w:lvlText w:val="o"/>
      <w:lvlJc w:val="left"/>
      <w:pPr>
        <w:tabs>
          <w:tab w:val="num" w:pos="7597"/>
        </w:tabs>
        <w:ind w:left="7597" w:hanging="360"/>
      </w:pPr>
      <w:rPr>
        <w:rFonts w:ascii="Courier New" w:hAnsi="Courier New" w:hint="default"/>
      </w:rPr>
    </w:lvl>
    <w:lvl w:ilvl="8" w:tentative="1">
      <w:start w:val="1"/>
      <w:numFmt w:val="bullet"/>
      <w:lvlText w:val=""/>
      <w:lvlJc w:val="left"/>
      <w:pPr>
        <w:tabs>
          <w:tab w:val="num" w:pos="8317"/>
        </w:tabs>
        <w:ind w:left="8317" w:hanging="360"/>
      </w:pPr>
      <w:rPr>
        <w:rFonts w:ascii="Wingdings" w:hAnsi="Wingdings" w:hint="default"/>
      </w:rPr>
    </w:lvl>
  </w:abstractNum>
  <w:abstractNum w:abstractNumId="210">
    <w:nsid w:val="0F514A70"/>
    <w:multiLevelType w:val="singleLevel"/>
    <w:tmpl w:val="A3325A00"/>
    <w:lvl w:ilvl="0">
      <w:start w:val="1"/>
      <w:numFmt w:val="bullet"/>
      <w:lvlText w:val=""/>
      <w:lvlJc w:val="left"/>
      <w:pPr>
        <w:tabs>
          <w:tab w:val="num" w:pos="360"/>
        </w:tabs>
        <w:ind w:left="360" w:hanging="360"/>
      </w:pPr>
      <w:rPr>
        <w:rFonts w:ascii="Wingdings" w:hAnsi="Wingdings" w:hint="default"/>
        <w:color w:val="auto"/>
      </w:rPr>
    </w:lvl>
  </w:abstractNum>
  <w:abstractNum w:abstractNumId="211">
    <w:nsid w:val="0F532418"/>
    <w:multiLevelType w:val="singleLevel"/>
    <w:tmpl w:val="EF6CCC1C"/>
    <w:lvl w:ilvl="0">
      <w:start w:val="1"/>
      <w:numFmt w:val="decimal"/>
      <w:lvlText w:val="10.3.3.%1"/>
      <w:lvlJc w:val="left"/>
      <w:pPr>
        <w:tabs>
          <w:tab w:val="num" w:pos="720"/>
        </w:tabs>
        <w:ind w:left="425" w:hanging="425"/>
      </w:pPr>
      <w:rPr>
        <w:rFonts w:cs="Times New Roman" w:hint="eastAsia"/>
      </w:rPr>
    </w:lvl>
  </w:abstractNum>
  <w:abstractNum w:abstractNumId="212">
    <w:nsid w:val="0F5A201B"/>
    <w:multiLevelType w:val="multilevel"/>
    <w:tmpl w:val="C19CF34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13">
    <w:nsid w:val="0F642C97"/>
    <w:multiLevelType w:val="multilevel"/>
    <w:tmpl w:val="BF9C4E7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14">
    <w:nsid w:val="0F7B1863"/>
    <w:multiLevelType w:val="singleLevel"/>
    <w:tmpl w:val="040C000F"/>
    <w:lvl w:ilvl="0">
      <w:start w:val="1"/>
      <w:numFmt w:val="decimal"/>
      <w:lvlText w:val="%1."/>
      <w:lvlJc w:val="left"/>
      <w:pPr>
        <w:tabs>
          <w:tab w:val="num" w:pos="360"/>
        </w:tabs>
        <w:ind w:left="360" w:hanging="360"/>
      </w:pPr>
      <w:rPr>
        <w:rFonts w:cs="Times New Roman"/>
      </w:rPr>
    </w:lvl>
  </w:abstractNum>
  <w:abstractNum w:abstractNumId="215">
    <w:nsid w:val="0F99220C"/>
    <w:multiLevelType w:val="multilevel"/>
    <w:tmpl w:val="CD46960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16">
    <w:nsid w:val="0FB83EB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17">
    <w:nsid w:val="0FCC3CEA"/>
    <w:multiLevelType w:val="singleLevel"/>
    <w:tmpl w:val="40402458"/>
    <w:lvl w:ilvl="0">
      <w:start w:val="1"/>
      <w:numFmt w:val="decimal"/>
      <w:lvlText w:val="A1.1.%1"/>
      <w:lvlJc w:val="left"/>
      <w:pPr>
        <w:tabs>
          <w:tab w:val="num" w:pos="1080"/>
        </w:tabs>
        <w:ind w:left="360" w:hanging="360"/>
      </w:pPr>
      <w:rPr>
        <w:rFonts w:cs="Times New Roman"/>
      </w:rPr>
    </w:lvl>
  </w:abstractNum>
  <w:abstractNum w:abstractNumId="218">
    <w:nsid w:val="0FD05F4A"/>
    <w:multiLevelType w:val="singleLevel"/>
    <w:tmpl w:val="FF56433E"/>
    <w:lvl w:ilvl="0">
      <w:start w:val="1"/>
      <w:numFmt w:val="bullet"/>
      <w:lvlText w:val=""/>
      <w:lvlJc w:val="left"/>
      <w:pPr>
        <w:tabs>
          <w:tab w:val="num" w:pos="360"/>
        </w:tabs>
        <w:ind w:left="360" w:hanging="360"/>
      </w:pPr>
      <w:rPr>
        <w:rFonts w:ascii="Symbol" w:hAnsi="Symbol" w:hint="default"/>
        <w:sz w:val="16"/>
      </w:rPr>
    </w:lvl>
  </w:abstractNum>
  <w:abstractNum w:abstractNumId="219">
    <w:nsid w:val="0FD87E46"/>
    <w:multiLevelType w:val="singleLevel"/>
    <w:tmpl w:val="8B941AC8"/>
    <w:lvl w:ilvl="0">
      <w:start w:val="1"/>
      <w:numFmt w:val="bullet"/>
      <w:lvlText w:val=""/>
      <w:lvlJc w:val="left"/>
      <w:pPr>
        <w:tabs>
          <w:tab w:val="num" w:pos="360"/>
        </w:tabs>
        <w:ind w:left="360" w:hanging="360"/>
      </w:pPr>
      <w:rPr>
        <w:rFonts w:ascii="Wingdings" w:hAnsi="Wingdings" w:hint="default"/>
        <w:sz w:val="16"/>
      </w:rPr>
    </w:lvl>
  </w:abstractNum>
  <w:abstractNum w:abstractNumId="220">
    <w:nsid w:val="10007E59"/>
    <w:multiLevelType w:val="singleLevel"/>
    <w:tmpl w:val="5B7651D4"/>
    <w:lvl w:ilvl="0">
      <w:start w:val="1"/>
      <w:numFmt w:val="bullet"/>
      <w:lvlText w:val=""/>
      <w:lvlJc w:val="left"/>
      <w:pPr>
        <w:tabs>
          <w:tab w:val="num" w:pos="360"/>
        </w:tabs>
        <w:ind w:left="360" w:hanging="360"/>
      </w:pPr>
      <w:rPr>
        <w:rFonts w:ascii="Symbol" w:hAnsi="Symbol" w:hint="default"/>
      </w:rPr>
    </w:lvl>
  </w:abstractNum>
  <w:abstractNum w:abstractNumId="221">
    <w:nsid w:val="1008285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22">
    <w:nsid w:val="102E59E0"/>
    <w:multiLevelType w:val="multilevel"/>
    <w:tmpl w:val="6166ECCA"/>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3">
    <w:nsid w:val="102F201B"/>
    <w:multiLevelType w:val="multilevel"/>
    <w:tmpl w:val="C7DE1E98"/>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24">
    <w:nsid w:val="106103D6"/>
    <w:multiLevelType w:val="multilevel"/>
    <w:tmpl w:val="9F642E4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5">
    <w:nsid w:val="106C273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26">
    <w:nsid w:val="10954649"/>
    <w:multiLevelType w:val="multilevel"/>
    <w:tmpl w:val="D8106D22"/>
    <w:lvl w:ilvl="0">
      <w:start w:val="5"/>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227">
    <w:nsid w:val="10B11260"/>
    <w:multiLevelType w:val="multilevel"/>
    <w:tmpl w:val="4148D1EA"/>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28">
    <w:nsid w:val="10C15FE7"/>
    <w:multiLevelType w:val="multilevel"/>
    <w:tmpl w:val="B62668A0"/>
    <w:lvl w:ilvl="0">
      <w:start w:val="1"/>
      <w:numFmt w:val="bullet"/>
      <w:pStyle w:val="B3"/>
      <w:lvlText w:val=""/>
      <w:lvlJc w:val="left"/>
      <w:pPr>
        <w:tabs>
          <w:tab w:val="num" w:pos="927"/>
        </w:tabs>
        <w:ind w:left="284" w:firstLine="28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9">
    <w:nsid w:val="10C86FA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30">
    <w:nsid w:val="10C87373"/>
    <w:multiLevelType w:val="multilevel"/>
    <w:tmpl w:val="9FE6BA64"/>
    <w:lvl w:ilvl="0">
      <w:start w:val="1"/>
      <w:numFmt w:val="bullet"/>
      <w:lvlText w:val=""/>
      <w:lvlJc w:val="left"/>
      <w:pPr>
        <w:tabs>
          <w:tab w:val="num" w:pos="360"/>
        </w:tabs>
        <w:ind w:left="340" w:hanging="340"/>
      </w:pPr>
      <w:rPr>
        <w:rFonts w:ascii="Symbol" w:hAnsi="Symbol" w:hint="default"/>
        <w:color w:val="auto"/>
        <w:sz w:val="22"/>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231">
    <w:nsid w:val="10E12B11"/>
    <w:multiLevelType w:val="multilevel"/>
    <w:tmpl w:val="E9B8CE4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2">
    <w:nsid w:val="110348B0"/>
    <w:multiLevelType w:val="multilevel"/>
    <w:tmpl w:val="8430B87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3">
    <w:nsid w:val="112C0641"/>
    <w:multiLevelType w:val="multilevel"/>
    <w:tmpl w:val="36027BB2"/>
    <w:lvl w:ilvl="0">
      <w:start w:val="5"/>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4">
    <w:nsid w:val="112E3716"/>
    <w:multiLevelType w:val="multilevel"/>
    <w:tmpl w:val="F8F0A24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5">
    <w:nsid w:val="113E2256"/>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36">
    <w:nsid w:val="11510FCB"/>
    <w:multiLevelType w:val="multilevel"/>
    <w:tmpl w:val="E5DCCD0C"/>
    <w:lvl w:ilvl="0">
      <w:start w:val="1"/>
      <w:numFmt w:val="decimal"/>
      <w:lvlText w:val="%1"/>
      <w:lvlJc w:val="left"/>
      <w:pPr>
        <w:tabs>
          <w:tab w:val="num" w:pos="360"/>
        </w:tabs>
        <w:ind w:left="340" w:hanging="340"/>
      </w:pPr>
      <w:rPr>
        <w:rFonts w:cs="Times New Roman"/>
      </w:rPr>
    </w:lvl>
    <w:lvl w:ilvl="1">
      <w:start w:val="1"/>
      <w:numFmt w:val="decimal"/>
      <w:lvlText w:val="%1.%2"/>
      <w:lvlJc w:val="left"/>
      <w:pPr>
        <w:tabs>
          <w:tab w:val="num" w:pos="0"/>
        </w:tabs>
      </w:pPr>
      <w:rPr>
        <w:rFonts w:cs="Times New Roman"/>
      </w:rPr>
    </w:lvl>
    <w:lvl w:ilvl="2">
      <w:start w:val="1"/>
      <w:numFmt w:val="decimal"/>
      <w:lvlText w:val="%1.%2.%3"/>
      <w:lvlJc w:val="left"/>
      <w:pPr>
        <w:tabs>
          <w:tab w:val="num" w:pos="0"/>
        </w:tabs>
      </w:pPr>
      <w:rPr>
        <w:rFonts w:cs="Times New Roman"/>
      </w:rPr>
    </w:lvl>
    <w:lvl w:ilvl="3">
      <w:start w:val="1"/>
      <w:numFmt w:val="decimal"/>
      <w:lvlText w:val="%1.%2.%3.%4"/>
      <w:lvlJc w:val="left"/>
      <w:pPr>
        <w:tabs>
          <w:tab w:val="num" w:pos="720"/>
        </w:tabs>
      </w:pPr>
      <w:rPr>
        <w:rFonts w:cs="Times New Roman"/>
        <w:sz w:val="22"/>
      </w:rPr>
    </w:lvl>
    <w:lvl w:ilvl="4">
      <w:start w:val="1"/>
      <w:numFmt w:val="decimal"/>
      <w:lvlText w:val="%1.%2.%3.%4.%5"/>
      <w:lvlJc w:val="left"/>
      <w:pPr>
        <w:tabs>
          <w:tab w:val="num" w:pos="1080"/>
        </w:tabs>
      </w:pPr>
      <w:rPr>
        <w:rFonts w:cs="Times New Roman"/>
        <w:sz w:val="20"/>
      </w:rPr>
    </w:lvl>
    <w:lvl w:ilvl="5">
      <w:start w:val="1"/>
      <w:numFmt w:val="decimal"/>
      <w:lvlText w:val="%1.%2.%3.%4.%5.%6"/>
      <w:lvlJc w:val="left"/>
      <w:pPr>
        <w:tabs>
          <w:tab w:val="num" w:pos="1080"/>
        </w:tabs>
      </w:pPr>
      <w:rPr>
        <w:rFonts w:cs="Times New Roman"/>
        <w:sz w:val="20"/>
      </w:rPr>
    </w:lvl>
    <w:lvl w:ilvl="6">
      <w:start w:val="1"/>
      <w:numFmt w:val="decimal"/>
      <w:lvlText w:val="%1.%2.%3.%4.%5.%6.%7"/>
      <w:lvlJc w:val="left"/>
      <w:pPr>
        <w:tabs>
          <w:tab w:val="num" w:pos="1440"/>
        </w:tabs>
      </w:pPr>
      <w:rPr>
        <w:rFonts w:cs="Times New Roman"/>
        <w:sz w:val="20"/>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237">
    <w:nsid w:val="115779C2"/>
    <w:multiLevelType w:val="multilevel"/>
    <w:tmpl w:val="9B1C2920"/>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8">
    <w:nsid w:val="115924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9">
    <w:nsid w:val="118C4A95"/>
    <w:multiLevelType w:val="multilevel"/>
    <w:tmpl w:val="4846132E"/>
    <w:lvl w:ilvl="0">
      <w:start w:val="10"/>
      <w:numFmt w:val="lowerLetter"/>
      <w:lvlText w:val="%1)"/>
      <w:lvlJc w:val="left"/>
      <w:pPr>
        <w:tabs>
          <w:tab w:val="num" w:pos="644"/>
        </w:tabs>
        <w:ind w:left="644" w:hanging="360"/>
      </w:pPr>
      <w:rPr>
        <w:rFonts w:cs="Times New Roman" w:hint="default"/>
      </w:rPr>
    </w:lvl>
    <w:lvl w:ilvl="1" w:tentative="1">
      <w:start w:val="1"/>
      <w:numFmt w:val="ideographTraditional"/>
      <w:lvlText w:val="%2、"/>
      <w:lvlJc w:val="left"/>
      <w:pPr>
        <w:tabs>
          <w:tab w:val="num" w:pos="1244"/>
        </w:tabs>
        <w:ind w:left="1244" w:hanging="480"/>
      </w:pPr>
      <w:rPr>
        <w:rFonts w:cs="Times New Roman"/>
      </w:rPr>
    </w:lvl>
    <w:lvl w:ilvl="2" w:tentative="1">
      <w:start w:val="1"/>
      <w:numFmt w:val="lowerRoman"/>
      <w:lvlText w:val="%3."/>
      <w:lvlJc w:val="right"/>
      <w:pPr>
        <w:tabs>
          <w:tab w:val="num" w:pos="1724"/>
        </w:tabs>
        <w:ind w:left="1724" w:hanging="480"/>
      </w:pPr>
      <w:rPr>
        <w:rFonts w:cs="Times New Roman"/>
      </w:rPr>
    </w:lvl>
    <w:lvl w:ilvl="3" w:tentative="1">
      <w:start w:val="1"/>
      <w:numFmt w:val="decimal"/>
      <w:lvlText w:val="%4."/>
      <w:lvlJc w:val="left"/>
      <w:pPr>
        <w:tabs>
          <w:tab w:val="num" w:pos="2204"/>
        </w:tabs>
        <w:ind w:left="2204" w:hanging="480"/>
      </w:pPr>
      <w:rPr>
        <w:rFonts w:cs="Times New Roman"/>
      </w:rPr>
    </w:lvl>
    <w:lvl w:ilvl="4" w:tentative="1">
      <w:start w:val="1"/>
      <w:numFmt w:val="ideographTraditional"/>
      <w:lvlText w:val="%5、"/>
      <w:lvlJc w:val="left"/>
      <w:pPr>
        <w:tabs>
          <w:tab w:val="num" w:pos="2684"/>
        </w:tabs>
        <w:ind w:left="2684" w:hanging="480"/>
      </w:pPr>
      <w:rPr>
        <w:rFonts w:cs="Times New Roman"/>
      </w:rPr>
    </w:lvl>
    <w:lvl w:ilvl="5" w:tentative="1">
      <w:start w:val="1"/>
      <w:numFmt w:val="lowerRoman"/>
      <w:lvlText w:val="%6."/>
      <w:lvlJc w:val="right"/>
      <w:pPr>
        <w:tabs>
          <w:tab w:val="num" w:pos="3164"/>
        </w:tabs>
        <w:ind w:left="3164" w:hanging="480"/>
      </w:pPr>
      <w:rPr>
        <w:rFonts w:cs="Times New Roman"/>
      </w:rPr>
    </w:lvl>
    <w:lvl w:ilvl="6" w:tentative="1">
      <w:start w:val="1"/>
      <w:numFmt w:val="decimal"/>
      <w:lvlText w:val="%7."/>
      <w:lvlJc w:val="left"/>
      <w:pPr>
        <w:tabs>
          <w:tab w:val="num" w:pos="3644"/>
        </w:tabs>
        <w:ind w:left="3644" w:hanging="480"/>
      </w:pPr>
      <w:rPr>
        <w:rFonts w:cs="Times New Roman"/>
      </w:rPr>
    </w:lvl>
    <w:lvl w:ilvl="7" w:tentative="1">
      <w:start w:val="1"/>
      <w:numFmt w:val="ideographTraditional"/>
      <w:lvlText w:val="%8、"/>
      <w:lvlJc w:val="left"/>
      <w:pPr>
        <w:tabs>
          <w:tab w:val="num" w:pos="4124"/>
        </w:tabs>
        <w:ind w:left="4124" w:hanging="480"/>
      </w:pPr>
      <w:rPr>
        <w:rFonts w:cs="Times New Roman"/>
      </w:rPr>
    </w:lvl>
    <w:lvl w:ilvl="8" w:tentative="1">
      <w:start w:val="1"/>
      <w:numFmt w:val="lowerRoman"/>
      <w:lvlText w:val="%9."/>
      <w:lvlJc w:val="right"/>
      <w:pPr>
        <w:tabs>
          <w:tab w:val="num" w:pos="4604"/>
        </w:tabs>
        <w:ind w:left="4604" w:hanging="480"/>
      </w:pPr>
      <w:rPr>
        <w:rFonts w:cs="Times New Roman"/>
      </w:rPr>
    </w:lvl>
  </w:abstractNum>
  <w:abstractNum w:abstractNumId="240">
    <w:nsid w:val="11BE46CB"/>
    <w:multiLevelType w:val="singleLevel"/>
    <w:tmpl w:val="E9448950"/>
    <w:lvl w:ilvl="0">
      <w:start w:val="1"/>
      <w:numFmt w:val="bullet"/>
      <w:lvlText w:val=""/>
      <w:lvlJc w:val="left"/>
      <w:pPr>
        <w:tabs>
          <w:tab w:val="num" w:pos="360"/>
        </w:tabs>
        <w:ind w:left="360" w:hanging="360"/>
      </w:pPr>
      <w:rPr>
        <w:rFonts w:ascii="Wingdings" w:hAnsi="Wingdings" w:hint="default"/>
        <w:sz w:val="16"/>
      </w:rPr>
    </w:lvl>
  </w:abstractNum>
  <w:abstractNum w:abstractNumId="241">
    <w:nsid w:val="11C433F3"/>
    <w:multiLevelType w:val="multilevel"/>
    <w:tmpl w:val="79343F58"/>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2">
    <w:nsid w:val="11D24D5B"/>
    <w:multiLevelType w:val="multilevel"/>
    <w:tmpl w:val="C53C390A"/>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43">
    <w:nsid w:val="11E9574B"/>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244">
    <w:nsid w:val="12021912"/>
    <w:multiLevelType w:val="singleLevel"/>
    <w:tmpl w:val="E9E20F88"/>
    <w:lvl w:ilvl="0">
      <w:numFmt w:val="bullet"/>
      <w:lvlText w:val="-"/>
      <w:lvlJc w:val="left"/>
      <w:pPr>
        <w:tabs>
          <w:tab w:val="num" w:pos="1211"/>
        </w:tabs>
        <w:ind w:left="1211" w:hanging="360"/>
      </w:pPr>
      <w:rPr>
        <w:rFonts w:hint="default"/>
      </w:rPr>
    </w:lvl>
  </w:abstractNum>
  <w:abstractNum w:abstractNumId="245">
    <w:nsid w:val="121261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46">
    <w:nsid w:val="121A2BA3"/>
    <w:multiLevelType w:val="multilevel"/>
    <w:tmpl w:val="A866039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47">
    <w:nsid w:val="12237D9F"/>
    <w:multiLevelType w:val="singleLevel"/>
    <w:tmpl w:val="D34237CC"/>
    <w:lvl w:ilvl="0">
      <w:numFmt w:val="bullet"/>
      <w:lvlText w:val="-"/>
      <w:lvlJc w:val="left"/>
      <w:pPr>
        <w:tabs>
          <w:tab w:val="num" w:pos="1068"/>
        </w:tabs>
        <w:ind w:left="1068" w:hanging="360"/>
      </w:pPr>
      <w:rPr>
        <w:rFonts w:hint="default"/>
      </w:rPr>
    </w:lvl>
  </w:abstractNum>
  <w:abstractNum w:abstractNumId="248">
    <w:nsid w:val="123236FD"/>
    <w:multiLevelType w:val="multilevel"/>
    <w:tmpl w:val="9000CF78"/>
    <w:lvl w:ilvl="0">
      <w:start w:val="18"/>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9">
    <w:nsid w:val="12463364"/>
    <w:multiLevelType w:val="multilevel"/>
    <w:tmpl w:val="D6203270"/>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50">
    <w:nsid w:val="125E5B48"/>
    <w:multiLevelType w:val="multilevel"/>
    <w:tmpl w:val="0982169C"/>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251">
    <w:nsid w:val="12712D3A"/>
    <w:multiLevelType w:val="multilevel"/>
    <w:tmpl w:val="85766A0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2">
    <w:nsid w:val="12C0757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53">
    <w:nsid w:val="12C25A2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54">
    <w:nsid w:val="12C3661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55">
    <w:nsid w:val="12C95E1B"/>
    <w:multiLevelType w:val="singleLevel"/>
    <w:tmpl w:val="FF56433E"/>
    <w:lvl w:ilvl="0">
      <w:start w:val="1"/>
      <w:numFmt w:val="bullet"/>
      <w:lvlText w:val=""/>
      <w:lvlJc w:val="left"/>
      <w:pPr>
        <w:tabs>
          <w:tab w:val="num" w:pos="360"/>
        </w:tabs>
        <w:ind w:left="360" w:hanging="360"/>
      </w:pPr>
      <w:rPr>
        <w:rFonts w:ascii="Symbol" w:hAnsi="Symbol" w:hint="default"/>
        <w:sz w:val="16"/>
      </w:rPr>
    </w:lvl>
  </w:abstractNum>
  <w:abstractNum w:abstractNumId="256">
    <w:nsid w:val="12E874B2"/>
    <w:multiLevelType w:val="multilevel"/>
    <w:tmpl w:val="47DACC02"/>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57">
    <w:nsid w:val="130F53EE"/>
    <w:multiLevelType w:val="singleLevel"/>
    <w:tmpl w:val="040C000F"/>
    <w:lvl w:ilvl="0">
      <w:start w:val="1"/>
      <w:numFmt w:val="decimal"/>
      <w:lvlText w:val="%1."/>
      <w:lvlJc w:val="left"/>
      <w:pPr>
        <w:tabs>
          <w:tab w:val="num" w:pos="360"/>
        </w:tabs>
        <w:ind w:left="360" w:hanging="360"/>
      </w:pPr>
      <w:rPr>
        <w:rFonts w:cs="Times New Roman"/>
      </w:rPr>
    </w:lvl>
  </w:abstractNum>
  <w:abstractNum w:abstractNumId="258">
    <w:nsid w:val="131E1A66"/>
    <w:multiLevelType w:val="multilevel"/>
    <w:tmpl w:val="E5A20AE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9">
    <w:nsid w:val="136418AA"/>
    <w:multiLevelType w:val="multilevel"/>
    <w:tmpl w:val="BA8864F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0">
    <w:nsid w:val="136833D6"/>
    <w:multiLevelType w:val="multilevel"/>
    <w:tmpl w:val="98A21168"/>
    <w:lvl w:ilvl="0">
      <w:start w:val="5"/>
      <w:numFmt w:val="bullet"/>
      <w:lvlText w:val="-"/>
      <w:lvlJc w:val="left"/>
      <w:pPr>
        <w:tabs>
          <w:tab w:val="num" w:pos="720"/>
        </w:tabs>
        <w:ind w:left="720" w:hanging="360"/>
      </w:pPr>
      <w:rPr>
        <w:rFonts w:ascii="Times New Roman" w:eastAsia="Arial Unicode MS"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8"/>
      <w:numFmt w:val="decimal"/>
      <w:lvlText w:val="%3)"/>
      <w:lvlJc w:val="left"/>
      <w:pPr>
        <w:tabs>
          <w:tab w:val="num" w:pos="2160"/>
        </w:tabs>
        <w:ind w:left="2160" w:hanging="360"/>
      </w:pPr>
      <w:rPr>
        <w:rFonts w:cs="Times New Roman"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1">
    <w:nsid w:val="13722702"/>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262">
    <w:nsid w:val="137B0E2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263">
    <w:nsid w:val="138E724F"/>
    <w:multiLevelType w:val="singleLevel"/>
    <w:tmpl w:val="AC547C74"/>
    <w:lvl w:ilvl="0">
      <w:start w:val="1"/>
      <w:numFmt w:val="decimal"/>
      <w:lvlText w:val="%1)"/>
      <w:legacy w:legacy="1" w:legacySpace="0" w:legacyIndent="283"/>
      <w:lvlJc w:val="left"/>
      <w:pPr>
        <w:ind w:left="850" w:hanging="283"/>
      </w:pPr>
      <w:rPr>
        <w:rFonts w:cs="Times New Roman"/>
      </w:rPr>
    </w:lvl>
  </w:abstractNum>
  <w:abstractNum w:abstractNumId="264">
    <w:nsid w:val="13972B26"/>
    <w:multiLevelType w:val="multilevel"/>
    <w:tmpl w:val="F8C2AEC4"/>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65">
    <w:nsid w:val="139E3A52"/>
    <w:multiLevelType w:val="multilevel"/>
    <w:tmpl w:val="4AB693EC"/>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66">
    <w:nsid w:val="13B712B8"/>
    <w:multiLevelType w:val="multilevel"/>
    <w:tmpl w:val="946ED93E"/>
    <w:lvl w:ilvl="0">
      <w:start w:val="1"/>
      <w:numFmt w:val="bullet"/>
      <w:lvlText w:val=""/>
      <w:lvlJc w:val="left"/>
      <w:pPr>
        <w:tabs>
          <w:tab w:val="num" w:pos="783"/>
        </w:tabs>
        <w:ind w:left="783" w:hanging="360"/>
      </w:pPr>
      <w:rPr>
        <w:rFonts w:ascii="Symbol" w:hAnsi="Symbol" w:hint="default"/>
      </w:rPr>
    </w:lvl>
    <w:lvl w:ilvl="1" w:tentative="1">
      <w:start w:val="1"/>
      <w:numFmt w:val="bullet"/>
      <w:lvlText w:val="o"/>
      <w:lvlJc w:val="left"/>
      <w:pPr>
        <w:tabs>
          <w:tab w:val="num" w:pos="1503"/>
        </w:tabs>
        <w:ind w:left="1503" w:hanging="360"/>
      </w:pPr>
      <w:rPr>
        <w:rFonts w:ascii="Courier New" w:hAnsi="Courier New" w:hint="default"/>
      </w:rPr>
    </w:lvl>
    <w:lvl w:ilvl="2" w:tentative="1">
      <w:start w:val="1"/>
      <w:numFmt w:val="bullet"/>
      <w:lvlText w:val=""/>
      <w:lvlJc w:val="left"/>
      <w:pPr>
        <w:tabs>
          <w:tab w:val="num" w:pos="2223"/>
        </w:tabs>
        <w:ind w:left="2223" w:hanging="360"/>
      </w:pPr>
      <w:rPr>
        <w:rFonts w:ascii="Wingdings" w:hAnsi="Wingdings" w:hint="default"/>
      </w:rPr>
    </w:lvl>
    <w:lvl w:ilvl="3" w:tentative="1">
      <w:start w:val="1"/>
      <w:numFmt w:val="bullet"/>
      <w:lvlText w:val=""/>
      <w:lvlJc w:val="left"/>
      <w:pPr>
        <w:tabs>
          <w:tab w:val="num" w:pos="2943"/>
        </w:tabs>
        <w:ind w:left="2943" w:hanging="360"/>
      </w:pPr>
      <w:rPr>
        <w:rFonts w:ascii="Symbol" w:hAnsi="Symbol" w:hint="default"/>
      </w:rPr>
    </w:lvl>
    <w:lvl w:ilvl="4" w:tentative="1">
      <w:start w:val="1"/>
      <w:numFmt w:val="bullet"/>
      <w:lvlText w:val="o"/>
      <w:lvlJc w:val="left"/>
      <w:pPr>
        <w:tabs>
          <w:tab w:val="num" w:pos="3663"/>
        </w:tabs>
        <w:ind w:left="3663" w:hanging="360"/>
      </w:pPr>
      <w:rPr>
        <w:rFonts w:ascii="Courier New" w:hAnsi="Courier New" w:hint="default"/>
      </w:rPr>
    </w:lvl>
    <w:lvl w:ilvl="5" w:tentative="1">
      <w:start w:val="1"/>
      <w:numFmt w:val="bullet"/>
      <w:lvlText w:val=""/>
      <w:lvlJc w:val="left"/>
      <w:pPr>
        <w:tabs>
          <w:tab w:val="num" w:pos="4383"/>
        </w:tabs>
        <w:ind w:left="4383" w:hanging="360"/>
      </w:pPr>
      <w:rPr>
        <w:rFonts w:ascii="Wingdings" w:hAnsi="Wingdings" w:hint="default"/>
      </w:rPr>
    </w:lvl>
    <w:lvl w:ilvl="6" w:tentative="1">
      <w:start w:val="1"/>
      <w:numFmt w:val="bullet"/>
      <w:lvlText w:val=""/>
      <w:lvlJc w:val="left"/>
      <w:pPr>
        <w:tabs>
          <w:tab w:val="num" w:pos="5103"/>
        </w:tabs>
        <w:ind w:left="5103" w:hanging="360"/>
      </w:pPr>
      <w:rPr>
        <w:rFonts w:ascii="Symbol" w:hAnsi="Symbol" w:hint="default"/>
      </w:rPr>
    </w:lvl>
    <w:lvl w:ilvl="7" w:tentative="1">
      <w:start w:val="1"/>
      <w:numFmt w:val="bullet"/>
      <w:lvlText w:val="o"/>
      <w:lvlJc w:val="left"/>
      <w:pPr>
        <w:tabs>
          <w:tab w:val="num" w:pos="5823"/>
        </w:tabs>
        <w:ind w:left="5823" w:hanging="360"/>
      </w:pPr>
      <w:rPr>
        <w:rFonts w:ascii="Courier New" w:hAnsi="Courier New" w:hint="default"/>
      </w:rPr>
    </w:lvl>
    <w:lvl w:ilvl="8" w:tentative="1">
      <w:start w:val="1"/>
      <w:numFmt w:val="bullet"/>
      <w:lvlText w:val=""/>
      <w:lvlJc w:val="left"/>
      <w:pPr>
        <w:tabs>
          <w:tab w:val="num" w:pos="6543"/>
        </w:tabs>
        <w:ind w:left="6543" w:hanging="360"/>
      </w:pPr>
      <w:rPr>
        <w:rFonts w:ascii="Wingdings" w:hAnsi="Wingdings" w:hint="default"/>
      </w:rPr>
    </w:lvl>
  </w:abstractNum>
  <w:abstractNum w:abstractNumId="267">
    <w:nsid w:val="13C0542A"/>
    <w:multiLevelType w:val="multilevel"/>
    <w:tmpl w:val="4D16CFF2"/>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
      <w:lvlJc w:val="left"/>
      <w:pPr>
        <w:tabs>
          <w:tab w:val="num" w:pos="873"/>
        </w:tabs>
        <w:ind w:left="853" w:hanging="340"/>
      </w:pPr>
      <w:rPr>
        <w:rFonts w:ascii="Symbol" w:hAnsi="Symbol" w:hint="default"/>
        <w:color w:val="auto"/>
        <w:sz w:val="22"/>
      </w:rPr>
    </w:lvl>
    <w:lvl w:ilvl="2" w:tentative="1">
      <w:start w:val="1"/>
      <w:numFmt w:val="bullet"/>
      <w:lvlText w:val=""/>
      <w:lvlJc w:val="left"/>
      <w:pPr>
        <w:tabs>
          <w:tab w:val="num" w:pos="1593"/>
        </w:tabs>
        <w:ind w:left="1593" w:hanging="360"/>
      </w:pPr>
      <w:rPr>
        <w:rFonts w:ascii="Wingdings" w:hAnsi="Wingdings" w:hint="default"/>
      </w:rPr>
    </w:lvl>
    <w:lvl w:ilvl="3" w:tentative="1">
      <w:start w:val="1"/>
      <w:numFmt w:val="bullet"/>
      <w:lvlText w:val=""/>
      <w:lvlJc w:val="left"/>
      <w:pPr>
        <w:tabs>
          <w:tab w:val="num" w:pos="2313"/>
        </w:tabs>
        <w:ind w:left="2313" w:hanging="360"/>
      </w:pPr>
      <w:rPr>
        <w:rFonts w:ascii="Symbol" w:hAnsi="Symbol" w:hint="default"/>
      </w:rPr>
    </w:lvl>
    <w:lvl w:ilvl="4" w:tentative="1">
      <w:start w:val="1"/>
      <w:numFmt w:val="bullet"/>
      <w:lvlText w:val="o"/>
      <w:lvlJc w:val="left"/>
      <w:pPr>
        <w:tabs>
          <w:tab w:val="num" w:pos="3033"/>
        </w:tabs>
        <w:ind w:left="3033" w:hanging="360"/>
      </w:pPr>
      <w:rPr>
        <w:rFonts w:ascii="Courier New" w:hAnsi="Courier New" w:hint="default"/>
      </w:rPr>
    </w:lvl>
    <w:lvl w:ilvl="5" w:tentative="1">
      <w:start w:val="1"/>
      <w:numFmt w:val="bullet"/>
      <w:lvlText w:val=""/>
      <w:lvlJc w:val="left"/>
      <w:pPr>
        <w:tabs>
          <w:tab w:val="num" w:pos="3753"/>
        </w:tabs>
        <w:ind w:left="3753" w:hanging="360"/>
      </w:pPr>
      <w:rPr>
        <w:rFonts w:ascii="Wingdings" w:hAnsi="Wingdings" w:hint="default"/>
      </w:rPr>
    </w:lvl>
    <w:lvl w:ilvl="6" w:tentative="1">
      <w:start w:val="1"/>
      <w:numFmt w:val="bullet"/>
      <w:lvlText w:val=""/>
      <w:lvlJc w:val="left"/>
      <w:pPr>
        <w:tabs>
          <w:tab w:val="num" w:pos="4473"/>
        </w:tabs>
        <w:ind w:left="4473" w:hanging="360"/>
      </w:pPr>
      <w:rPr>
        <w:rFonts w:ascii="Symbol" w:hAnsi="Symbol" w:hint="default"/>
      </w:rPr>
    </w:lvl>
    <w:lvl w:ilvl="7" w:tentative="1">
      <w:start w:val="1"/>
      <w:numFmt w:val="bullet"/>
      <w:lvlText w:val="o"/>
      <w:lvlJc w:val="left"/>
      <w:pPr>
        <w:tabs>
          <w:tab w:val="num" w:pos="5193"/>
        </w:tabs>
        <w:ind w:left="5193" w:hanging="360"/>
      </w:pPr>
      <w:rPr>
        <w:rFonts w:ascii="Courier New" w:hAnsi="Courier New" w:hint="default"/>
      </w:rPr>
    </w:lvl>
    <w:lvl w:ilvl="8" w:tentative="1">
      <w:start w:val="1"/>
      <w:numFmt w:val="bullet"/>
      <w:lvlText w:val=""/>
      <w:lvlJc w:val="left"/>
      <w:pPr>
        <w:tabs>
          <w:tab w:val="num" w:pos="5913"/>
        </w:tabs>
        <w:ind w:left="5913" w:hanging="360"/>
      </w:pPr>
      <w:rPr>
        <w:rFonts w:ascii="Wingdings" w:hAnsi="Wingdings" w:hint="default"/>
      </w:rPr>
    </w:lvl>
  </w:abstractNum>
  <w:abstractNum w:abstractNumId="268">
    <w:nsid w:val="13D3342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9">
    <w:nsid w:val="13DF7FB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70">
    <w:nsid w:val="1405364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71">
    <w:nsid w:val="1405470C"/>
    <w:multiLevelType w:val="singleLevel"/>
    <w:tmpl w:val="D5C20846"/>
    <w:lvl w:ilvl="0">
      <w:start w:val="1"/>
      <w:numFmt w:val="decimal"/>
      <w:lvlText w:val="%1."/>
      <w:lvlJc w:val="left"/>
      <w:pPr>
        <w:tabs>
          <w:tab w:val="num" w:pos="720"/>
        </w:tabs>
        <w:ind w:left="720" w:hanging="720"/>
      </w:pPr>
      <w:rPr>
        <w:rFonts w:cs="Times New Roman" w:hint="default"/>
      </w:rPr>
    </w:lvl>
  </w:abstractNum>
  <w:abstractNum w:abstractNumId="272">
    <w:nsid w:val="141178DF"/>
    <w:multiLevelType w:val="multilevel"/>
    <w:tmpl w:val="C9BE1F8E"/>
    <w:lvl w:ilvl="0">
      <w:start w:val="1"/>
      <w:numFmt w:val="bullet"/>
      <w:lvlText w:val=""/>
      <w:lvlJc w:val="left"/>
      <w:pPr>
        <w:tabs>
          <w:tab w:val="num" w:pos="420"/>
        </w:tabs>
        <w:ind w:left="420" w:hanging="360"/>
      </w:pPr>
      <w:rPr>
        <w:rFonts w:ascii="Wingdings" w:eastAsia="Times New Roman" w:hAnsi="Wingdings" w:hint="default"/>
      </w:rPr>
    </w:lvl>
    <w:lvl w:ilvl="1" w:tentative="1">
      <w:start w:val="1"/>
      <w:numFmt w:val="bullet"/>
      <w:lvlText w:val="o"/>
      <w:lvlJc w:val="left"/>
      <w:pPr>
        <w:tabs>
          <w:tab w:val="num" w:pos="1500"/>
        </w:tabs>
        <w:ind w:left="1500" w:hanging="360"/>
      </w:pPr>
      <w:rPr>
        <w:rFonts w:ascii="Courier New" w:hAnsi="Courier New"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273">
    <w:nsid w:val="143A3953"/>
    <w:multiLevelType w:val="multilevel"/>
    <w:tmpl w:val="C08AFA44"/>
    <w:lvl w:ilvl="0">
      <w:start w:val="1"/>
      <w:numFmt w:val="decimal"/>
      <w:lvlText w:val="%1."/>
      <w:lvlJc w:val="left"/>
      <w:pPr>
        <w:tabs>
          <w:tab w:val="num" w:pos="360"/>
        </w:tabs>
        <w:ind w:left="340" w:hanging="34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74">
    <w:nsid w:val="14537046"/>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275">
    <w:nsid w:val="145F24D7"/>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276">
    <w:nsid w:val="14AF203C"/>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277">
    <w:nsid w:val="14B6453F"/>
    <w:multiLevelType w:val="multilevel"/>
    <w:tmpl w:val="8146CAB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8">
    <w:nsid w:val="14B76C7F"/>
    <w:multiLevelType w:val="multilevel"/>
    <w:tmpl w:val="0E54ED56"/>
    <w:lvl w:ilvl="0">
      <w:start w:val="1"/>
      <w:numFmt w:val="bullet"/>
      <w:lvlText w:val="-"/>
      <w:lvlJc w:val="left"/>
      <w:pPr>
        <w:tabs>
          <w:tab w:val="num" w:pos="927"/>
        </w:tabs>
        <w:ind w:left="907" w:hanging="340"/>
      </w:pPr>
      <w:rPr>
        <w:rFonts w:hAnsi="Courier New" w:hint="default"/>
      </w:rPr>
    </w:lvl>
    <w:lvl w:ilvl="1">
      <w:start w:val="1"/>
      <w:numFmt w:val="bullet"/>
      <w:lvlText w:val=""/>
      <w:lvlJc w:val="left"/>
      <w:pPr>
        <w:tabs>
          <w:tab w:val="num" w:pos="1440"/>
        </w:tabs>
        <w:ind w:left="1420" w:hanging="340"/>
      </w:pPr>
      <w:rPr>
        <w:rFonts w:ascii="Symbol" w:hAnsi="Symbol" w:hint="default"/>
        <w:color w:val="auto"/>
        <w:sz w:val="22"/>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9">
    <w:nsid w:val="14B92174"/>
    <w:multiLevelType w:val="multilevel"/>
    <w:tmpl w:val="14F41ED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0">
    <w:nsid w:val="14D1472E"/>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281">
    <w:nsid w:val="14DB5174"/>
    <w:multiLevelType w:val="multilevel"/>
    <w:tmpl w:val="C8200870"/>
    <w:lvl w:ilvl="0">
      <w:numFmt w:val="bullet"/>
      <w:lvlText w:val="-"/>
      <w:lvlJc w:val="left"/>
      <w:pPr>
        <w:tabs>
          <w:tab w:val="num" w:pos="720"/>
        </w:tabs>
        <w:ind w:left="720" w:hanging="360"/>
      </w:pPr>
      <w:rPr>
        <w:rFonts w:ascii="Times New Roman" w:eastAsia="BatangChe" w:hAnsi="Times New Roman" w:hint="default"/>
      </w:rPr>
    </w:lvl>
    <w:lvl w:ilvl="1" w:tentative="1">
      <w:start w:val="1"/>
      <w:numFmt w:val="bullet"/>
      <w:lvlText w:val=""/>
      <w:lvlJc w:val="left"/>
      <w:pPr>
        <w:tabs>
          <w:tab w:val="num" w:pos="1160"/>
        </w:tabs>
        <w:ind w:left="1160" w:hanging="400"/>
      </w:pPr>
      <w:rPr>
        <w:rFonts w:ascii="Wingdings" w:hAnsi="Wingdings" w:hint="default"/>
      </w:rPr>
    </w:lvl>
    <w:lvl w:ilvl="2" w:tentative="1">
      <w:start w:val="1"/>
      <w:numFmt w:val="bullet"/>
      <w:lvlText w:val=""/>
      <w:lvlJc w:val="left"/>
      <w:pPr>
        <w:tabs>
          <w:tab w:val="num" w:pos="1560"/>
        </w:tabs>
        <w:ind w:left="1560" w:hanging="400"/>
      </w:pPr>
      <w:rPr>
        <w:rFonts w:ascii="Wingdings" w:hAnsi="Wingdings" w:hint="default"/>
      </w:rPr>
    </w:lvl>
    <w:lvl w:ilvl="3" w:tentative="1">
      <w:start w:val="1"/>
      <w:numFmt w:val="bullet"/>
      <w:lvlText w:val=""/>
      <w:lvlJc w:val="left"/>
      <w:pPr>
        <w:tabs>
          <w:tab w:val="num" w:pos="1960"/>
        </w:tabs>
        <w:ind w:left="1960" w:hanging="400"/>
      </w:pPr>
      <w:rPr>
        <w:rFonts w:ascii="Wingdings" w:hAnsi="Wingdings" w:hint="default"/>
      </w:rPr>
    </w:lvl>
    <w:lvl w:ilvl="4" w:tentative="1">
      <w:start w:val="1"/>
      <w:numFmt w:val="bullet"/>
      <w:lvlText w:val=""/>
      <w:lvlJc w:val="left"/>
      <w:pPr>
        <w:tabs>
          <w:tab w:val="num" w:pos="2360"/>
        </w:tabs>
        <w:ind w:left="2360" w:hanging="400"/>
      </w:pPr>
      <w:rPr>
        <w:rFonts w:ascii="Wingdings" w:hAnsi="Wingdings" w:hint="default"/>
      </w:rPr>
    </w:lvl>
    <w:lvl w:ilvl="5" w:tentative="1">
      <w:start w:val="1"/>
      <w:numFmt w:val="bullet"/>
      <w:lvlText w:val=""/>
      <w:lvlJc w:val="left"/>
      <w:pPr>
        <w:tabs>
          <w:tab w:val="num" w:pos="2760"/>
        </w:tabs>
        <w:ind w:left="2760" w:hanging="400"/>
      </w:pPr>
      <w:rPr>
        <w:rFonts w:ascii="Wingdings" w:hAnsi="Wingdings" w:hint="default"/>
      </w:rPr>
    </w:lvl>
    <w:lvl w:ilvl="6" w:tentative="1">
      <w:start w:val="1"/>
      <w:numFmt w:val="bullet"/>
      <w:lvlText w:val=""/>
      <w:lvlJc w:val="left"/>
      <w:pPr>
        <w:tabs>
          <w:tab w:val="num" w:pos="3160"/>
        </w:tabs>
        <w:ind w:left="3160" w:hanging="400"/>
      </w:pPr>
      <w:rPr>
        <w:rFonts w:ascii="Wingdings" w:hAnsi="Wingdings" w:hint="default"/>
      </w:rPr>
    </w:lvl>
    <w:lvl w:ilvl="7" w:tentative="1">
      <w:start w:val="1"/>
      <w:numFmt w:val="bullet"/>
      <w:lvlText w:val=""/>
      <w:lvlJc w:val="left"/>
      <w:pPr>
        <w:tabs>
          <w:tab w:val="num" w:pos="3560"/>
        </w:tabs>
        <w:ind w:left="3560" w:hanging="400"/>
      </w:pPr>
      <w:rPr>
        <w:rFonts w:ascii="Wingdings" w:hAnsi="Wingdings" w:hint="default"/>
      </w:rPr>
    </w:lvl>
    <w:lvl w:ilvl="8" w:tentative="1">
      <w:start w:val="1"/>
      <w:numFmt w:val="bullet"/>
      <w:lvlText w:val=""/>
      <w:lvlJc w:val="left"/>
      <w:pPr>
        <w:tabs>
          <w:tab w:val="num" w:pos="3960"/>
        </w:tabs>
        <w:ind w:left="3960" w:hanging="400"/>
      </w:pPr>
      <w:rPr>
        <w:rFonts w:ascii="Wingdings" w:hAnsi="Wingdings" w:hint="default"/>
      </w:rPr>
    </w:lvl>
  </w:abstractNum>
  <w:abstractNum w:abstractNumId="282">
    <w:nsid w:val="14E372E5"/>
    <w:multiLevelType w:val="multilevel"/>
    <w:tmpl w:val="A1A4794E"/>
    <w:lvl w:ilvl="0">
      <w:start w:val="1"/>
      <w:numFmt w:val="bullet"/>
      <w:lvlText w:val=""/>
      <w:lvlJc w:val="left"/>
      <w:pPr>
        <w:tabs>
          <w:tab w:val="num" w:pos="360"/>
        </w:tabs>
        <w:ind w:left="360" w:hanging="360"/>
      </w:pPr>
      <w:rPr>
        <w:rFonts w:ascii="Symbol" w:hAnsi="Symbol" w:hint="default"/>
        <w:sz w:val="18"/>
      </w:rPr>
    </w:lvl>
    <w:lvl w:ilvl="1">
      <w:numFmt w:val="bullet"/>
      <w:lvlText w:val="-"/>
      <w:lvlJc w:val="left"/>
      <w:pPr>
        <w:tabs>
          <w:tab w:val="num" w:pos="1077"/>
        </w:tabs>
        <w:ind w:left="1077" w:hanging="397"/>
      </w:pPr>
      <w:rPr>
        <w:rFonts w:ascii="Book Antiqua" w:hAnsi="Book Antiqua"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3">
    <w:nsid w:val="150F256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84">
    <w:nsid w:val="15290775"/>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285">
    <w:nsid w:val="154C4ABF"/>
    <w:multiLevelType w:val="singleLevel"/>
    <w:tmpl w:val="86B20484"/>
    <w:lvl w:ilvl="0">
      <w:numFmt w:val="bullet"/>
      <w:lvlText w:val="-"/>
      <w:lvlJc w:val="left"/>
      <w:pPr>
        <w:tabs>
          <w:tab w:val="num" w:pos="360"/>
        </w:tabs>
        <w:ind w:left="360" w:hanging="360"/>
      </w:pPr>
      <w:rPr>
        <w:rFonts w:ascii="Times New Roman" w:hAnsi="Times New Roman" w:hint="default"/>
      </w:rPr>
    </w:lvl>
  </w:abstractNum>
  <w:abstractNum w:abstractNumId="286">
    <w:nsid w:val="15575A08"/>
    <w:multiLevelType w:val="multilevel"/>
    <w:tmpl w:val="4FFCDE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7">
    <w:nsid w:val="155D4C17"/>
    <w:multiLevelType w:val="multilevel"/>
    <w:tmpl w:val="972E282E"/>
    <w:lvl w:ilvl="0">
      <w:start w:val="1"/>
      <w:numFmt w:val="lowerLetter"/>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288">
    <w:nsid w:val="1575522F"/>
    <w:multiLevelType w:val="multilevel"/>
    <w:tmpl w:val="03E6D94A"/>
    <w:lvl w:ilvl="0">
      <w:start w:val="12"/>
      <w:numFmt w:val="bullet"/>
      <w:lvlText w:val=""/>
      <w:lvlJc w:val="left"/>
      <w:pPr>
        <w:tabs>
          <w:tab w:val="num" w:pos="360"/>
        </w:tabs>
        <w:ind w:left="340" w:hanging="340"/>
      </w:pPr>
      <w:rPr>
        <w:rFonts w:ascii="Wingdings" w:hAnsi="Wingdings" w:hint="default"/>
        <w:sz w:val="12"/>
      </w:rPr>
    </w:lvl>
    <w:lvl w:ilvl="1">
      <w:start w:val="12"/>
      <w:numFmt w:val="bullet"/>
      <w:lvlText w:val=""/>
      <w:lvlJc w:val="left"/>
      <w:pPr>
        <w:tabs>
          <w:tab w:val="num" w:pos="1080"/>
        </w:tabs>
        <w:ind w:left="1060" w:hanging="340"/>
      </w:pPr>
      <w:rPr>
        <w:rFonts w:ascii="Wingdings" w:hAnsi="Wingdings" w:hint="default"/>
        <w:sz w:val="12"/>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289">
    <w:nsid w:val="158E2498"/>
    <w:multiLevelType w:val="multilevel"/>
    <w:tmpl w:val="12CA4150"/>
    <w:lvl w:ilvl="0">
      <w:start w:val="1"/>
      <w:numFmt w:val="bullet"/>
      <w:lvlText w:val="-"/>
      <w:lvlJc w:val="left"/>
      <w:pPr>
        <w:tabs>
          <w:tab w:val="num" w:pos="927"/>
        </w:tabs>
        <w:ind w:left="907" w:hanging="340"/>
      </w:pPr>
      <w:rPr>
        <w:rFonts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0">
    <w:nsid w:val="15970374"/>
    <w:multiLevelType w:val="multilevel"/>
    <w:tmpl w:val="5330DD6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1">
    <w:nsid w:val="159C44A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292">
    <w:nsid w:val="15AC2283"/>
    <w:multiLevelType w:val="multilevel"/>
    <w:tmpl w:val="7EC0243C"/>
    <w:lvl w:ilvl="0">
      <w:start w:val="1"/>
      <w:numFmt w:val="bullet"/>
      <w:lvlText w:val=""/>
      <w:lvlJc w:val="left"/>
      <w:pPr>
        <w:tabs>
          <w:tab w:val="num" w:pos="360"/>
        </w:tabs>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3">
    <w:nsid w:val="15AE6C02"/>
    <w:multiLevelType w:val="multilevel"/>
    <w:tmpl w:val="CA383BA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4">
    <w:nsid w:val="15B27A38"/>
    <w:multiLevelType w:val="multilevel"/>
    <w:tmpl w:val="14E62A1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5">
    <w:nsid w:val="15DD7CE0"/>
    <w:multiLevelType w:val="multilevel"/>
    <w:tmpl w:val="BF9C43D8"/>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96">
    <w:nsid w:val="15E3613A"/>
    <w:multiLevelType w:val="multilevel"/>
    <w:tmpl w:val="AD3427E6"/>
    <w:lvl w:ilvl="0">
      <w:start w:val="1"/>
      <w:numFmt w:val="decimal"/>
      <w:lvlText w:val="%1."/>
      <w:lvlJc w:val="left"/>
      <w:pPr>
        <w:tabs>
          <w:tab w:val="num" w:pos="1154"/>
        </w:tabs>
        <w:ind w:left="1154" w:hanging="360"/>
      </w:pPr>
      <w:rPr>
        <w:rFonts w:cs="Times New Roman"/>
      </w:rPr>
    </w:lvl>
    <w:lvl w:ilvl="1">
      <w:start w:val="1"/>
      <w:numFmt w:val="bullet"/>
      <w:lvlText w:val="o"/>
      <w:lvlJc w:val="left"/>
      <w:pPr>
        <w:tabs>
          <w:tab w:val="num" w:pos="1837"/>
        </w:tabs>
        <w:ind w:left="1837" w:hanging="360"/>
      </w:pPr>
      <w:rPr>
        <w:rFonts w:ascii="Courier New" w:hAnsi="Courier New" w:hint="default"/>
      </w:rPr>
    </w:lvl>
    <w:lvl w:ilvl="2" w:tentative="1">
      <w:start w:val="1"/>
      <w:numFmt w:val="bullet"/>
      <w:lvlText w:val=""/>
      <w:lvlJc w:val="left"/>
      <w:pPr>
        <w:tabs>
          <w:tab w:val="num" w:pos="2557"/>
        </w:tabs>
        <w:ind w:left="2557" w:hanging="360"/>
      </w:pPr>
      <w:rPr>
        <w:rFonts w:ascii="Wingdings" w:hAnsi="Wingdings" w:hint="default"/>
      </w:rPr>
    </w:lvl>
    <w:lvl w:ilvl="3" w:tentative="1">
      <w:start w:val="1"/>
      <w:numFmt w:val="bullet"/>
      <w:lvlText w:val=""/>
      <w:lvlJc w:val="left"/>
      <w:pPr>
        <w:tabs>
          <w:tab w:val="num" w:pos="3277"/>
        </w:tabs>
        <w:ind w:left="3277" w:hanging="360"/>
      </w:pPr>
      <w:rPr>
        <w:rFonts w:ascii="Symbol" w:hAnsi="Symbol" w:hint="default"/>
      </w:rPr>
    </w:lvl>
    <w:lvl w:ilvl="4" w:tentative="1">
      <w:start w:val="1"/>
      <w:numFmt w:val="bullet"/>
      <w:lvlText w:val="o"/>
      <w:lvlJc w:val="left"/>
      <w:pPr>
        <w:tabs>
          <w:tab w:val="num" w:pos="3997"/>
        </w:tabs>
        <w:ind w:left="3997" w:hanging="360"/>
      </w:pPr>
      <w:rPr>
        <w:rFonts w:ascii="Courier New" w:hAnsi="Courier New" w:hint="default"/>
      </w:rPr>
    </w:lvl>
    <w:lvl w:ilvl="5" w:tentative="1">
      <w:start w:val="1"/>
      <w:numFmt w:val="bullet"/>
      <w:lvlText w:val=""/>
      <w:lvlJc w:val="left"/>
      <w:pPr>
        <w:tabs>
          <w:tab w:val="num" w:pos="4717"/>
        </w:tabs>
        <w:ind w:left="4717" w:hanging="360"/>
      </w:pPr>
      <w:rPr>
        <w:rFonts w:ascii="Wingdings" w:hAnsi="Wingdings" w:hint="default"/>
      </w:rPr>
    </w:lvl>
    <w:lvl w:ilvl="6" w:tentative="1">
      <w:start w:val="1"/>
      <w:numFmt w:val="bullet"/>
      <w:lvlText w:val=""/>
      <w:lvlJc w:val="left"/>
      <w:pPr>
        <w:tabs>
          <w:tab w:val="num" w:pos="5437"/>
        </w:tabs>
        <w:ind w:left="5437" w:hanging="360"/>
      </w:pPr>
      <w:rPr>
        <w:rFonts w:ascii="Symbol" w:hAnsi="Symbol" w:hint="default"/>
      </w:rPr>
    </w:lvl>
    <w:lvl w:ilvl="7" w:tentative="1">
      <w:start w:val="1"/>
      <w:numFmt w:val="bullet"/>
      <w:lvlText w:val="o"/>
      <w:lvlJc w:val="left"/>
      <w:pPr>
        <w:tabs>
          <w:tab w:val="num" w:pos="6157"/>
        </w:tabs>
        <w:ind w:left="6157" w:hanging="360"/>
      </w:pPr>
      <w:rPr>
        <w:rFonts w:ascii="Courier New" w:hAnsi="Courier New" w:hint="default"/>
      </w:rPr>
    </w:lvl>
    <w:lvl w:ilvl="8" w:tentative="1">
      <w:start w:val="1"/>
      <w:numFmt w:val="bullet"/>
      <w:lvlText w:val=""/>
      <w:lvlJc w:val="left"/>
      <w:pPr>
        <w:tabs>
          <w:tab w:val="num" w:pos="6877"/>
        </w:tabs>
        <w:ind w:left="6877" w:hanging="360"/>
      </w:pPr>
      <w:rPr>
        <w:rFonts w:ascii="Wingdings" w:hAnsi="Wingdings" w:hint="default"/>
      </w:rPr>
    </w:lvl>
  </w:abstractNum>
  <w:abstractNum w:abstractNumId="297">
    <w:nsid w:val="15F470BB"/>
    <w:multiLevelType w:val="multilevel"/>
    <w:tmpl w:val="24DA013E"/>
    <w:lvl w:ilvl="0">
      <w:start w:val="12"/>
      <w:numFmt w:val="bullet"/>
      <w:lvlText w:val="-"/>
      <w:lvlJc w:val="left"/>
      <w:pPr>
        <w:tabs>
          <w:tab w:val="num" w:pos="644"/>
        </w:tabs>
        <w:ind w:left="644" w:hanging="360"/>
      </w:pPr>
      <w:rPr>
        <w:rFonts w:ascii="Times New Roman" w:eastAsia="MS Mincho" w:hAnsi="Times New Roman" w:hint="default"/>
      </w:rPr>
    </w:lvl>
    <w:lvl w:ilvl="1" w:tentative="1">
      <w:start w:val="1"/>
      <w:numFmt w:val="bullet"/>
      <w:lvlText w:val=""/>
      <w:lvlJc w:val="left"/>
      <w:pPr>
        <w:tabs>
          <w:tab w:val="num" w:pos="1124"/>
        </w:tabs>
        <w:ind w:left="1124" w:hanging="420"/>
      </w:pPr>
      <w:rPr>
        <w:rFonts w:ascii="Wingdings" w:hAnsi="Wingdings" w:hint="default"/>
      </w:rPr>
    </w:lvl>
    <w:lvl w:ilvl="2" w:tentative="1">
      <w:start w:val="1"/>
      <w:numFmt w:val="bullet"/>
      <w:lvlText w:val=""/>
      <w:lvlJc w:val="left"/>
      <w:pPr>
        <w:tabs>
          <w:tab w:val="num" w:pos="1544"/>
        </w:tabs>
        <w:ind w:left="1544" w:hanging="420"/>
      </w:pPr>
      <w:rPr>
        <w:rFonts w:ascii="Wingdings" w:hAnsi="Wingdings" w:hint="default"/>
      </w:rPr>
    </w:lvl>
    <w:lvl w:ilvl="3" w:tentative="1">
      <w:start w:val="1"/>
      <w:numFmt w:val="bullet"/>
      <w:lvlText w:val=""/>
      <w:lvlJc w:val="left"/>
      <w:pPr>
        <w:tabs>
          <w:tab w:val="num" w:pos="1964"/>
        </w:tabs>
        <w:ind w:left="1964" w:hanging="420"/>
      </w:pPr>
      <w:rPr>
        <w:rFonts w:ascii="Wingdings" w:hAnsi="Wingdings" w:hint="default"/>
      </w:rPr>
    </w:lvl>
    <w:lvl w:ilvl="4" w:tentative="1">
      <w:start w:val="1"/>
      <w:numFmt w:val="bullet"/>
      <w:lvlText w:val=""/>
      <w:lvlJc w:val="left"/>
      <w:pPr>
        <w:tabs>
          <w:tab w:val="num" w:pos="2384"/>
        </w:tabs>
        <w:ind w:left="2384" w:hanging="420"/>
      </w:pPr>
      <w:rPr>
        <w:rFonts w:ascii="Wingdings" w:hAnsi="Wingdings" w:hint="default"/>
      </w:rPr>
    </w:lvl>
    <w:lvl w:ilvl="5" w:tentative="1">
      <w:start w:val="1"/>
      <w:numFmt w:val="bullet"/>
      <w:lvlText w:val=""/>
      <w:lvlJc w:val="left"/>
      <w:pPr>
        <w:tabs>
          <w:tab w:val="num" w:pos="2804"/>
        </w:tabs>
        <w:ind w:left="2804" w:hanging="420"/>
      </w:pPr>
      <w:rPr>
        <w:rFonts w:ascii="Wingdings" w:hAnsi="Wingdings" w:hint="default"/>
      </w:rPr>
    </w:lvl>
    <w:lvl w:ilvl="6" w:tentative="1">
      <w:start w:val="1"/>
      <w:numFmt w:val="bullet"/>
      <w:lvlText w:val=""/>
      <w:lvlJc w:val="left"/>
      <w:pPr>
        <w:tabs>
          <w:tab w:val="num" w:pos="3224"/>
        </w:tabs>
        <w:ind w:left="3224" w:hanging="420"/>
      </w:pPr>
      <w:rPr>
        <w:rFonts w:ascii="Wingdings" w:hAnsi="Wingdings" w:hint="default"/>
      </w:rPr>
    </w:lvl>
    <w:lvl w:ilvl="7" w:tentative="1">
      <w:start w:val="1"/>
      <w:numFmt w:val="bullet"/>
      <w:lvlText w:val=""/>
      <w:lvlJc w:val="left"/>
      <w:pPr>
        <w:tabs>
          <w:tab w:val="num" w:pos="3644"/>
        </w:tabs>
        <w:ind w:left="3644" w:hanging="420"/>
      </w:pPr>
      <w:rPr>
        <w:rFonts w:ascii="Wingdings" w:hAnsi="Wingdings" w:hint="default"/>
      </w:rPr>
    </w:lvl>
    <w:lvl w:ilvl="8" w:tentative="1">
      <w:start w:val="1"/>
      <w:numFmt w:val="bullet"/>
      <w:lvlText w:val=""/>
      <w:lvlJc w:val="left"/>
      <w:pPr>
        <w:tabs>
          <w:tab w:val="num" w:pos="4064"/>
        </w:tabs>
        <w:ind w:left="4064" w:hanging="420"/>
      </w:pPr>
      <w:rPr>
        <w:rFonts w:ascii="Wingdings" w:hAnsi="Wingdings" w:hint="default"/>
      </w:rPr>
    </w:lvl>
  </w:abstractNum>
  <w:abstractNum w:abstractNumId="298">
    <w:nsid w:val="1615572D"/>
    <w:multiLevelType w:val="multilevel"/>
    <w:tmpl w:val="B1DA8CE2"/>
    <w:lvl w:ilvl="0">
      <w:start w:val="9"/>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99">
    <w:nsid w:val="163477AC"/>
    <w:multiLevelType w:val="multilevel"/>
    <w:tmpl w:val="AA2A81FC"/>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300">
    <w:nsid w:val="165568F4"/>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301">
    <w:nsid w:val="165A3A7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02">
    <w:nsid w:val="166718E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03">
    <w:nsid w:val="16991F4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04">
    <w:nsid w:val="16A14359"/>
    <w:multiLevelType w:val="singleLevel"/>
    <w:tmpl w:val="EE9C5B98"/>
    <w:lvl w:ilvl="0">
      <w:start w:val="6"/>
      <w:numFmt w:val="decimal"/>
      <w:lvlText w:val="%1"/>
      <w:legacy w:legacy="1" w:legacySpace="0" w:legacyIndent="1140"/>
      <w:lvlJc w:val="left"/>
      <w:pPr>
        <w:ind w:left="1140" w:hanging="1140"/>
      </w:pPr>
      <w:rPr>
        <w:rFonts w:cs="Times New Roman"/>
      </w:rPr>
    </w:lvl>
  </w:abstractNum>
  <w:abstractNum w:abstractNumId="305">
    <w:nsid w:val="16B019C2"/>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306">
    <w:nsid w:val="16B7121D"/>
    <w:multiLevelType w:val="multilevel"/>
    <w:tmpl w:val="A17A493E"/>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307">
    <w:nsid w:val="16BD0171"/>
    <w:multiLevelType w:val="multilevel"/>
    <w:tmpl w:val="ED7AE018"/>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308">
    <w:nsid w:val="16C83024"/>
    <w:multiLevelType w:val="multilevel"/>
    <w:tmpl w:val="271CE30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09">
    <w:nsid w:val="16F32AEF"/>
    <w:multiLevelType w:val="multilevel"/>
    <w:tmpl w:val="371ECBD0"/>
    <w:lvl w:ilvl="0">
      <w:start w:val="1"/>
      <w:numFmt w:val="bullet"/>
      <w:lvlText w:val=""/>
      <w:lvlJc w:val="left"/>
      <w:pPr>
        <w:tabs>
          <w:tab w:val="num" w:pos="1080"/>
        </w:tabs>
        <w:ind w:left="1080" w:hanging="360"/>
      </w:pPr>
      <w:rPr>
        <w:rFonts w:ascii="Wingdings" w:hAnsi="Wingdings" w:hint="default"/>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310">
    <w:nsid w:val="16FF717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11">
    <w:nsid w:val="17083E5C"/>
    <w:multiLevelType w:val="singleLevel"/>
    <w:tmpl w:val="39FE25AA"/>
    <w:lvl w:ilvl="0">
      <w:start w:val="1"/>
      <w:numFmt w:val="decimal"/>
      <w:lvlText w:val="%1)"/>
      <w:legacy w:legacy="1" w:legacySpace="0" w:legacyIndent="360"/>
      <w:lvlJc w:val="left"/>
      <w:pPr>
        <w:ind w:left="360" w:hanging="360"/>
      </w:pPr>
      <w:rPr>
        <w:rFonts w:cs="Times New Roman"/>
      </w:rPr>
    </w:lvl>
  </w:abstractNum>
  <w:abstractNum w:abstractNumId="312">
    <w:nsid w:val="17362A31"/>
    <w:multiLevelType w:val="multilevel"/>
    <w:tmpl w:val="B6F2E736"/>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3">
    <w:nsid w:val="176B1B6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4">
    <w:nsid w:val="176D62F0"/>
    <w:multiLevelType w:val="singleLevel"/>
    <w:tmpl w:val="ABB499CA"/>
    <w:lvl w:ilvl="0">
      <w:start w:val="1"/>
      <w:numFmt w:val="bullet"/>
      <w:lvlText w:val=""/>
      <w:lvlJc w:val="left"/>
      <w:pPr>
        <w:tabs>
          <w:tab w:val="num" w:pos="360"/>
        </w:tabs>
        <w:ind w:left="360" w:hanging="360"/>
      </w:pPr>
      <w:rPr>
        <w:rFonts w:ascii="Wingdings" w:hAnsi="Wingdings" w:hint="default"/>
        <w:sz w:val="16"/>
      </w:rPr>
    </w:lvl>
  </w:abstractNum>
  <w:abstractNum w:abstractNumId="315">
    <w:nsid w:val="17747A50"/>
    <w:multiLevelType w:val="multilevel"/>
    <w:tmpl w:val="5282CE04"/>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6">
    <w:nsid w:val="177928E6"/>
    <w:multiLevelType w:val="multilevel"/>
    <w:tmpl w:val="E2C07088"/>
    <w:lvl w:ilvl="0">
      <w:start w:val="7"/>
      <w:numFmt w:val="bullet"/>
      <w:lvlText w:val="-"/>
      <w:lvlJc w:val="left"/>
      <w:pPr>
        <w:tabs>
          <w:tab w:val="num" w:pos="360"/>
        </w:tabs>
        <w:ind w:left="360" w:hanging="360"/>
      </w:pPr>
      <w:rPr>
        <w:rFonts w:ascii="Times New Roman" w:eastAsia="MS Mincho" w:hAnsi="Times New Roman" w:hint="default"/>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17">
    <w:nsid w:val="17821187"/>
    <w:multiLevelType w:val="multilevel"/>
    <w:tmpl w:val="CD280CF6"/>
    <w:lvl w:ilvl="0">
      <w:start w:val="1"/>
      <w:numFmt w:val="decimal"/>
      <w:lvlText w:val="Annex %1."/>
      <w:lvlJc w:val="left"/>
      <w:pPr>
        <w:tabs>
          <w:tab w:val="num" w:pos="1440"/>
        </w:tabs>
        <w:ind w:left="360" w:hanging="360"/>
      </w:pPr>
      <w:rPr>
        <w:rFonts w:cs="Times New Roman"/>
      </w:rPr>
    </w:lvl>
    <w:lvl w:ilvl="1">
      <w:start w:val="1"/>
      <w:numFmt w:val="decimal"/>
      <w:lvlText w:val="A %1.%2."/>
      <w:lvlJc w:val="left"/>
      <w:pPr>
        <w:tabs>
          <w:tab w:val="num" w:pos="1440"/>
        </w:tabs>
        <w:ind w:left="792" w:hanging="432"/>
      </w:pPr>
      <w:rPr>
        <w:rFonts w:cs="Times New Roman"/>
      </w:rPr>
    </w:lvl>
    <w:lvl w:ilvl="2">
      <w:start w:val="1"/>
      <w:numFmt w:val="decimal"/>
      <w:lvlText w:val="A %1.%2.%3."/>
      <w:lvlJc w:val="left"/>
      <w:pPr>
        <w:tabs>
          <w:tab w:val="num" w:pos="2160"/>
        </w:tabs>
        <w:ind w:left="1224" w:hanging="504"/>
      </w:pPr>
      <w:rPr>
        <w:rFonts w:cs="Times New Roman"/>
      </w:rPr>
    </w:lvl>
    <w:lvl w:ilvl="3">
      <w:start w:val="1"/>
      <w:numFmt w:val="decimal"/>
      <w:lvlText w:val="A %1.%2.%3.%4."/>
      <w:lvlJc w:val="left"/>
      <w:pPr>
        <w:tabs>
          <w:tab w:val="num" w:pos="252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8">
    <w:nsid w:val="1790121F"/>
    <w:multiLevelType w:val="multilevel"/>
    <w:tmpl w:val="CC4CFB6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9">
    <w:nsid w:val="17943A9B"/>
    <w:multiLevelType w:val="singleLevel"/>
    <w:tmpl w:val="D71E4760"/>
    <w:lvl w:ilvl="0">
      <w:start w:val="1"/>
      <w:numFmt w:val="bullet"/>
      <w:lvlText w:val=""/>
      <w:lvlJc w:val="left"/>
      <w:pPr>
        <w:tabs>
          <w:tab w:val="num" w:pos="360"/>
        </w:tabs>
        <w:ind w:left="360" w:hanging="360"/>
      </w:pPr>
      <w:rPr>
        <w:rFonts w:ascii="Wingdings" w:hAnsi="Wingdings" w:hint="default"/>
      </w:rPr>
    </w:lvl>
  </w:abstractNum>
  <w:abstractNum w:abstractNumId="320">
    <w:nsid w:val="17BD6DAC"/>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321">
    <w:nsid w:val="17C233F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22">
    <w:nsid w:val="17F014E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23">
    <w:nsid w:val="1803665B"/>
    <w:multiLevelType w:val="multilevel"/>
    <w:tmpl w:val="18BAF8E8"/>
    <w:lvl w:ilvl="0">
      <w:start w:val="1"/>
      <w:numFmt w:val="bullet"/>
      <w:lvlText w:val=""/>
      <w:lvlJc w:val="left"/>
      <w:pPr>
        <w:tabs>
          <w:tab w:val="num" w:pos="643"/>
        </w:tabs>
        <w:ind w:left="624" w:hanging="341"/>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4">
    <w:nsid w:val="180416AB"/>
    <w:multiLevelType w:val="singleLevel"/>
    <w:tmpl w:val="C2DAD0EC"/>
    <w:lvl w:ilvl="0">
      <w:numFmt w:val="bullet"/>
      <w:lvlText w:val="-"/>
      <w:lvlJc w:val="left"/>
      <w:pPr>
        <w:tabs>
          <w:tab w:val="num" w:pos="644"/>
        </w:tabs>
        <w:ind w:left="644" w:hanging="360"/>
      </w:pPr>
      <w:rPr>
        <w:rFonts w:hint="default"/>
      </w:rPr>
    </w:lvl>
  </w:abstractNum>
  <w:abstractNum w:abstractNumId="325">
    <w:nsid w:val="180A78FB"/>
    <w:multiLevelType w:val="multilevel"/>
    <w:tmpl w:val="29ECD10E"/>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26">
    <w:nsid w:val="18133843"/>
    <w:multiLevelType w:val="multilevel"/>
    <w:tmpl w:val="2006CDA4"/>
    <w:lvl w:ilvl="0">
      <w:start w:val="2"/>
      <w:numFmt w:val="bullet"/>
      <w:lvlText w:val=""/>
      <w:lvlJc w:val="left"/>
      <w:pPr>
        <w:tabs>
          <w:tab w:val="num" w:pos="360"/>
        </w:tabs>
        <w:ind w:left="357" w:hanging="357"/>
      </w:pPr>
      <w:rPr>
        <w:rFonts w:ascii="Symbol" w:hAnsi="Symbol" w:hint="default"/>
        <w:sz w:val="16"/>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327">
    <w:nsid w:val="18146FFB"/>
    <w:multiLevelType w:val="multilevel"/>
    <w:tmpl w:val="8DA2F70E"/>
    <w:lvl w:ilvl="0">
      <w:start w:val="1"/>
      <w:numFmt w:val="bullet"/>
      <w:lvlText w:val=""/>
      <w:lvlJc w:val="left"/>
      <w:pPr>
        <w:tabs>
          <w:tab w:val="num" w:pos="360"/>
        </w:tabs>
      </w:pPr>
      <w:rPr>
        <w:rFonts w:ascii="Wingdings" w:hAnsi="Wingdings"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8">
    <w:nsid w:val="184A10BD"/>
    <w:multiLevelType w:val="multilevel"/>
    <w:tmpl w:val="A67C5146"/>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29">
    <w:nsid w:val="184C4274"/>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330">
    <w:nsid w:val="185A722D"/>
    <w:multiLevelType w:val="multilevel"/>
    <w:tmpl w:val="CC7413F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1">
    <w:nsid w:val="186F1F59"/>
    <w:multiLevelType w:val="multilevel"/>
    <w:tmpl w:val="C3A4E3B6"/>
    <w:lvl w:ilvl="0">
      <w:start w:val="1"/>
      <w:numFmt w:val="lowerRoman"/>
      <w:lvlText w:val="%1."/>
      <w:lvlJc w:val="right"/>
      <w:pPr>
        <w:tabs>
          <w:tab w:val="num" w:pos="1514"/>
        </w:tabs>
        <w:ind w:left="1514" w:hanging="357"/>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32">
    <w:nsid w:val="1873260E"/>
    <w:multiLevelType w:val="singleLevel"/>
    <w:tmpl w:val="B7DE3C7E"/>
    <w:lvl w:ilvl="0">
      <w:numFmt w:val="bullet"/>
      <w:lvlText w:val="-"/>
      <w:lvlJc w:val="left"/>
      <w:pPr>
        <w:tabs>
          <w:tab w:val="num" w:pos="360"/>
        </w:tabs>
        <w:ind w:left="360" w:hanging="360"/>
      </w:pPr>
      <w:rPr>
        <w:rFonts w:hint="default"/>
      </w:rPr>
    </w:lvl>
  </w:abstractNum>
  <w:abstractNum w:abstractNumId="333">
    <w:nsid w:val="18745139"/>
    <w:multiLevelType w:val="multilevel"/>
    <w:tmpl w:val="875E942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4">
    <w:nsid w:val="187F043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5">
    <w:nsid w:val="188E2913"/>
    <w:multiLevelType w:val="singleLevel"/>
    <w:tmpl w:val="DCA66BB4"/>
    <w:lvl w:ilvl="0">
      <w:numFmt w:val="bullet"/>
      <w:lvlText w:val="-"/>
      <w:lvlJc w:val="left"/>
      <w:pPr>
        <w:tabs>
          <w:tab w:val="num" w:pos="927"/>
        </w:tabs>
        <w:ind w:left="927" w:hanging="360"/>
      </w:pPr>
      <w:rPr>
        <w:rFonts w:hint="default"/>
      </w:rPr>
    </w:lvl>
  </w:abstractNum>
  <w:abstractNum w:abstractNumId="336">
    <w:nsid w:val="18965884"/>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337">
    <w:nsid w:val="189B2B40"/>
    <w:multiLevelType w:val="singleLevel"/>
    <w:tmpl w:val="A4087416"/>
    <w:lvl w:ilvl="0">
      <w:start w:val="1"/>
      <w:numFmt w:val="bullet"/>
      <w:lvlText w:val="­"/>
      <w:legacy w:legacy="1" w:legacySpace="0" w:legacyIndent="360"/>
      <w:lvlJc w:val="left"/>
      <w:pPr>
        <w:ind w:left="360" w:hanging="360"/>
      </w:pPr>
      <w:rPr>
        <w:rFonts w:ascii="Helvetica" w:hAnsi="Helvetica" w:hint="default"/>
      </w:rPr>
    </w:lvl>
  </w:abstractNum>
  <w:abstractNum w:abstractNumId="338">
    <w:nsid w:val="18A060FC"/>
    <w:multiLevelType w:val="multilevel"/>
    <w:tmpl w:val="7DA49F5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9">
    <w:nsid w:val="18A7765D"/>
    <w:multiLevelType w:val="multilevel"/>
    <w:tmpl w:val="3D16D8F4"/>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0">
    <w:nsid w:val="18B0510A"/>
    <w:multiLevelType w:val="multilevel"/>
    <w:tmpl w:val="B2448454"/>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341">
    <w:nsid w:val="18F80A63"/>
    <w:multiLevelType w:val="multilevel"/>
    <w:tmpl w:val="66820EFA"/>
    <w:lvl w:ilvl="0">
      <w:start w:val="1"/>
      <w:numFmt w:val="bullet"/>
      <w:lvlText w:val=""/>
      <w:lvlJc w:val="left"/>
      <w:pPr>
        <w:tabs>
          <w:tab w:val="num" w:pos="927"/>
        </w:tabs>
        <w:ind w:left="927" w:hanging="397"/>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2">
    <w:nsid w:val="18FC3561"/>
    <w:multiLevelType w:val="multilevel"/>
    <w:tmpl w:val="56EAA70C"/>
    <w:lvl w:ilvl="0">
      <w:start w:val="1"/>
      <w:numFmt w:val="bullet"/>
      <w:lvlText w:val=""/>
      <w:lvlJc w:val="left"/>
      <w:pPr>
        <w:tabs>
          <w:tab w:val="num" w:pos="1080"/>
        </w:tabs>
        <w:ind w:left="1080" w:hanging="360"/>
      </w:pPr>
      <w:rPr>
        <w:rFonts w:ascii="Wingdings" w:hAnsi="Wingdings"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43">
    <w:nsid w:val="18FE7A40"/>
    <w:multiLevelType w:val="multilevel"/>
    <w:tmpl w:val="7A36D4B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4">
    <w:nsid w:val="19020565"/>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345">
    <w:nsid w:val="19033CC9"/>
    <w:multiLevelType w:val="multilevel"/>
    <w:tmpl w:val="6A2C7D3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6">
    <w:nsid w:val="19092105"/>
    <w:multiLevelType w:val="multilevel"/>
    <w:tmpl w:val="F20A08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47">
    <w:nsid w:val="190F0B99"/>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348">
    <w:nsid w:val="19174300"/>
    <w:multiLevelType w:val="multilevel"/>
    <w:tmpl w:val="3FFABD4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49">
    <w:nsid w:val="193718E1"/>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350">
    <w:nsid w:val="193A030A"/>
    <w:multiLevelType w:val="multilevel"/>
    <w:tmpl w:val="0706E3A8"/>
    <w:lvl w:ilvl="0">
      <w:start w:val="1"/>
      <w:numFmt w:val="bullet"/>
      <w:lvlText w:val=""/>
      <w:lvlJc w:val="left"/>
      <w:pPr>
        <w:tabs>
          <w:tab w:val="num" w:pos="1003"/>
        </w:tabs>
        <w:ind w:left="1003" w:hanging="360"/>
      </w:pPr>
      <w:rPr>
        <w:rFonts w:ascii="Symbol" w:hAnsi="Symbol" w:hint="default"/>
      </w:rPr>
    </w:lvl>
    <w:lvl w:ilvl="1">
      <w:start w:val="1"/>
      <w:numFmt w:val="lowerLetter"/>
      <w:lvlText w:val="%2."/>
      <w:lvlJc w:val="left"/>
      <w:pPr>
        <w:tabs>
          <w:tab w:val="num" w:pos="2083"/>
        </w:tabs>
        <w:ind w:left="2083" w:hanging="360"/>
      </w:pPr>
      <w:rPr>
        <w:rFonts w:cs="Times New Roman"/>
      </w:rPr>
    </w:lvl>
    <w:lvl w:ilvl="2">
      <w:start w:val="1"/>
      <w:numFmt w:val="lowerRoman"/>
      <w:lvlText w:val="%3."/>
      <w:lvlJc w:val="right"/>
      <w:pPr>
        <w:tabs>
          <w:tab w:val="num" w:pos="2803"/>
        </w:tabs>
        <w:ind w:left="2803" w:hanging="180"/>
      </w:pPr>
      <w:rPr>
        <w:rFonts w:cs="Times New Roman"/>
      </w:rPr>
    </w:lvl>
    <w:lvl w:ilvl="3" w:tentative="1">
      <w:start w:val="1"/>
      <w:numFmt w:val="decimal"/>
      <w:lvlText w:val="%4."/>
      <w:lvlJc w:val="left"/>
      <w:pPr>
        <w:tabs>
          <w:tab w:val="num" w:pos="3523"/>
        </w:tabs>
        <w:ind w:left="3523" w:hanging="360"/>
      </w:pPr>
      <w:rPr>
        <w:rFonts w:cs="Times New Roman"/>
      </w:rPr>
    </w:lvl>
    <w:lvl w:ilvl="4" w:tentative="1">
      <w:start w:val="1"/>
      <w:numFmt w:val="lowerLetter"/>
      <w:lvlText w:val="%5."/>
      <w:lvlJc w:val="left"/>
      <w:pPr>
        <w:tabs>
          <w:tab w:val="num" w:pos="4243"/>
        </w:tabs>
        <w:ind w:left="4243" w:hanging="360"/>
      </w:pPr>
      <w:rPr>
        <w:rFonts w:cs="Times New Roman"/>
      </w:rPr>
    </w:lvl>
    <w:lvl w:ilvl="5" w:tentative="1">
      <w:start w:val="1"/>
      <w:numFmt w:val="lowerRoman"/>
      <w:lvlText w:val="%6."/>
      <w:lvlJc w:val="right"/>
      <w:pPr>
        <w:tabs>
          <w:tab w:val="num" w:pos="4963"/>
        </w:tabs>
        <w:ind w:left="4963" w:hanging="180"/>
      </w:pPr>
      <w:rPr>
        <w:rFonts w:cs="Times New Roman"/>
      </w:rPr>
    </w:lvl>
    <w:lvl w:ilvl="6" w:tentative="1">
      <w:start w:val="1"/>
      <w:numFmt w:val="decimal"/>
      <w:lvlText w:val="%7."/>
      <w:lvlJc w:val="left"/>
      <w:pPr>
        <w:tabs>
          <w:tab w:val="num" w:pos="5683"/>
        </w:tabs>
        <w:ind w:left="5683" w:hanging="360"/>
      </w:pPr>
      <w:rPr>
        <w:rFonts w:cs="Times New Roman"/>
      </w:rPr>
    </w:lvl>
    <w:lvl w:ilvl="7" w:tentative="1">
      <w:start w:val="1"/>
      <w:numFmt w:val="lowerLetter"/>
      <w:lvlText w:val="%8."/>
      <w:lvlJc w:val="left"/>
      <w:pPr>
        <w:tabs>
          <w:tab w:val="num" w:pos="6403"/>
        </w:tabs>
        <w:ind w:left="6403" w:hanging="360"/>
      </w:pPr>
      <w:rPr>
        <w:rFonts w:cs="Times New Roman"/>
      </w:rPr>
    </w:lvl>
    <w:lvl w:ilvl="8" w:tentative="1">
      <w:start w:val="1"/>
      <w:numFmt w:val="lowerRoman"/>
      <w:lvlText w:val="%9."/>
      <w:lvlJc w:val="right"/>
      <w:pPr>
        <w:tabs>
          <w:tab w:val="num" w:pos="7123"/>
        </w:tabs>
        <w:ind w:left="7123" w:hanging="180"/>
      </w:pPr>
      <w:rPr>
        <w:rFonts w:cs="Times New Roman"/>
      </w:rPr>
    </w:lvl>
  </w:abstractNum>
  <w:abstractNum w:abstractNumId="351">
    <w:nsid w:val="193E1276"/>
    <w:multiLevelType w:val="multilevel"/>
    <w:tmpl w:val="F79A89E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2">
    <w:nsid w:val="19493A32"/>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53">
    <w:nsid w:val="194F23FD"/>
    <w:multiLevelType w:val="multilevel"/>
    <w:tmpl w:val="B1BE47D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4">
    <w:nsid w:val="198F3493"/>
    <w:multiLevelType w:val="multilevel"/>
    <w:tmpl w:val="2F7292F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5">
    <w:nsid w:val="19A91F88"/>
    <w:multiLevelType w:val="multilevel"/>
    <w:tmpl w:val="BF2801F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6">
    <w:nsid w:val="19B43687"/>
    <w:multiLevelType w:val="multilevel"/>
    <w:tmpl w:val="428A044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7">
    <w:nsid w:val="19CB46AD"/>
    <w:multiLevelType w:val="singleLevel"/>
    <w:tmpl w:val="5B94A3FA"/>
    <w:lvl w:ilvl="0">
      <w:numFmt w:val="bullet"/>
      <w:lvlText w:val="-"/>
      <w:lvlJc w:val="left"/>
      <w:pPr>
        <w:tabs>
          <w:tab w:val="num" w:pos="720"/>
        </w:tabs>
        <w:ind w:left="720" w:hanging="720"/>
      </w:pPr>
      <w:rPr>
        <w:rFonts w:hint="default"/>
      </w:rPr>
    </w:lvl>
  </w:abstractNum>
  <w:abstractNum w:abstractNumId="358">
    <w:nsid w:val="19D81893"/>
    <w:multiLevelType w:val="multilevel"/>
    <w:tmpl w:val="E176F07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9">
    <w:nsid w:val="19F050E3"/>
    <w:multiLevelType w:val="multilevel"/>
    <w:tmpl w:val="9494725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0">
    <w:nsid w:val="19F5054E"/>
    <w:multiLevelType w:val="multilevel"/>
    <w:tmpl w:val="B7221268"/>
    <w:lvl w:ilvl="0">
      <w:start w:val="1"/>
      <w:numFmt w:val="decimal"/>
      <w:lvlText w:val="Annex %1."/>
      <w:lvlJc w:val="left"/>
      <w:pPr>
        <w:tabs>
          <w:tab w:val="num" w:pos="1440"/>
        </w:tabs>
        <w:ind w:left="360" w:hanging="360"/>
      </w:pPr>
      <w:rPr>
        <w:rFonts w:cs="Times New Roman"/>
      </w:rPr>
    </w:lvl>
    <w:lvl w:ilvl="1">
      <w:start w:val="1"/>
      <w:numFmt w:val="decimal"/>
      <w:lvlText w:val="A %1.%2."/>
      <w:lvlJc w:val="left"/>
      <w:pPr>
        <w:tabs>
          <w:tab w:val="num" w:pos="1440"/>
        </w:tabs>
        <w:ind w:left="792" w:hanging="432"/>
      </w:pPr>
      <w:rPr>
        <w:rFonts w:cs="Times New Roman"/>
      </w:rPr>
    </w:lvl>
    <w:lvl w:ilvl="2">
      <w:start w:val="1"/>
      <w:numFmt w:val="decimal"/>
      <w:lvlText w:val="A %1.%2.%3."/>
      <w:lvlJc w:val="left"/>
      <w:pPr>
        <w:tabs>
          <w:tab w:val="num" w:pos="2160"/>
        </w:tabs>
        <w:ind w:left="1224" w:hanging="504"/>
      </w:pPr>
      <w:rPr>
        <w:rFonts w:cs="Times New Roman"/>
      </w:rPr>
    </w:lvl>
    <w:lvl w:ilvl="3">
      <w:start w:val="1"/>
      <w:numFmt w:val="decimal"/>
      <w:lvlText w:val="A %1.%2.%3.%4."/>
      <w:lvlJc w:val="left"/>
      <w:pPr>
        <w:tabs>
          <w:tab w:val="num" w:pos="252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61">
    <w:nsid w:val="19FF7E55"/>
    <w:multiLevelType w:val="multilevel"/>
    <w:tmpl w:val="9BCEB104"/>
    <w:lvl w:ilvl="0">
      <w:start w:val="1"/>
      <w:numFmt w:val="bullet"/>
      <w:lvlText w:val=""/>
      <w:lvlJc w:val="left"/>
      <w:pPr>
        <w:tabs>
          <w:tab w:val="num" w:pos="1004"/>
        </w:tabs>
        <w:ind w:left="1004" w:hanging="360"/>
      </w:pPr>
      <w:rPr>
        <w:rFonts w:ascii="Symbol" w:hAnsi="Symbol" w:hint="default"/>
      </w:rPr>
    </w:lvl>
    <w:lvl w:ilvl="1" w:tentative="1">
      <w:start w:val="1"/>
      <w:numFmt w:val="bullet"/>
      <w:lvlText w:val="o"/>
      <w:lvlJc w:val="left"/>
      <w:pPr>
        <w:tabs>
          <w:tab w:val="num" w:pos="1724"/>
        </w:tabs>
        <w:ind w:left="1724" w:hanging="360"/>
      </w:pPr>
      <w:rPr>
        <w:rFonts w:ascii="Courier New" w:hAnsi="Courier New" w:hint="default"/>
      </w:rPr>
    </w:lvl>
    <w:lvl w:ilvl="2" w:tentative="1">
      <w:start w:val="1"/>
      <w:numFmt w:val="bullet"/>
      <w:lvlText w:val=""/>
      <w:lvlJc w:val="left"/>
      <w:pPr>
        <w:tabs>
          <w:tab w:val="num" w:pos="2444"/>
        </w:tabs>
        <w:ind w:left="2444" w:hanging="360"/>
      </w:pPr>
      <w:rPr>
        <w:rFonts w:ascii="Wingdings" w:hAnsi="Wingdings" w:hint="default"/>
      </w:rPr>
    </w:lvl>
    <w:lvl w:ilvl="3" w:tentative="1">
      <w:start w:val="1"/>
      <w:numFmt w:val="bullet"/>
      <w:lvlText w:val=""/>
      <w:lvlJc w:val="left"/>
      <w:pPr>
        <w:tabs>
          <w:tab w:val="num" w:pos="3164"/>
        </w:tabs>
        <w:ind w:left="3164" w:hanging="360"/>
      </w:pPr>
      <w:rPr>
        <w:rFonts w:ascii="Symbol" w:hAnsi="Symbol" w:hint="default"/>
      </w:rPr>
    </w:lvl>
    <w:lvl w:ilvl="4" w:tentative="1">
      <w:start w:val="1"/>
      <w:numFmt w:val="bullet"/>
      <w:lvlText w:val="o"/>
      <w:lvlJc w:val="left"/>
      <w:pPr>
        <w:tabs>
          <w:tab w:val="num" w:pos="3884"/>
        </w:tabs>
        <w:ind w:left="3884" w:hanging="360"/>
      </w:pPr>
      <w:rPr>
        <w:rFonts w:ascii="Courier New" w:hAnsi="Courier New" w:hint="default"/>
      </w:rPr>
    </w:lvl>
    <w:lvl w:ilvl="5" w:tentative="1">
      <w:start w:val="1"/>
      <w:numFmt w:val="bullet"/>
      <w:lvlText w:val=""/>
      <w:lvlJc w:val="left"/>
      <w:pPr>
        <w:tabs>
          <w:tab w:val="num" w:pos="4604"/>
        </w:tabs>
        <w:ind w:left="4604" w:hanging="360"/>
      </w:pPr>
      <w:rPr>
        <w:rFonts w:ascii="Wingdings" w:hAnsi="Wingdings" w:hint="default"/>
      </w:rPr>
    </w:lvl>
    <w:lvl w:ilvl="6" w:tentative="1">
      <w:start w:val="1"/>
      <w:numFmt w:val="bullet"/>
      <w:lvlText w:val=""/>
      <w:lvlJc w:val="left"/>
      <w:pPr>
        <w:tabs>
          <w:tab w:val="num" w:pos="5324"/>
        </w:tabs>
        <w:ind w:left="5324" w:hanging="360"/>
      </w:pPr>
      <w:rPr>
        <w:rFonts w:ascii="Symbol" w:hAnsi="Symbol" w:hint="default"/>
      </w:rPr>
    </w:lvl>
    <w:lvl w:ilvl="7" w:tentative="1">
      <w:start w:val="1"/>
      <w:numFmt w:val="bullet"/>
      <w:lvlText w:val="o"/>
      <w:lvlJc w:val="left"/>
      <w:pPr>
        <w:tabs>
          <w:tab w:val="num" w:pos="6044"/>
        </w:tabs>
        <w:ind w:left="6044" w:hanging="360"/>
      </w:pPr>
      <w:rPr>
        <w:rFonts w:ascii="Courier New" w:hAnsi="Courier New" w:hint="default"/>
      </w:rPr>
    </w:lvl>
    <w:lvl w:ilvl="8" w:tentative="1">
      <w:start w:val="1"/>
      <w:numFmt w:val="bullet"/>
      <w:lvlText w:val=""/>
      <w:lvlJc w:val="left"/>
      <w:pPr>
        <w:tabs>
          <w:tab w:val="num" w:pos="6764"/>
        </w:tabs>
        <w:ind w:left="6764" w:hanging="360"/>
      </w:pPr>
      <w:rPr>
        <w:rFonts w:ascii="Wingdings" w:hAnsi="Wingdings" w:hint="default"/>
      </w:rPr>
    </w:lvl>
  </w:abstractNum>
  <w:abstractNum w:abstractNumId="362">
    <w:nsid w:val="1A126212"/>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63">
    <w:nsid w:val="1A170B18"/>
    <w:multiLevelType w:val="singleLevel"/>
    <w:tmpl w:val="6CEE611C"/>
    <w:lvl w:ilvl="0">
      <w:start w:val="4"/>
      <w:numFmt w:val="bullet"/>
      <w:lvlText w:val="-"/>
      <w:lvlJc w:val="left"/>
      <w:pPr>
        <w:tabs>
          <w:tab w:val="num" w:pos="644"/>
        </w:tabs>
        <w:ind w:left="644" w:hanging="360"/>
      </w:pPr>
      <w:rPr>
        <w:rFonts w:hint="default"/>
      </w:rPr>
    </w:lvl>
  </w:abstractNum>
  <w:abstractNum w:abstractNumId="364">
    <w:nsid w:val="1A2836EA"/>
    <w:multiLevelType w:val="singleLevel"/>
    <w:tmpl w:val="A3325A00"/>
    <w:lvl w:ilvl="0">
      <w:start w:val="1"/>
      <w:numFmt w:val="bullet"/>
      <w:lvlText w:val=""/>
      <w:lvlJc w:val="left"/>
      <w:pPr>
        <w:tabs>
          <w:tab w:val="num" w:pos="360"/>
        </w:tabs>
        <w:ind w:left="360" w:hanging="360"/>
      </w:pPr>
      <w:rPr>
        <w:rFonts w:ascii="Wingdings" w:hAnsi="Wingdings" w:hint="default"/>
        <w:color w:val="auto"/>
      </w:rPr>
    </w:lvl>
  </w:abstractNum>
  <w:abstractNum w:abstractNumId="365">
    <w:nsid w:val="1A3753C2"/>
    <w:multiLevelType w:val="multilevel"/>
    <w:tmpl w:val="1CB46CF0"/>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6">
    <w:nsid w:val="1A3C2739"/>
    <w:multiLevelType w:val="multilevel"/>
    <w:tmpl w:val="F7E00A3E"/>
    <w:lvl w:ilvl="0">
      <w:start w:val="1"/>
      <w:numFmt w:val="bullet"/>
      <w:lvlText w:val=""/>
      <w:lvlJc w:val="left"/>
      <w:pPr>
        <w:tabs>
          <w:tab w:val="num" w:pos="360"/>
        </w:tabs>
        <w:ind w:left="360" w:hanging="360"/>
      </w:pPr>
      <w:rPr>
        <w:rFonts w:ascii="Symbol" w:hAnsi="Symbol"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color w:val="auto"/>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67">
    <w:nsid w:val="1A4A3837"/>
    <w:multiLevelType w:val="multilevel"/>
    <w:tmpl w:val="5BF0693A"/>
    <w:lvl w:ilvl="0">
      <w:start w:val="1"/>
      <w:numFmt w:val="decimal"/>
      <w:lvlText w:val="%1."/>
      <w:lvlJc w:val="left"/>
      <w:pPr>
        <w:tabs>
          <w:tab w:val="num" w:pos="432"/>
        </w:tabs>
        <w:ind w:left="432" w:hanging="432"/>
      </w:pPr>
      <w:rPr>
        <w:rFonts w:cs="Times New Roman" w:hint="default"/>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68">
    <w:nsid w:val="1A4F031A"/>
    <w:multiLevelType w:val="singleLevel"/>
    <w:tmpl w:val="2DB8584C"/>
    <w:lvl w:ilvl="0">
      <w:start w:val="1"/>
      <w:numFmt w:val="decimal"/>
      <w:lvlText w:val="%1."/>
      <w:lvlJc w:val="left"/>
      <w:pPr>
        <w:tabs>
          <w:tab w:val="num" w:pos="360"/>
        </w:tabs>
        <w:ind w:left="360" w:hanging="360"/>
      </w:pPr>
      <w:rPr>
        <w:rFonts w:cs="Times New Roman"/>
      </w:rPr>
    </w:lvl>
  </w:abstractNum>
  <w:abstractNum w:abstractNumId="369">
    <w:nsid w:val="1A585FF0"/>
    <w:multiLevelType w:val="singleLevel"/>
    <w:tmpl w:val="A3325A00"/>
    <w:lvl w:ilvl="0">
      <w:start w:val="1"/>
      <w:numFmt w:val="bullet"/>
      <w:lvlText w:val=""/>
      <w:lvlJc w:val="left"/>
      <w:pPr>
        <w:tabs>
          <w:tab w:val="num" w:pos="360"/>
        </w:tabs>
        <w:ind w:left="360" w:hanging="360"/>
      </w:pPr>
      <w:rPr>
        <w:rFonts w:ascii="Wingdings" w:hAnsi="Wingdings" w:hint="default"/>
        <w:color w:val="auto"/>
      </w:rPr>
    </w:lvl>
  </w:abstractNum>
  <w:abstractNum w:abstractNumId="370">
    <w:nsid w:val="1A590A05"/>
    <w:multiLevelType w:val="multilevel"/>
    <w:tmpl w:val="4CE2E9DC"/>
    <w:lvl w:ilvl="0">
      <w:numFmt w:val="bullet"/>
      <w:lvlText w:val="-"/>
      <w:lvlJc w:val="left"/>
      <w:pPr>
        <w:tabs>
          <w:tab w:val="num" w:pos="720"/>
        </w:tabs>
        <w:ind w:left="720"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1">
    <w:nsid w:val="1A5E4971"/>
    <w:multiLevelType w:val="multilevel"/>
    <w:tmpl w:val="A23EA1EA"/>
    <w:lvl w:ilvl="0">
      <w:start w:val="10"/>
      <w:numFmt w:val="decimal"/>
      <w:lvlText w:val="%1"/>
      <w:lvlJc w:val="left"/>
      <w:pPr>
        <w:tabs>
          <w:tab w:val="num" w:pos="390"/>
        </w:tabs>
        <w:ind w:left="390" w:hanging="390"/>
      </w:pPr>
      <w:rPr>
        <w:rFonts w:cs="Times New Roman" w:hint="default"/>
      </w:rPr>
    </w:lvl>
    <w:lvl w:ilvl="1">
      <w:start w:val="3"/>
      <w:numFmt w:val="decimal"/>
      <w:isLgl/>
      <w:lvlText w:val="%1.%2"/>
      <w:lvlJc w:val="left"/>
      <w:pPr>
        <w:tabs>
          <w:tab w:val="num" w:pos="795"/>
        </w:tabs>
        <w:ind w:left="795" w:hanging="795"/>
      </w:pPr>
      <w:rPr>
        <w:rFonts w:cs="Times New Roman" w:hint="default"/>
      </w:rPr>
    </w:lvl>
    <w:lvl w:ilvl="2">
      <w:start w:val="2"/>
      <w:numFmt w:val="decimal"/>
      <w:isLgl/>
      <w:lvlText w:val="%1.%2.%3"/>
      <w:lvlJc w:val="left"/>
      <w:pPr>
        <w:tabs>
          <w:tab w:val="num" w:pos="795"/>
        </w:tabs>
        <w:ind w:left="795" w:hanging="795"/>
      </w:pPr>
      <w:rPr>
        <w:rFonts w:cs="Times New Roman" w:hint="default"/>
      </w:rPr>
    </w:lvl>
    <w:lvl w:ilvl="3">
      <w:start w:val="9"/>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440"/>
        </w:tabs>
        <w:ind w:left="1440" w:hanging="144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2160"/>
        </w:tabs>
        <w:ind w:left="2160" w:hanging="216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372">
    <w:nsid w:val="1A6C4A45"/>
    <w:multiLevelType w:val="multilevel"/>
    <w:tmpl w:val="E51850CA"/>
    <w:lvl w:ilvl="0">
      <w:start w:val="1"/>
      <w:numFmt w:val="decimal"/>
      <w:lvlText w:val="%1."/>
      <w:lvlJc w:val="left"/>
      <w:pPr>
        <w:tabs>
          <w:tab w:val="num" w:pos="720"/>
        </w:tabs>
        <w:ind w:left="720" w:hanging="360"/>
      </w:pPr>
      <w:rPr>
        <w:rFonts w:cs="Times New Roman"/>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73">
    <w:nsid w:val="1A7C4966"/>
    <w:multiLevelType w:val="multilevel"/>
    <w:tmpl w:val="CA746D14"/>
    <w:lvl w:ilvl="0">
      <w:start w:val="1"/>
      <w:numFmt w:val="bullet"/>
      <w:lvlText w:val="-"/>
      <w:lvlJc w:val="left"/>
      <w:pPr>
        <w:tabs>
          <w:tab w:val="num" w:pos="794"/>
        </w:tabs>
        <w:ind w:left="794"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4">
    <w:nsid w:val="1AA308EE"/>
    <w:multiLevelType w:val="multilevel"/>
    <w:tmpl w:val="188AB798"/>
    <w:lvl w:ilvl="0">
      <w:start w:val="3"/>
      <w:numFmt w:val="decimal"/>
      <w:lvlText w:val="%1."/>
      <w:lvlJc w:val="left"/>
      <w:pPr>
        <w:tabs>
          <w:tab w:val="num" w:pos="360"/>
        </w:tabs>
        <w:ind w:left="357" w:hanging="357"/>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4"/>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75">
    <w:nsid w:val="1AA72056"/>
    <w:multiLevelType w:val="multilevel"/>
    <w:tmpl w:val="9334D72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76">
    <w:nsid w:val="1AAA2ED0"/>
    <w:multiLevelType w:val="singleLevel"/>
    <w:tmpl w:val="49165F30"/>
    <w:lvl w:ilvl="0">
      <w:start w:val="1"/>
      <w:numFmt w:val="decimal"/>
      <w:lvlText w:val="(%1)"/>
      <w:lvlJc w:val="left"/>
      <w:pPr>
        <w:tabs>
          <w:tab w:val="num" w:pos="705"/>
        </w:tabs>
        <w:ind w:left="705" w:hanging="705"/>
      </w:pPr>
      <w:rPr>
        <w:rFonts w:cs="Times New Roman" w:hint="default"/>
      </w:rPr>
    </w:lvl>
  </w:abstractNum>
  <w:abstractNum w:abstractNumId="377">
    <w:nsid w:val="1AB076DB"/>
    <w:multiLevelType w:val="singleLevel"/>
    <w:tmpl w:val="0908C298"/>
    <w:lvl w:ilvl="0">
      <w:start w:val="2"/>
      <w:numFmt w:val="decimal"/>
      <w:lvlText w:val="%1."/>
      <w:lvlJc w:val="left"/>
      <w:pPr>
        <w:tabs>
          <w:tab w:val="num" w:pos="1211"/>
        </w:tabs>
        <w:ind w:left="1211" w:hanging="360"/>
      </w:pPr>
      <w:rPr>
        <w:rFonts w:cs="Times New Roman" w:hint="default"/>
      </w:rPr>
    </w:lvl>
  </w:abstractNum>
  <w:abstractNum w:abstractNumId="378">
    <w:nsid w:val="1AC95A2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79">
    <w:nsid w:val="1ADD3E0F"/>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380">
    <w:nsid w:val="1ADD4B67"/>
    <w:multiLevelType w:val="multilevel"/>
    <w:tmpl w:val="E8242FF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1">
    <w:nsid w:val="1AEC740D"/>
    <w:multiLevelType w:val="singleLevel"/>
    <w:tmpl w:val="D34237CC"/>
    <w:lvl w:ilvl="0">
      <w:numFmt w:val="bullet"/>
      <w:lvlText w:val="-"/>
      <w:lvlJc w:val="left"/>
      <w:pPr>
        <w:tabs>
          <w:tab w:val="num" w:pos="1068"/>
        </w:tabs>
        <w:ind w:left="1068" w:hanging="360"/>
      </w:pPr>
      <w:rPr>
        <w:rFonts w:hint="default"/>
      </w:rPr>
    </w:lvl>
  </w:abstractNum>
  <w:abstractNum w:abstractNumId="382">
    <w:nsid w:val="1AEE426C"/>
    <w:multiLevelType w:val="multilevel"/>
    <w:tmpl w:val="B1D0037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3">
    <w:nsid w:val="1B025014"/>
    <w:multiLevelType w:val="multilevel"/>
    <w:tmpl w:val="6CA8C3B2"/>
    <w:lvl w:ilvl="0">
      <w:start w:val="1"/>
      <w:numFmt w:val="decimal"/>
      <w:lvlText w:val="%1."/>
      <w:lvlJc w:val="left"/>
      <w:pPr>
        <w:tabs>
          <w:tab w:val="num" w:pos="432"/>
        </w:tabs>
        <w:ind w:left="432" w:hanging="432"/>
      </w:pPr>
      <w:rPr>
        <w:rFonts w:cs="Times New Roman" w:hint="default"/>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84">
    <w:nsid w:val="1B28074E"/>
    <w:multiLevelType w:val="multilevel"/>
    <w:tmpl w:val="A8BA70F0"/>
    <w:lvl w:ilvl="0">
      <w:start w:val="2"/>
      <w:numFmt w:val="decimal"/>
      <w:lvlText w:val="%1"/>
      <w:lvlJc w:val="left"/>
      <w:pPr>
        <w:tabs>
          <w:tab w:val="num" w:pos="432"/>
        </w:tabs>
        <w:ind w:left="432" w:hanging="432"/>
      </w:pPr>
      <w:rPr>
        <w:rFonts w:cs="Times New Roman"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decimal"/>
      <w:lvlText w:val="%1.%2.%3"/>
      <w:lvlJc w:val="left"/>
      <w:pPr>
        <w:tabs>
          <w:tab w:val="num" w:pos="720"/>
        </w:tabs>
        <w:ind w:left="340" w:hanging="340"/>
      </w:pPr>
      <w:rPr>
        <w:rFonts w:cs="Times New Roman" w:hint="default"/>
        <w:color w:val="000000"/>
      </w:rPr>
    </w:lvl>
    <w:lvl w:ilvl="3">
      <w:start w:val="4"/>
      <w:numFmt w:val="decimal"/>
      <w:lvlText w:val="%1.%2.%3.%4"/>
      <w:lvlJc w:val="left"/>
      <w:pPr>
        <w:tabs>
          <w:tab w:val="num" w:pos="1080"/>
        </w:tabs>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85">
    <w:nsid w:val="1B507A2A"/>
    <w:multiLevelType w:val="multilevel"/>
    <w:tmpl w:val="FE42DC88"/>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6">
    <w:nsid w:val="1B584541"/>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387">
    <w:nsid w:val="1B8B5C85"/>
    <w:multiLevelType w:val="multilevel"/>
    <w:tmpl w:val="3CBED7A2"/>
    <w:lvl w:ilvl="0">
      <w:start w:val="1"/>
      <w:numFmt w:val="bullet"/>
      <w:lvlText w:val=""/>
      <w:lvlJc w:val="left"/>
      <w:pPr>
        <w:tabs>
          <w:tab w:val="num" w:pos="397"/>
        </w:tabs>
        <w:ind w:left="397" w:hanging="397"/>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88">
    <w:nsid w:val="1BA96574"/>
    <w:multiLevelType w:val="multilevel"/>
    <w:tmpl w:val="643E018C"/>
    <w:lvl w:ilvl="0">
      <w:start w:val="1"/>
      <w:numFmt w:val="bullet"/>
      <w:lvlText w:val=""/>
      <w:lvlJc w:val="left"/>
      <w:pPr>
        <w:tabs>
          <w:tab w:val="num" w:pos="2197"/>
        </w:tabs>
        <w:ind w:left="2197" w:hanging="360"/>
      </w:pPr>
      <w:rPr>
        <w:rFonts w:ascii="Wingdings" w:hAnsi="Wingdings" w:hint="default"/>
        <w:sz w:val="16"/>
      </w:rPr>
    </w:lvl>
    <w:lvl w:ilvl="1" w:tentative="1">
      <w:start w:val="1"/>
      <w:numFmt w:val="bullet"/>
      <w:lvlText w:val="o"/>
      <w:lvlJc w:val="left"/>
      <w:pPr>
        <w:tabs>
          <w:tab w:val="num" w:pos="3277"/>
        </w:tabs>
        <w:ind w:left="3277" w:hanging="360"/>
      </w:pPr>
      <w:rPr>
        <w:rFonts w:ascii="Courier New" w:hAnsi="Courier New" w:hint="default"/>
      </w:rPr>
    </w:lvl>
    <w:lvl w:ilvl="2" w:tentative="1">
      <w:start w:val="1"/>
      <w:numFmt w:val="bullet"/>
      <w:lvlText w:val=""/>
      <w:lvlJc w:val="left"/>
      <w:pPr>
        <w:tabs>
          <w:tab w:val="num" w:pos="3997"/>
        </w:tabs>
        <w:ind w:left="3997" w:hanging="360"/>
      </w:pPr>
      <w:rPr>
        <w:rFonts w:ascii="Wingdings" w:hAnsi="Wingdings" w:hint="default"/>
      </w:rPr>
    </w:lvl>
    <w:lvl w:ilvl="3" w:tentative="1">
      <w:start w:val="1"/>
      <w:numFmt w:val="bullet"/>
      <w:lvlText w:val=""/>
      <w:lvlJc w:val="left"/>
      <w:pPr>
        <w:tabs>
          <w:tab w:val="num" w:pos="4717"/>
        </w:tabs>
        <w:ind w:left="4717" w:hanging="360"/>
      </w:pPr>
      <w:rPr>
        <w:rFonts w:ascii="Symbol" w:hAnsi="Symbol" w:hint="default"/>
      </w:rPr>
    </w:lvl>
    <w:lvl w:ilvl="4" w:tentative="1">
      <w:start w:val="1"/>
      <w:numFmt w:val="bullet"/>
      <w:lvlText w:val="o"/>
      <w:lvlJc w:val="left"/>
      <w:pPr>
        <w:tabs>
          <w:tab w:val="num" w:pos="5437"/>
        </w:tabs>
        <w:ind w:left="5437" w:hanging="360"/>
      </w:pPr>
      <w:rPr>
        <w:rFonts w:ascii="Courier New" w:hAnsi="Courier New" w:hint="default"/>
      </w:rPr>
    </w:lvl>
    <w:lvl w:ilvl="5" w:tentative="1">
      <w:start w:val="1"/>
      <w:numFmt w:val="bullet"/>
      <w:lvlText w:val=""/>
      <w:lvlJc w:val="left"/>
      <w:pPr>
        <w:tabs>
          <w:tab w:val="num" w:pos="6157"/>
        </w:tabs>
        <w:ind w:left="6157" w:hanging="360"/>
      </w:pPr>
      <w:rPr>
        <w:rFonts w:ascii="Wingdings" w:hAnsi="Wingdings" w:hint="default"/>
      </w:rPr>
    </w:lvl>
    <w:lvl w:ilvl="6" w:tentative="1">
      <w:start w:val="1"/>
      <w:numFmt w:val="bullet"/>
      <w:lvlText w:val=""/>
      <w:lvlJc w:val="left"/>
      <w:pPr>
        <w:tabs>
          <w:tab w:val="num" w:pos="6877"/>
        </w:tabs>
        <w:ind w:left="6877" w:hanging="360"/>
      </w:pPr>
      <w:rPr>
        <w:rFonts w:ascii="Symbol" w:hAnsi="Symbol" w:hint="default"/>
      </w:rPr>
    </w:lvl>
    <w:lvl w:ilvl="7" w:tentative="1">
      <w:start w:val="1"/>
      <w:numFmt w:val="bullet"/>
      <w:lvlText w:val="o"/>
      <w:lvlJc w:val="left"/>
      <w:pPr>
        <w:tabs>
          <w:tab w:val="num" w:pos="7597"/>
        </w:tabs>
        <w:ind w:left="7597" w:hanging="360"/>
      </w:pPr>
      <w:rPr>
        <w:rFonts w:ascii="Courier New" w:hAnsi="Courier New" w:hint="default"/>
      </w:rPr>
    </w:lvl>
    <w:lvl w:ilvl="8" w:tentative="1">
      <w:start w:val="1"/>
      <w:numFmt w:val="bullet"/>
      <w:lvlText w:val=""/>
      <w:lvlJc w:val="left"/>
      <w:pPr>
        <w:tabs>
          <w:tab w:val="num" w:pos="8317"/>
        </w:tabs>
        <w:ind w:left="8317" w:hanging="360"/>
      </w:pPr>
      <w:rPr>
        <w:rFonts w:ascii="Wingdings" w:hAnsi="Wingdings" w:hint="default"/>
      </w:rPr>
    </w:lvl>
  </w:abstractNum>
  <w:abstractNum w:abstractNumId="389">
    <w:nsid w:val="1BBD55D7"/>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390">
    <w:nsid w:val="1BC348B8"/>
    <w:multiLevelType w:val="multilevel"/>
    <w:tmpl w:val="04C2DEE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91">
    <w:nsid w:val="1BD85695"/>
    <w:multiLevelType w:val="multilevel"/>
    <w:tmpl w:val="B7DE6CB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92">
    <w:nsid w:val="1BF3651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93">
    <w:nsid w:val="1C017B4C"/>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394">
    <w:nsid w:val="1C1F02D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395">
    <w:nsid w:val="1C2C0A50"/>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396">
    <w:nsid w:val="1C3A20D6"/>
    <w:multiLevelType w:val="multilevel"/>
    <w:tmpl w:val="E6504E2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97">
    <w:nsid w:val="1C452A33"/>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398">
    <w:nsid w:val="1C494D34"/>
    <w:multiLevelType w:val="multilevel"/>
    <w:tmpl w:val="73AC307C"/>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99">
    <w:nsid w:val="1C55243C"/>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400">
    <w:nsid w:val="1C650731"/>
    <w:multiLevelType w:val="multilevel"/>
    <w:tmpl w:val="376CB5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01">
    <w:nsid w:val="1C90747E"/>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402">
    <w:nsid w:val="1CAB0F98"/>
    <w:multiLevelType w:val="multilevel"/>
    <w:tmpl w:val="F676B0B2"/>
    <w:lvl w:ilvl="0">
      <w:start w:val="1"/>
      <w:numFmt w:val="lowerLetter"/>
      <w:lvlText w:val="%1"/>
      <w:lvlJc w:val="right"/>
      <w:pPr>
        <w:tabs>
          <w:tab w:val="num" w:pos="180"/>
        </w:tabs>
        <w:ind w:left="180" w:hanging="180"/>
      </w:pPr>
      <w:rPr>
        <w:rFonts w:cs="Times New Roman" w:hint="default"/>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403">
    <w:nsid w:val="1CC900C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04">
    <w:nsid w:val="1D1433BF"/>
    <w:multiLevelType w:val="multilevel"/>
    <w:tmpl w:val="C7CC884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05">
    <w:nsid w:val="1D3703B8"/>
    <w:multiLevelType w:val="singleLevel"/>
    <w:tmpl w:val="BCCEDC2E"/>
    <w:lvl w:ilvl="0">
      <w:start w:val="1"/>
      <w:numFmt w:val="decimal"/>
      <w:lvlText w:val="%1)"/>
      <w:legacy w:legacy="1" w:legacySpace="0" w:legacyIndent="644"/>
      <w:lvlJc w:val="left"/>
      <w:pPr>
        <w:ind w:left="928" w:hanging="644"/>
      </w:pPr>
      <w:rPr>
        <w:rFonts w:cs="Times New Roman"/>
      </w:rPr>
    </w:lvl>
  </w:abstractNum>
  <w:abstractNum w:abstractNumId="406">
    <w:nsid w:val="1D533D65"/>
    <w:multiLevelType w:val="singleLevel"/>
    <w:tmpl w:val="39FE25AA"/>
    <w:lvl w:ilvl="0">
      <w:start w:val="1"/>
      <w:numFmt w:val="decimal"/>
      <w:lvlText w:val="%1)"/>
      <w:legacy w:legacy="1" w:legacySpace="0" w:legacyIndent="360"/>
      <w:lvlJc w:val="left"/>
      <w:pPr>
        <w:ind w:left="360" w:hanging="360"/>
      </w:pPr>
      <w:rPr>
        <w:rFonts w:cs="Times New Roman"/>
      </w:rPr>
    </w:lvl>
  </w:abstractNum>
  <w:abstractNum w:abstractNumId="407">
    <w:nsid w:val="1D5D35BA"/>
    <w:multiLevelType w:val="singleLevel"/>
    <w:tmpl w:val="912269BE"/>
    <w:lvl w:ilvl="0">
      <w:start w:val="1"/>
      <w:numFmt w:val="bullet"/>
      <w:lvlText w:val="-"/>
      <w:lvlJc w:val="left"/>
      <w:pPr>
        <w:tabs>
          <w:tab w:val="num" w:pos="360"/>
        </w:tabs>
        <w:ind w:left="360" w:hanging="360"/>
      </w:pPr>
      <w:rPr>
        <w:rFonts w:ascii="Times New Roman" w:hAnsi="Times New Roman" w:hint="default"/>
      </w:rPr>
    </w:lvl>
  </w:abstractNum>
  <w:abstractNum w:abstractNumId="408">
    <w:nsid w:val="1D77145E"/>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409">
    <w:nsid w:val="1D7718D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10">
    <w:nsid w:val="1D7841ED"/>
    <w:multiLevelType w:val="singleLevel"/>
    <w:tmpl w:val="0FD481B0"/>
    <w:lvl w:ilvl="0">
      <w:start w:val="1"/>
      <w:numFmt w:val="bullet"/>
      <w:lvlText w:val=""/>
      <w:lvlJc w:val="left"/>
      <w:pPr>
        <w:tabs>
          <w:tab w:val="num" w:pos="360"/>
        </w:tabs>
        <w:ind w:left="360" w:hanging="360"/>
      </w:pPr>
      <w:rPr>
        <w:rFonts w:ascii="Wingdings" w:hAnsi="Wingdings" w:hint="default"/>
        <w:sz w:val="16"/>
      </w:rPr>
    </w:lvl>
  </w:abstractNum>
  <w:abstractNum w:abstractNumId="411">
    <w:nsid w:val="1D794F3E"/>
    <w:multiLevelType w:val="singleLevel"/>
    <w:tmpl w:val="D34237CC"/>
    <w:lvl w:ilvl="0">
      <w:numFmt w:val="bullet"/>
      <w:lvlText w:val="-"/>
      <w:lvlJc w:val="left"/>
      <w:pPr>
        <w:tabs>
          <w:tab w:val="num" w:pos="1068"/>
        </w:tabs>
        <w:ind w:left="1068" w:hanging="360"/>
      </w:pPr>
      <w:rPr>
        <w:rFonts w:hint="default"/>
      </w:rPr>
    </w:lvl>
  </w:abstractNum>
  <w:abstractNum w:abstractNumId="412">
    <w:nsid w:val="1D823A00"/>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413">
    <w:nsid w:val="1D864A15"/>
    <w:multiLevelType w:val="multilevel"/>
    <w:tmpl w:val="B07874B6"/>
    <w:lvl w:ilvl="0">
      <w:start w:val="1"/>
      <w:numFmt w:val="bullet"/>
      <w:lvlText w:val=""/>
      <w:lvlJc w:val="left"/>
      <w:pPr>
        <w:tabs>
          <w:tab w:val="num" w:pos="820"/>
        </w:tabs>
        <w:ind w:left="820" w:hanging="360"/>
      </w:pPr>
      <w:rPr>
        <w:rFonts w:ascii="Symbol" w:hAnsi="Symbol" w:hint="default"/>
      </w:rPr>
    </w:lvl>
    <w:lvl w:ilvl="1" w:tentative="1">
      <w:start w:val="1"/>
      <w:numFmt w:val="bullet"/>
      <w:lvlText w:val="o"/>
      <w:lvlJc w:val="left"/>
      <w:pPr>
        <w:tabs>
          <w:tab w:val="num" w:pos="1540"/>
        </w:tabs>
        <w:ind w:left="1540" w:hanging="360"/>
      </w:pPr>
      <w:rPr>
        <w:rFonts w:ascii="Courier New" w:hAnsi="Courier New" w:hint="default"/>
      </w:rPr>
    </w:lvl>
    <w:lvl w:ilvl="2" w:tentative="1">
      <w:start w:val="1"/>
      <w:numFmt w:val="bullet"/>
      <w:lvlText w:val=""/>
      <w:lvlJc w:val="left"/>
      <w:pPr>
        <w:tabs>
          <w:tab w:val="num" w:pos="2260"/>
        </w:tabs>
        <w:ind w:left="2260" w:hanging="360"/>
      </w:pPr>
      <w:rPr>
        <w:rFonts w:ascii="Wingdings" w:hAnsi="Wingdings" w:hint="default"/>
      </w:rPr>
    </w:lvl>
    <w:lvl w:ilvl="3" w:tentative="1">
      <w:start w:val="1"/>
      <w:numFmt w:val="bullet"/>
      <w:lvlText w:val=""/>
      <w:lvlJc w:val="left"/>
      <w:pPr>
        <w:tabs>
          <w:tab w:val="num" w:pos="2980"/>
        </w:tabs>
        <w:ind w:left="2980" w:hanging="360"/>
      </w:pPr>
      <w:rPr>
        <w:rFonts w:ascii="Symbol" w:hAnsi="Symbol" w:hint="default"/>
      </w:rPr>
    </w:lvl>
    <w:lvl w:ilvl="4" w:tentative="1">
      <w:start w:val="1"/>
      <w:numFmt w:val="bullet"/>
      <w:lvlText w:val="o"/>
      <w:lvlJc w:val="left"/>
      <w:pPr>
        <w:tabs>
          <w:tab w:val="num" w:pos="3700"/>
        </w:tabs>
        <w:ind w:left="3700" w:hanging="360"/>
      </w:pPr>
      <w:rPr>
        <w:rFonts w:ascii="Courier New" w:hAnsi="Courier New" w:hint="default"/>
      </w:rPr>
    </w:lvl>
    <w:lvl w:ilvl="5" w:tentative="1">
      <w:start w:val="1"/>
      <w:numFmt w:val="bullet"/>
      <w:lvlText w:val=""/>
      <w:lvlJc w:val="left"/>
      <w:pPr>
        <w:tabs>
          <w:tab w:val="num" w:pos="4420"/>
        </w:tabs>
        <w:ind w:left="4420" w:hanging="360"/>
      </w:pPr>
      <w:rPr>
        <w:rFonts w:ascii="Wingdings" w:hAnsi="Wingdings" w:hint="default"/>
      </w:rPr>
    </w:lvl>
    <w:lvl w:ilvl="6" w:tentative="1">
      <w:start w:val="1"/>
      <w:numFmt w:val="bullet"/>
      <w:lvlText w:val=""/>
      <w:lvlJc w:val="left"/>
      <w:pPr>
        <w:tabs>
          <w:tab w:val="num" w:pos="5140"/>
        </w:tabs>
        <w:ind w:left="5140" w:hanging="360"/>
      </w:pPr>
      <w:rPr>
        <w:rFonts w:ascii="Symbol" w:hAnsi="Symbol" w:hint="default"/>
      </w:rPr>
    </w:lvl>
    <w:lvl w:ilvl="7" w:tentative="1">
      <w:start w:val="1"/>
      <w:numFmt w:val="bullet"/>
      <w:lvlText w:val="o"/>
      <w:lvlJc w:val="left"/>
      <w:pPr>
        <w:tabs>
          <w:tab w:val="num" w:pos="5860"/>
        </w:tabs>
        <w:ind w:left="5860" w:hanging="360"/>
      </w:pPr>
      <w:rPr>
        <w:rFonts w:ascii="Courier New" w:hAnsi="Courier New" w:hint="default"/>
      </w:rPr>
    </w:lvl>
    <w:lvl w:ilvl="8" w:tentative="1">
      <w:start w:val="1"/>
      <w:numFmt w:val="bullet"/>
      <w:lvlText w:val=""/>
      <w:lvlJc w:val="left"/>
      <w:pPr>
        <w:tabs>
          <w:tab w:val="num" w:pos="6580"/>
        </w:tabs>
        <w:ind w:left="6580" w:hanging="360"/>
      </w:pPr>
      <w:rPr>
        <w:rFonts w:ascii="Wingdings" w:hAnsi="Wingdings" w:hint="default"/>
      </w:rPr>
    </w:lvl>
  </w:abstractNum>
  <w:abstractNum w:abstractNumId="414">
    <w:nsid w:val="1DAD2929"/>
    <w:multiLevelType w:val="multilevel"/>
    <w:tmpl w:val="7DA49F5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15">
    <w:nsid w:val="1DE518CB"/>
    <w:multiLevelType w:val="multilevel"/>
    <w:tmpl w:val="B01CBD6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16">
    <w:nsid w:val="1DF45ABB"/>
    <w:multiLevelType w:val="multilevel"/>
    <w:tmpl w:val="65C0FCE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417">
    <w:nsid w:val="1DFF7013"/>
    <w:multiLevelType w:val="multilevel"/>
    <w:tmpl w:val="A02C3544"/>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418">
    <w:nsid w:val="1E2B0D22"/>
    <w:multiLevelType w:val="multilevel"/>
    <w:tmpl w:val="7BDACC12"/>
    <w:lvl w:ilvl="0">
      <w:start w:val="1"/>
      <w:numFmt w:val="decimal"/>
      <w:isLgl/>
      <w:lvlText w:val="%1"/>
      <w:lvlJc w:val="left"/>
      <w:pPr>
        <w:tabs>
          <w:tab w:val="num" w:pos="1140"/>
        </w:tabs>
        <w:ind w:left="1140" w:hanging="1140"/>
      </w:pPr>
      <w:rPr>
        <w:rFonts w:cs="Times New Roman"/>
      </w:rPr>
    </w:lvl>
    <w:lvl w:ilvl="1">
      <w:start w:val="1"/>
      <w:numFmt w:val="decimal"/>
      <w:isLgl/>
      <w:lvlText w:val="%1.%2"/>
      <w:lvlJc w:val="left"/>
      <w:pPr>
        <w:tabs>
          <w:tab w:val="num" w:pos="1140"/>
        </w:tabs>
        <w:ind w:left="1140" w:hanging="1140"/>
      </w:pPr>
      <w:rPr>
        <w:rFonts w:cs="Times New Roman"/>
      </w:rPr>
    </w:lvl>
    <w:lvl w:ilvl="2">
      <w:start w:val="1"/>
      <w:numFmt w:val="decimal"/>
      <w:isLgl/>
      <w:lvlText w:val="%1.%2.%3"/>
      <w:lvlJc w:val="left"/>
      <w:pPr>
        <w:tabs>
          <w:tab w:val="num" w:pos="1140"/>
        </w:tabs>
        <w:ind w:left="1140" w:hanging="1140"/>
      </w:pPr>
      <w:rPr>
        <w:rFonts w:cs="Times New Roman"/>
      </w:rPr>
    </w:lvl>
    <w:lvl w:ilvl="3">
      <w:start w:val="1"/>
      <w:numFmt w:val="decimal"/>
      <w:isLgl/>
      <w:lvlText w:val="%1.%2.%3.%4"/>
      <w:lvlJc w:val="left"/>
      <w:pPr>
        <w:tabs>
          <w:tab w:val="num" w:pos="1140"/>
        </w:tabs>
        <w:ind w:left="1140" w:hanging="1140"/>
      </w:pPr>
      <w:rPr>
        <w:rFonts w:cs="Times New Roman"/>
      </w:rPr>
    </w:lvl>
    <w:lvl w:ilvl="4">
      <w:start w:val="1"/>
      <w:numFmt w:val="decimal"/>
      <w:isLgl/>
      <w:lvlText w:val="%1.%2.%3.%4.%5"/>
      <w:lvlJc w:val="left"/>
      <w:pPr>
        <w:tabs>
          <w:tab w:val="num" w:pos="1140"/>
        </w:tabs>
        <w:ind w:left="1140" w:hanging="1140"/>
      </w:pPr>
      <w:rPr>
        <w:rFonts w:cs="Times New Roman"/>
      </w:rPr>
    </w:lvl>
    <w:lvl w:ilvl="5">
      <w:start w:val="1"/>
      <w:numFmt w:val="decimal"/>
      <w:isLgl/>
      <w:lvlText w:val="%1.%2.%3.%4.%5.%6"/>
      <w:lvlJc w:val="left"/>
      <w:pPr>
        <w:tabs>
          <w:tab w:val="num" w:pos="1140"/>
        </w:tabs>
        <w:ind w:left="1140" w:hanging="1140"/>
      </w:pPr>
      <w:rPr>
        <w:rFonts w:cs="Times New Roman"/>
      </w:rPr>
    </w:lvl>
    <w:lvl w:ilvl="6">
      <w:start w:val="1"/>
      <w:numFmt w:val="decimal"/>
      <w:isLgl/>
      <w:lvlText w:val="%1.%2.%3.%4.%5.%6.%7"/>
      <w:lvlJc w:val="left"/>
      <w:pPr>
        <w:tabs>
          <w:tab w:val="num" w:pos="1140"/>
        </w:tabs>
        <w:ind w:left="1140" w:hanging="1140"/>
      </w:pPr>
      <w:rPr>
        <w:rFonts w:cs="Times New Roman"/>
      </w:rPr>
    </w:lvl>
    <w:lvl w:ilvl="7">
      <w:start w:val="1"/>
      <w:numFmt w:val="decimal"/>
      <w:isLgl/>
      <w:lvlText w:val="%1.%2.%3.%4.%5.%6.%7.%8"/>
      <w:lvlJc w:val="left"/>
      <w:pPr>
        <w:tabs>
          <w:tab w:val="num" w:pos="1140"/>
        </w:tabs>
        <w:ind w:left="1140" w:hanging="1140"/>
      </w:pPr>
      <w:rPr>
        <w:rFonts w:cs="Times New Roman"/>
      </w:rPr>
    </w:lvl>
    <w:lvl w:ilvl="8">
      <w:start w:val="1"/>
      <w:numFmt w:val="decimal"/>
      <w:isLgl/>
      <w:lvlText w:val="%1.%2.%3.%4.%5.%6.%7.%8.%9"/>
      <w:lvlJc w:val="left"/>
      <w:pPr>
        <w:tabs>
          <w:tab w:val="num" w:pos="1140"/>
        </w:tabs>
        <w:ind w:left="1140" w:hanging="1140"/>
      </w:pPr>
      <w:rPr>
        <w:rFonts w:cs="Times New Roman"/>
      </w:rPr>
    </w:lvl>
  </w:abstractNum>
  <w:abstractNum w:abstractNumId="419">
    <w:nsid w:val="1E363C45"/>
    <w:multiLevelType w:val="multilevel"/>
    <w:tmpl w:val="AF62E17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0">
    <w:nsid w:val="1E56029A"/>
    <w:multiLevelType w:val="multilevel"/>
    <w:tmpl w:val="E7D215FC"/>
    <w:lvl w:ilvl="0">
      <w:start w:val="1"/>
      <w:numFmt w:val="bullet"/>
      <w:lvlText w:val=""/>
      <w:lvlJc w:val="left"/>
      <w:pPr>
        <w:tabs>
          <w:tab w:val="num" w:pos="780"/>
        </w:tabs>
        <w:ind w:left="780" w:hanging="360"/>
      </w:pPr>
      <w:rPr>
        <w:rFonts w:ascii="Wingdings" w:hAnsi="Wingdings" w:hint="default"/>
      </w:rPr>
    </w:lvl>
    <w:lvl w:ilvl="1" w:tentative="1">
      <w:start w:val="1"/>
      <w:numFmt w:val="bullet"/>
      <w:lvlText w:val="o"/>
      <w:lvlJc w:val="left"/>
      <w:pPr>
        <w:tabs>
          <w:tab w:val="num" w:pos="1500"/>
        </w:tabs>
        <w:ind w:left="1500" w:hanging="360"/>
      </w:pPr>
      <w:rPr>
        <w:rFonts w:ascii="Courier New" w:hAnsi="Courier New"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421">
    <w:nsid w:val="1E6E07F3"/>
    <w:multiLevelType w:val="multilevel"/>
    <w:tmpl w:val="59EE7B90"/>
    <w:lvl w:ilvl="0">
      <w:start w:val="2"/>
      <w:numFmt w:val="decimal"/>
      <w:lvlText w:val="%1"/>
      <w:lvlJc w:val="left"/>
      <w:pPr>
        <w:tabs>
          <w:tab w:val="num" w:pos="1440"/>
        </w:tabs>
        <w:ind w:left="1440" w:hanging="1440"/>
      </w:pPr>
      <w:rPr>
        <w:rFonts w:cs="Times New Roman" w:hint="default"/>
      </w:rPr>
    </w:lvl>
    <w:lvl w:ilvl="1">
      <w:start w:val="3"/>
      <w:numFmt w:val="decimal"/>
      <w:lvlText w:val="%1.%2"/>
      <w:lvlJc w:val="left"/>
      <w:pPr>
        <w:tabs>
          <w:tab w:val="num" w:pos="1440"/>
        </w:tabs>
        <w:ind w:left="1440" w:hanging="1440"/>
      </w:pPr>
      <w:rPr>
        <w:rFonts w:cs="Times New Roman" w:hint="default"/>
      </w:rPr>
    </w:lvl>
    <w:lvl w:ilvl="2">
      <w:start w:val="1"/>
      <w:numFmt w:val="decimal"/>
      <w:lvlText w:val="%1.%2.%3"/>
      <w:lvlJc w:val="left"/>
      <w:pPr>
        <w:tabs>
          <w:tab w:val="num" w:pos="1440"/>
        </w:tabs>
        <w:ind w:left="1440" w:hanging="1440"/>
      </w:pPr>
      <w:rPr>
        <w:rFonts w:cs="Times New Roman" w:hint="default"/>
      </w:rPr>
    </w:lvl>
    <w:lvl w:ilvl="3">
      <w:start w:val="2"/>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22">
    <w:nsid w:val="1E846893"/>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423">
    <w:nsid w:val="1EAC5E62"/>
    <w:multiLevelType w:val="multilevel"/>
    <w:tmpl w:val="8784389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24">
    <w:nsid w:val="1ECD4BA4"/>
    <w:multiLevelType w:val="multilevel"/>
    <w:tmpl w:val="9912D8A2"/>
    <w:lvl w:ilvl="0">
      <w:start w:val="1"/>
      <w:numFmt w:val="decimal"/>
      <w:lvlText w:val="Annex %1."/>
      <w:lvlJc w:val="left"/>
      <w:pPr>
        <w:tabs>
          <w:tab w:val="num" w:pos="1440"/>
        </w:tabs>
        <w:ind w:left="360" w:hanging="360"/>
      </w:pPr>
      <w:rPr>
        <w:rFonts w:cs="Times New Roman"/>
      </w:rPr>
    </w:lvl>
    <w:lvl w:ilvl="1">
      <w:start w:val="1"/>
      <w:numFmt w:val="decimal"/>
      <w:lvlText w:val="A %1.%2."/>
      <w:lvlJc w:val="left"/>
      <w:pPr>
        <w:tabs>
          <w:tab w:val="num" w:pos="1440"/>
        </w:tabs>
        <w:ind w:left="792" w:hanging="432"/>
      </w:pPr>
      <w:rPr>
        <w:rFonts w:cs="Times New Roman"/>
      </w:rPr>
    </w:lvl>
    <w:lvl w:ilvl="2">
      <w:start w:val="1"/>
      <w:numFmt w:val="decimal"/>
      <w:lvlText w:val="A %1.%2.%3."/>
      <w:lvlJc w:val="left"/>
      <w:pPr>
        <w:tabs>
          <w:tab w:val="num" w:pos="216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425">
    <w:nsid w:val="1EEC719B"/>
    <w:multiLevelType w:val="multilevel"/>
    <w:tmpl w:val="DEB8E986"/>
    <w:lvl w:ilvl="0">
      <w:start w:val="1"/>
      <w:numFmt w:val="low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26">
    <w:nsid w:val="1EFB3FE4"/>
    <w:multiLevelType w:val="multilevel"/>
    <w:tmpl w:val="A68CE122"/>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7">
    <w:nsid w:val="1F070455"/>
    <w:multiLevelType w:val="multilevel"/>
    <w:tmpl w:val="DCF2EA6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28">
    <w:nsid w:val="1F0E089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29">
    <w:nsid w:val="1F107000"/>
    <w:multiLevelType w:val="multilevel"/>
    <w:tmpl w:val="2C4A63C6"/>
    <w:lvl w:ilvl="0">
      <w:start w:val="10"/>
      <w:numFmt w:val="decimal"/>
      <w:lvlText w:val="%1"/>
      <w:lvlJc w:val="left"/>
      <w:pPr>
        <w:tabs>
          <w:tab w:val="num" w:pos="390"/>
        </w:tabs>
        <w:ind w:left="390" w:hanging="390"/>
      </w:pPr>
      <w:rPr>
        <w:rFonts w:cs="Times New Roman" w:hint="default"/>
      </w:rPr>
    </w:lvl>
    <w:lvl w:ilvl="1">
      <w:start w:val="2"/>
      <w:numFmt w:val="decimal"/>
      <w:isLgl/>
      <w:lvlText w:val="%1.%2"/>
      <w:lvlJc w:val="left"/>
      <w:pPr>
        <w:tabs>
          <w:tab w:val="num" w:pos="795"/>
        </w:tabs>
        <w:ind w:left="795" w:hanging="795"/>
      </w:pPr>
      <w:rPr>
        <w:rFonts w:cs="Times New Roman" w:hint="default"/>
      </w:rPr>
    </w:lvl>
    <w:lvl w:ilvl="2">
      <w:start w:val="2"/>
      <w:numFmt w:val="decimal"/>
      <w:isLgl/>
      <w:lvlText w:val="%1.%2.%3"/>
      <w:lvlJc w:val="left"/>
      <w:pPr>
        <w:tabs>
          <w:tab w:val="num" w:pos="795"/>
        </w:tabs>
        <w:ind w:left="795" w:hanging="795"/>
      </w:pPr>
      <w:rPr>
        <w:rFonts w:cs="Times New Roman" w:hint="default"/>
      </w:rPr>
    </w:lvl>
    <w:lvl w:ilvl="3">
      <w:start w:val="9"/>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440"/>
        </w:tabs>
        <w:ind w:left="1440" w:hanging="144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2160"/>
        </w:tabs>
        <w:ind w:left="2160" w:hanging="216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430">
    <w:nsid w:val="1F13474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31">
    <w:nsid w:val="1F425A2A"/>
    <w:multiLevelType w:val="multilevel"/>
    <w:tmpl w:val="97F62716"/>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32">
    <w:nsid w:val="1F541973"/>
    <w:multiLevelType w:val="multilevel"/>
    <w:tmpl w:val="75AA54F0"/>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33">
    <w:nsid w:val="1F582BFE"/>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434">
    <w:nsid w:val="1F862053"/>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435">
    <w:nsid w:val="1F867F9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36">
    <w:nsid w:val="1FA94567"/>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437">
    <w:nsid w:val="1FB92E37"/>
    <w:multiLevelType w:val="multilevel"/>
    <w:tmpl w:val="0354F0F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38">
    <w:nsid w:val="1FC61CE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39">
    <w:nsid w:val="1FE131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0">
    <w:nsid w:val="1FE71D18"/>
    <w:multiLevelType w:val="multilevel"/>
    <w:tmpl w:val="A562281E"/>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1">
    <w:nsid w:val="1FE847F6"/>
    <w:multiLevelType w:val="multilevel"/>
    <w:tmpl w:val="F25C60E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442">
    <w:nsid w:val="1FE96DC1"/>
    <w:multiLevelType w:val="singleLevel"/>
    <w:tmpl w:val="B46C44BE"/>
    <w:lvl w:ilvl="0">
      <w:start w:val="1"/>
      <w:numFmt w:val="decimal"/>
      <w:lvlText w:val="%1)"/>
      <w:lvlJc w:val="left"/>
      <w:pPr>
        <w:tabs>
          <w:tab w:val="num" w:pos="225"/>
        </w:tabs>
        <w:ind w:left="225" w:hanging="225"/>
      </w:pPr>
      <w:rPr>
        <w:rFonts w:cs="Times New Roman" w:hint="eastAsia"/>
      </w:rPr>
    </w:lvl>
  </w:abstractNum>
  <w:abstractNum w:abstractNumId="443">
    <w:nsid w:val="1FF373FD"/>
    <w:multiLevelType w:val="singleLevel"/>
    <w:tmpl w:val="C05AD8C2"/>
    <w:lvl w:ilvl="0">
      <w:start w:val="1"/>
      <w:numFmt w:val="lowerLetter"/>
      <w:lvlText w:val="%1)"/>
      <w:legacy w:legacy="1" w:legacySpace="0" w:legacyIndent="283"/>
      <w:lvlJc w:val="left"/>
      <w:pPr>
        <w:ind w:left="567" w:hanging="283"/>
      </w:pPr>
      <w:rPr>
        <w:rFonts w:cs="Times New Roman"/>
      </w:rPr>
    </w:lvl>
  </w:abstractNum>
  <w:abstractNum w:abstractNumId="444">
    <w:nsid w:val="20261B45"/>
    <w:multiLevelType w:val="multilevel"/>
    <w:tmpl w:val="B2448454"/>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445">
    <w:nsid w:val="202B50E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46">
    <w:nsid w:val="204B1875"/>
    <w:multiLevelType w:val="multilevel"/>
    <w:tmpl w:val="28AA876C"/>
    <w:lvl w:ilvl="0">
      <w:start w:val="5"/>
      <w:numFmt w:val="bullet"/>
      <w:lvlText w:val="-"/>
      <w:lvlJc w:val="left"/>
      <w:pPr>
        <w:tabs>
          <w:tab w:val="num" w:pos="700"/>
        </w:tabs>
        <w:ind w:left="700" w:hanging="360"/>
      </w:pPr>
      <w:rPr>
        <w:rFonts w:ascii="Times New Roman" w:eastAsia="Arial Unicode MS" w:hAnsi="Times New Roman" w:hint="default"/>
      </w:rPr>
    </w:lvl>
    <w:lvl w:ilvl="1">
      <w:start w:val="1"/>
      <w:numFmt w:val="bullet"/>
      <w:lvlText w:val="o"/>
      <w:lvlJc w:val="left"/>
      <w:pPr>
        <w:tabs>
          <w:tab w:val="num" w:pos="1420"/>
        </w:tabs>
        <w:ind w:left="1420" w:hanging="360"/>
      </w:pPr>
      <w:rPr>
        <w:rFonts w:ascii="Courier New" w:hAnsi="Courier New" w:hint="default"/>
      </w:rPr>
    </w:lvl>
    <w:lvl w:ilvl="2" w:tentative="1">
      <w:start w:val="1"/>
      <w:numFmt w:val="bullet"/>
      <w:lvlText w:val=""/>
      <w:lvlJc w:val="left"/>
      <w:pPr>
        <w:tabs>
          <w:tab w:val="num" w:pos="2140"/>
        </w:tabs>
        <w:ind w:left="2140" w:hanging="360"/>
      </w:pPr>
      <w:rPr>
        <w:rFonts w:ascii="Wingdings" w:hAnsi="Wingdings" w:hint="default"/>
      </w:rPr>
    </w:lvl>
    <w:lvl w:ilvl="3" w:tentative="1">
      <w:start w:val="1"/>
      <w:numFmt w:val="bullet"/>
      <w:lvlText w:val=""/>
      <w:lvlJc w:val="left"/>
      <w:pPr>
        <w:tabs>
          <w:tab w:val="num" w:pos="2860"/>
        </w:tabs>
        <w:ind w:left="2860" w:hanging="360"/>
      </w:pPr>
      <w:rPr>
        <w:rFonts w:ascii="Symbol" w:hAnsi="Symbol" w:hint="default"/>
      </w:rPr>
    </w:lvl>
    <w:lvl w:ilvl="4" w:tentative="1">
      <w:start w:val="1"/>
      <w:numFmt w:val="bullet"/>
      <w:lvlText w:val="o"/>
      <w:lvlJc w:val="left"/>
      <w:pPr>
        <w:tabs>
          <w:tab w:val="num" w:pos="3580"/>
        </w:tabs>
        <w:ind w:left="3580" w:hanging="360"/>
      </w:pPr>
      <w:rPr>
        <w:rFonts w:ascii="Courier New" w:hAnsi="Courier New" w:hint="default"/>
      </w:rPr>
    </w:lvl>
    <w:lvl w:ilvl="5" w:tentative="1">
      <w:start w:val="1"/>
      <w:numFmt w:val="bullet"/>
      <w:lvlText w:val=""/>
      <w:lvlJc w:val="left"/>
      <w:pPr>
        <w:tabs>
          <w:tab w:val="num" w:pos="4300"/>
        </w:tabs>
        <w:ind w:left="4300" w:hanging="360"/>
      </w:pPr>
      <w:rPr>
        <w:rFonts w:ascii="Wingdings" w:hAnsi="Wingdings" w:hint="default"/>
      </w:rPr>
    </w:lvl>
    <w:lvl w:ilvl="6" w:tentative="1">
      <w:start w:val="1"/>
      <w:numFmt w:val="bullet"/>
      <w:lvlText w:val=""/>
      <w:lvlJc w:val="left"/>
      <w:pPr>
        <w:tabs>
          <w:tab w:val="num" w:pos="5020"/>
        </w:tabs>
        <w:ind w:left="5020" w:hanging="360"/>
      </w:pPr>
      <w:rPr>
        <w:rFonts w:ascii="Symbol" w:hAnsi="Symbol" w:hint="default"/>
      </w:rPr>
    </w:lvl>
    <w:lvl w:ilvl="7" w:tentative="1">
      <w:start w:val="1"/>
      <w:numFmt w:val="bullet"/>
      <w:lvlText w:val="o"/>
      <w:lvlJc w:val="left"/>
      <w:pPr>
        <w:tabs>
          <w:tab w:val="num" w:pos="5740"/>
        </w:tabs>
        <w:ind w:left="5740" w:hanging="360"/>
      </w:pPr>
      <w:rPr>
        <w:rFonts w:ascii="Courier New" w:hAnsi="Courier New" w:hint="default"/>
      </w:rPr>
    </w:lvl>
    <w:lvl w:ilvl="8" w:tentative="1">
      <w:start w:val="1"/>
      <w:numFmt w:val="bullet"/>
      <w:lvlText w:val=""/>
      <w:lvlJc w:val="left"/>
      <w:pPr>
        <w:tabs>
          <w:tab w:val="num" w:pos="6460"/>
        </w:tabs>
        <w:ind w:left="6460" w:hanging="360"/>
      </w:pPr>
      <w:rPr>
        <w:rFonts w:ascii="Wingdings" w:hAnsi="Wingdings" w:hint="default"/>
      </w:rPr>
    </w:lvl>
  </w:abstractNum>
  <w:abstractNum w:abstractNumId="447">
    <w:nsid w:val="205763EC"/>
    <w:multiLevelType w:val="multilevel"/>
    <w:tmpl w:val="45C617A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2"/>
      <w:numFmt w:val="bullet"/>
      <w:lvlText w:val="-"/>
      <w:lvlJc w:val="left"/>
      <w:pPr>
        <w:tabs>
          <w:tab w:val="num" w:pos="1800"/>
        </w:tabs>
        <w:ind w:left="1800" w:hanging="360"/>
      </w:pPr>
      <w:rPr>
        <w:rFonts w:ascii="Times New Roman" w:eastAsia="?? ??" w:hAnsi="Times New Roman"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448">
    <w:nsid w:val="208A0AAC"/>
    <w:multiLevelType w:val="multilevel"/>
    <w:tmpl w:val="4CD03DC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49">
    <w:nsid w:val="20A62EFD"/>
    <w:multiLevelType w:val="multilevel"/>
    <w:tmpl w:val="409AD22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0">
    <w:nsid w:val="20AD4A6C"/>
    <w:multiLevelType w:val="singleLevel"/>
    <w:tmpl w:val="D34237CC"/>
    <w:lvl w:ilvl="0">
      <w:numFmt w:val="bullet"/>
      <w:lvlText w:val="-"/>
      <w:lvlJc w:val="left"/>
      <w:pPr>
        <w:tabs>
          <w:tab w:val="num" w:pos="1068"/>
        </w:tabs>
        <w:ind w:left="1068" w:hanging="360"/>
      </w:pPr>
      <w:rPr>
        <w:rFonts w:hint="default"/>
      </w:rPr>
    </w:lvl>
  </w:abstractNum>
  <w:abstractNum w:abstractNumId="451">
    <w:nsid w:val="20BB704F"/>
    <w:multiLevelType w:val="multilevel"/>
    <w:tmpl w:val="3F286404"/>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452">
    <w:nsid w:val="20E41601"/>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453">
    <w:nsid w:val="21031DA1"/>
    <w:multiLevelType w:val="multilevel"/>
    <w:tmpl w:val="C77678BE"/>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4">
    <w:nsid w:val="21101147"/>
    <w:multiLevelType w:val="multilevel"/>
    <w:tmpl w:val="1FBA65C2"/>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5">
    <w:nsid w:val="212303E3"/>
    <w:multiLevelType w:val="multilevel"/>
    <w:tmpl w:val="945E4FDE"/>
    <w:lvl w:ilvl="0">
      <w:start w:val="1"/>
      <w:numFmt w:val="decimal"/>
      <w:lvlText w:val="%1"/>
      <w:lvlJc w:val="left"/>
      <w:pPr>
        <w:tabs>
          <w:tab w:val="num" w:pos="360"/>
        </w:tabs>
        <w:ind w:left="340" w:hanging="340"/>
      </w:pPr>
      <w:rPr>
        <w:rFonts w:cs="Times New Roman"/>
      </w:rPr>
    </w:lvl>
    <w:lvl w:ilvl="1">
      <w:start w:val="1"/>
      <w:numFmt w:val="decimal"/>
      <w:lvlText w:val="%1.%2"/>
      <w:lvlJc w:val="left"/>
      <w:pPr>
        <w:tabs>
          <w:tab w:val="num" w:pos="720"/>
        </w:tabs>
      </w:pPr>
      <w:rPr>
        <w:rFonts w:cs="Times New Roman"/>
      </w:rPr>
    </w:lvl>
    <w:lvl w:ilvl="2">
      <w:start w:val="1"/>
      <w:numFmt w:val="decimal"/>
      <w:lvlText w:val="%1.%2.%3"/>
      <w:lvlJc w:val="left"/>
      <w:pPr>
        <w:tabs>
          <w:tab w:val="num" w:pos="0"/>
        </w:tabs>
      </w:pPr>
      <w:rPr>
        <w:rFonts w:cs="Times New Roman"/>
      </w:rPr>
    </w:lvl>
    <w:lvl w:ilvl="3">
      <w:start w:val="1"/>
      <w:numFmt w:val="decimal"/>
      <w:lvlText w:val="%1.%2.%3.%4"/>
      <w:lvlJc w:val="left"/>
      <w:pPr>
        <w:tabs>
          <w:tab w:val="num" w:pos="720"/>
        </w:tabs>
      </w:pPr>
      <w:rPr>
        <w:rFonts w:cs="Times New Roman"/>
        <w:sz w:val="22"/>
      </w:rPr>
    </w:lvl>
    <w:lvl w:ilvl="4">
      <w:start w:val="1"/>
      <w:numFmt w:val="decimal"/>
      <w:lvlText w:val="%1.%2.%3.%4.%5"/>
      <w:lvlJc w:val="left"/>
      <w:pPr>
        <w:tabs>
          <w:tab w:val="num" w:pos="1080"/>
        </w:tabs>
      </w:pPr>
      <w:rPr>
        <w:rFonts w:cs="Times New Roman"/>
        <w:sz w:val="20"/>
      </w:rPr>
    </w:lvl>
    <w:lvl w:ilvl="5">
      <w:start w:val="1"/>
      <w:numFmt w:val="decimal"/>
      <w:lvlText w:val="%1.%2.%3.%4.%5.%6"/>
      <w:lvlJc w:val="left"/>
      <w:pPr>
        <w:tabs>
          <w:tab w:val="num" w:pos="1080"/>
        </w:tabs>
      </w:pPr>
      <w:rPr>
        <w:rFonts w:cs="Times New Roman"/>
        <w:sz w:val="20"/>
      </w:rPr>
    </w:lvl>
    <w:lvl w:ilvl="6">
      <w:start w:val="1"/>
      <w:numFmt w:val="decimal"/>
      <w:lvlText w:val="%1.%2.%3.%4.%5.%6.%7"/>
      <w:lvlJc w:val="left"/>
      <w:pPr>
        <w:tabs>
          <w:tab w:val="num" w:pos="1440"/>
        </w:tabs>
      </w:pPr>
      <w:rPr>
        <w:rFonts w:cs="Times New Roman"/>
        <w:sz w:val="20"/>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456">
    <w:nsid w:val="21352FAE"/>
    <w:multiLevelType w:val="singleLevel"/>
    <w:tmpl w:val="B44EA658"/>
    <w:lvl w:ilvl="0">
      <w:start w:val="1"/>
      <w:numFmt w:val="decimal"/>
      <w:lvlText w:val="%1."/>
      <w:legacy w:legacy="1" w:legacySpace="0" w:legacyIndent="397"/>
      <w:lvlJc w:val="left"/>
      <w:pPr>
        <w:ind w:left="-37" w:hanging="397"/>
      </w:pPr>
      <w:rPr>
        <w:rFonts w:cs="Times New Roman"/>
      </w:rPr>
    </w:lvl>
  </w:abstractNum>
  <w:abstractNum w:abstractNumId="457">
    <w:nsid w:val="21487B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58">
    <w:nsid w:val="214B040B"/>
    <w:multiLevelType w:val="singleLevel"/>
    <w:tmpl w:val="AF503D9C"/>
    <w:lvl w:ilvl="0">
      <w:start w:val="1"/>
      <w:numFmt w:val="bullet"/>
      <w:lvlText w:val=""/>
      <w:lvlJc w:val="left"/>
      <w:pPr>
        <w:tabs>
          <w:tab w:val="num" w:pos="360"/>
        </w:tabs>
        <w:ind w:left="360" w:hanging="360"/>
      </w:pPr>
      <w:rPr>
        <w:rFonts w:ascii="Symbol" w:hAnsi="Symbol" w:hint="default"/>
      </w:rPr>
    </w:lvl>
  </w:abstractNum>
  <w:abstractNum w:abstractNumId="459">
    <w:nsid w:val="21BA2628"/>
    <w:multiLevelType w:val="multilevel"/>
    <w:tmpl w:val="2F064FD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0">
    <w:nsid w:val="21C24188"/>
    <w:multiLevelType w:val="singleLevel"/>
    <w:tmpl w:val="040C000F"/>
    <w:lvl w:ilvl="0">
      <w:start w:val="1"/>
      <w:numFmt w:val="decimal"/>
      <w:lvlText w:val="%1."/>
      <w:lvlJc w:val="left"/>
      <w:pPr>
        <w:tabs>
          <w:tab w:val="num" w:pos="360"/>
        </w:tabs>
        <w:ind w:left="360" w:hanging="360"/>
      </w:pPr>
      <w:rPr>
        <w:rFonts w:cs="Times New Roman"/>
      </w:rPr>
    </w:lvl>
  </w:abstractNum>
  <w:abstractNum w:abstractNumId="461">
    <w:nsid w:val="21CF46E8"/>
    <w:multiLevelType w:val="multilevel"/>
    <w:tmpl w:val="E024627A"/>
    <w:lvl w:ilvl="0">
      <w:start w:val="1"/>
      <w:numFmt w:val="decimal"/>
      <w:lvlText w:val="%1"/>
      <w:lvlJc w:val="left"/>
      <w:pPr>
        <w:tabs>
          <w:tab w:val="num" w:pos="585"/>
        </w:tabs>
        <w:ind w:left="585" w:hanging="585"/>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2160"/>
        </w:tabs>
        <w:ind w:left="2160" w:hanging="216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462">
    <w:nsid w:val="21D46FA8"/>
    <w:multiLevelType w:val="singleLevel"/>
    <w:tmpl w:val="A44463F2"/>
    <w:lvl w:ilvl="0">
      <w:start w:val="9"/>
      <w:numFmt w:val="decimal"/>
      <w:lvlText w:val="%1."/>
      <w:lvlJc w:val="left"/>
      <w:pPr>
        <w:tabs>
          <w:tab w:val="num" w:pos="360"/>
        </w:tabs>
        <w:ind w:left="360" w:hanging="360"/>
      </w:pPr>
      <w:rPr>
        <w:rFonts w:cs="Times New Roman"/>
      </w:rPr>
    </w:lvl>
  </w:abstractNum>
  <w:abstractNum w:abstractNumId="463">
    <w:nsid w:val="21DC29A7"/>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64">
    <w:nsid w:val="21FF7B5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465">
    <w:nsid w:val="22217B9B"/>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466">
    <w:nsid w:val="22317516"/>
    <w:multiLevelType w:val="multilevel"/>
    <w:tmpl w:val="261EA3A8"/>
    <w:lvl w:ilvl="0">
      <w:start w:val="1"/>
      <w:numFmt w:val="bullet"/>
      <w:lvlText w:val=""/>
      <w:lvlJc w:val="left"/>
      <w:pPr>
        <w:tabs>
          <w:tab w:val="num" w:pos="1151"/>
        </w:tabs>
        <w:ind w:left="1151" w:hanging="360"/>
      </w:pPr>
      <w:rPr>
        <w:rFonts w:ascii="Wingdings" w:hAnsi="Wingdings" w:hint="default"/>
        <w:sz w:val="16"/>
      </w:rPr>
    </w:lvl>
    <w:lvl w:ilvl="1" w:tentative="1">
      <w:start w:val="1"/>
      <w:numFmt w:val="bullet"/>
      <w:lvlText w:val="o"/>
      <w:lvlJc w:val="left"/>
      <w:pPr>
        <w:tabs>
          <w:tab w:val="num" w:pos="1871"/>
        </w:tabs>
        <w:ind w:left="1871" w:hanging="360"/>
      </w:pPr>
      <w:rPr>
        <w:rFonts w:ascii="Courier New" w:hAnsi="Courier New" w:hint="default"/>
      </w:rPr>
    </w:lvl>
    <w:lvl w:ilvl="2" w:tentative="1">
      <w:start w:val="1"/>
      <w:numFmt w:val="bullet"/>
      <w:lvlText w:val=""/>
      <w:lvlJc w:val="left"/>
      <w:pPr>
        <w:tabs>
          <w:tab w:val="num" w:pos="2591"/>
        </w:tabs>
        <w:ind w:left="2591" w:hanging="360"/>
      </w:pPr>
      <w:rPr>
        <w:rFonts w:ascii="Wingdings" w:hAnsi="Wingdings" w:hint="default"/>
      </w:rPr>
    </w:lvl>
    <w:lvl w:ilvl="3" w:tentative="1">
      <w:start w:val="1"/>
      <w:numFmt w:val="bullet"/>
      <w:lvlText w:val=""/>
      <w:lvlJc w:val="left"/>
      <w:pPr>
        <w:tabs>
          <w:tab w:val="num" w:pos="3311"/>
        </w:tabs>
        <w:ind w:left="3311" w:hanging="360"/>
      </w:pPr>
      <w:rPr>
        <w:rFonts w:ascii="Symbol" w:hAnsi="Symbol" w:hint="default"/>
      </w:rPr>
    </w:lvl>
    <w:lvl w:ilvl="4" w:tentative="1">
      <w:start w:val="1"/>
      <w:numFmt w:val="bullet"/>
      <w:lvlText w:val="o"/>
      <w:lvlJc w:val="left"/>
      <w:pPr>
        <w:tabs>
          <w:tab w:val="num" w:pos="4031"/>
        </w:tabs>
        <w:ind w:left="4031" w:hanging="360"/>
      </w:pPr>
      <w:rPr>
        <w:rFonts w:ascii="Courier New" w:hAnsi="Courier New" w:hint="default"/>
      </w:rPr>
    </w:lvl>
    <w:lvl w:ilvl="5" w:tentative="1">
      <w:start w:val="1"/>
      <w:numFmt w:val="bullet"/>
      <w:lvlText w:val=""/>
      <w:lvlJc w:val="left"/>
      <w:pPr>
        <w:tabs>
          <w:tab w:val="num" w:pos="4751"/>
        </w:tabs>
        <w:ind w:left="4751" w:hanging="360"/>
      </w:pPr>
      <w:rPr>
        <w:rFonts w:ascii="Wingdings" w:hAnsi="Wingdings" w:hint="default"/>
      </w:rPr>
    </w:lvl>
    <w:lvl w:ilvl="6" w:tentative="1">
      <w:start w:val="1"/>
      <w:numFmt w:val="bullet"/>
      <w:lvlText w:val=""/>
      <w:lvlJc w:val="left"/>
      <w:pPr>
        <w:tabs>
          <w:tab w:val="num" w:pos="5471"/>
        </w:tabs>
        <w:ind w:left="5471" w:hanging="360"/>
      </w:pPr>
      <w:rPr>
        <w:rFonts w:ascii="Symbol" w:hAnsi="Symbol" w:hint="default"/>
      </w:rPr>
    </w:lvl>
    <w:lvl w:ilvl="7" w:tentative="1">
      <w:start w:val="1"/>
      <w:numFmt w:val="bullet"/>
      <w:lvlText w:val="o"/>
      <w:lvlJc w:val="left"/>
      <w:pPr>
        <w:tabs>
          <w:tab w:val="num" w:pos="6191"/>
        </w:tabs>
        <w:ind w:left="6191" w:hanging="360"/>
      </w:pPr>
      <w:rPr>
        <w:rFonts w:ascii="Courier New" w:hAnsi="Courier New" w:hint="default"/>
      </w:rPr>
    </w:lvl>
    <w:lvl w:ilvl="8" w:tentative="1">
      <w:start w:val="1"/>
      <w:numFmt w:val="bullet"/>
      <w:lvlText w:val=""/>
      <w:lvlJc w:val="left"/>
      <w:pPr>
        <w:tabs>
          <w:tab w:val="num" w:pos="6911"/>
        </w:tabs>
        <w:ind w:left="6911" w:hanging="360"/>
      </w:pPr>
      <w:rPr>
        <w:rFonts w:ascii="Wingdings" w:hAnsi="Wingdings" w:hint="default"/>
      </w:rPr>
    </w:lvl>
  </w:abstractNum>
  <w:abstractNum w:abstractNumId="467">
    <w:nsid w:val="2233308D"/>
    <w:multiLevelType w:val="multilevel"/>
    <w:tmpl w:val="B066D3F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8">
    <w:nsid w:val="22607C97"/>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469">
    <w:nsid w:val="229326F1"/>
    <w:multiLevelType w:val="multilevel"/>
    <w:tmpl w:val="FC5AD5B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470">
    <w:nsid w:val="22B07256"/>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471">
    <w:nsid w:val="22CC2473"/>
    <w:multiLevelType w:val="multilevel"/>
    <w:tmpl w:val="A56CA120"/>
    <w:lvl w:ilvl="0">
      <w:start w:val="1"/>
      <w:numFmt w:val="decimal"/>
      <w:lvlText w:val="%1."/>
      <w:lvlJc w:val="left"/>
      <w:pPr>
        <w:tabs>
          <w:tab w:val="num" w:pos="360"/>
        </w:tabs>
        <w:ind w:left="360" w:hanging="360"/>
      </w:pPr>
      <w:rPr>
        <w:rFonts w:cs="Times New Roman"/>
      </w:rPr>
    </w:lvl>
    <w:lvl w:ilvl="1">
      <w:start w:val="1"/>
      <w:numFmt w:val="decimal"/>
      <w:lvlText w:val="3.%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72">
    <w:nsid w:val="22D50F76"/>
    <w:multiLevelType w:val="multilevel"/>
    <w:tmpl w:val="AEAED10C"/>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3">
    <w:nsid w:val="22DC7D3F"/>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474">
    <w:nsid w:val="22E96FED"/>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75">
    <w:nsid w:val="233D2415"/>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476">
    <w:nsid w:val="23535177"/>
    <w:multiLevelType w:val="multilevel"/>
    <w:tmpl w:val="01D20EE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7">
    <w:nsid w:val="23577CF4"/>
    <w:multiLevelType w:val="singleLevel"/>
    <w:tmpl w:val="F8242858"/>
    <w:lvl w:ilvl="0">
      <w:start w:val="2"/>
      <w:numFmt w:val="decimal"/>
      <w:lvlText w:val="%1."/>
      <w:lvlJc w:val="left"/>
      <w:pPr>
        <w:tabs>
          <w:tab w:val="num" w:pos="1211"/>
        </w:tabs>
        <w:ind w:left="1211" w:hanging="360"/>
      </w:pPr>
      <w:rPr>
        <w:rFonts w:cs="Times New Roman" w:hint="default"/>
      </w:rPr>
    </w:lvl>
  </w:abstractNum>
  <w:abstractNum w:abstractNumId="478">
    <w:nsid w:val="236056C8"/>
    <w:multiLevelType w:val="singleLevel"/>
    <w:tmpl w:val="16CE3028"/>
    <w:lvl w:ilvl="0">
      <w:start w:val="1"/>
      <w:numFmt w:val="bullet"/>
      <w:lvlText w:val=""/>
      <w:lvlJc w:val="left"/>
      <w:pPr>
        <w:tabs>
          <w:tab w:val="num" w:pos="357"/>
        </w:tabs>
        <w:ind w:left="357" w:hanging="357"/>
      </w:pPr>
      <w:rPr>
        <w:rFonts w:ascii="Wingdings" w:hAnsi="Wingdings" w:hint="default"/>
        <w:sz w:val="16"/>
      </w:rPr>
    </w:lvl>
  </w:abstractNum>
  <w:abstractNum w:abstractNumId="479">
    <w:nsid w:val="23620CF5"/>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480">
    <w:nsid w:val="236A61E5"/>
    <w:multiLevelType w:val="multilevel"/>
    <w:tmpl w:val="919A5A1C"/>
    <w:lvl w:ilvl="0">
      <w:start w:val="12"/>
      <w:numFmt w:val="bullet"/>
      <w:lvlText w:val=""/>
      <w:lvlJc w:val="left"/>
      <w:pPr>
        <w:tabs>
          <w:tab w:val="num" w:pos="700"/>
        </w:tabs>
        <w:ind w:left="680" w:hanging="340"/>
      </w:pPr>
      <w:rPr>
        <w:rFonts w:ascii="Wingdings" w:hAnsi="Wingdings" w:hint="default"/>
        <w:sz w:val="12"/>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481">
    <w:nsid w:val="23897840"/>
    <w:multiLevelType w:val="singleLevel"/>
    <w:tmpl w:val="039A866E"/>
    <w:lvl w:ilvl="0">
      <w:start w:val="2"/>
      <w:numFmt w:val="decimal"/>
      <w:lvlText w:val="%1."/>
      <w:lvlJc w:val="left"/>
      <w:pPr>
        <w:tabs>
          <w:tab w:val="num" w:pos="644"/>
        </w:tabs>
        <w:ind w:left="644" w:hanging="360"/>
      </w:pPr>
      <w:rPr>
        <w:rFonts w:cs="Times New Roman" w:hint="default"/>
      </w:rPr>
    </w:lvl>
  </w:abstractNum>
  <w:abstractNum w:abstractNumId="482">
    <w:nsid w:val="239D65DA"/>
    <w:multiLevelType w:val="multilevel"/>
    <w:tmpl w:val="31DAE1AE"/>
    <w:lvl w:ilvl="0">
      <w:start w:val="1"/>
      <w:numFmt w:val="bullet"/>
      <w:lvlText w:val=""/>
      <w:lvlJc w:val="left"/>
      <w:pPr>
        <w:tabs>
          <w:tab w:val="num" w:pos="644"/>
        </w:tabs>
        <w:ind w:left="624" w:hanging="34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3">
    <w:nsid w:val="23D9723F"/>
    <w:multiLevelType w:val="singleLevel"/>
    <w:tmpl w:val="B77EE0A8"/>
    <w:lvl w:ilvl="0">
      <w:start w:val="1"/>
      <w:numFmt w:val="decimal"/>
      <w:lvlText w:val="%1."/>
      <w:legacy w:legacy="1" w:legacySpace="0" w:legacyIndent="283"/>
      <w:lvlJc w:val="left"/>
      <w:pPr>
        <w:ind w:left="283" w:hanging="283"/>
      </w:pPr>
      <w:rPr>
        <w:rFonts w:cs="Times New Roman"/>
      </w:rPr>
    </w:lvl>
  </w:abstractNum>
  <w:abstractNum w:abstractNumId="484">
    <w:nsid w:val="23DF5A71"/>
    <w:multiLevelType w:val="multilevel"/>
    <w:tmpl w:val="4AB693EC"/>
    <w:lvl w:ilvl="0">
      <w:start w:val="1"/>
      <w:numFmt w:val="bullet"/>
      <w:lvlText w:val="-"/>
      <w:lvlJc w:val="left"/>
      <w:pPr>
        <w:tabs>
          <w:tab w:val="num" w:pos="737"/>
        </w:tabs>
        <w:ind w:left="737" w:hanging="397"/>
      </w:pPr>
      <w:rPr>
        <w:rFonts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85">
    <w:nsid w:val="23E13773"/>
    <w:multiLevelType w:val="multilevel"/>
    <w:tmpl w:val="CA8CEF4C"/>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6">
    <w:nsid w:val="23EE12FA"/>
    <w:multiLevelType w:val="singleLevel"/>
    <w:tmpl w:val="45927986"/>
    <w:lvl w:ilvl="0">
      <w:start w:val="1"/>
      <w:numFmt w:val="decimal"/>
      <w:lvlText w:val="%1)"/>
      <w:legacy w:legacy="1" w:legacySpace="0" w:legacyIndent="283"/>
      <w:lvlJc w:val="left"/>
      <w:pPr>
        <w:ind w:left="850" w:hanging="283"/>
      </w:pPr>
      <w:rPr>
        <w:rFonts w:cs="Times New Roman"/>
      </w:rPr>
    </w:lvl>
  </w:abstractNum>
  <w:abstractNum w:abstractNumId="487">
    <w:nsid w:val="23F4090D"/>
    <w:multiLevelType w:val="multilevel"/>
    <w:tmpl w:val="B97C61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8">
    <w:nsid w:val="23FE09CB"/>
    <w:multiLevelType w:val="multilevel"/>
    <w:tmpl w:val="BF1050A6"/>
    <w:lvl w:ilvl="0">
      <w:start w:val="1"/>
      <w:numFmt w:val="bullet"/>
      <w:lvlText w:val=""/>
      <w:lvlJc w:val="left"/>
      <w:pPr>
        <w:tabs>
          <w:tab w:val="num" w:pos="1569"/>
        </w:tabs>
        <w:ind w:left="1569" w:hanging="360"/>
      </w:pPr>
      <w:rPr>
        <w:rFonts w:ascii="Wingdings" w:hAnsi="Wingdings" w:hint="default"/>
      </w:rPr>
    </w:lvl>
    <w:lvl w:ilvl="1" w:tentative="1">
      <w:start w:val="1"/>
      <w:numFmt w:val="bullet"/>
      <w:lvlText w:val="o"/>
      <w:lvlJc w:val="left"/>
      <w:pPr>
        <w:tabs>
          <w:tab w:val="num" w:pos="2289"/>
        </w:tabs>
        <w:ind w:left="2289" w:hanging="360"/>
      </w:pPr>
      <w:rPr>
        <w:rFonts w:ascii="Courier New" w:hAnsi="Courier New" w:hint="default"/>
      </w:rPr>
    </w:lvl>
    <w:lvl w:ilvl="2" w:tentative="1">
      <w:start w:val="1"/>
      <w:numFmt w:val="bullet"/>
      <w:lvlText w:val=""/>
      <w:lvlJc w:val="left"/>
      <w:pPr>
        <w:tabs>
          <w:tab w:val="num" w:pos="3009"/>
        </w:tabs>
        <w:ind w:left="3009" w:hanging="360"/>
      </w:pPr>
      <w:rPr>
        <w:rFonts w:ascii="Wingdings" w:hAnsi="Wingdings" w:hint="default"/>
      </w:rPr>
    </w:lvl>
    <w:lvl w:ilvl="3" w:tentative="1">
      <w:start w:val="1"/>
      <w:numFmt w:val="bullet"/>
      <w:lvlText w:val=""/>
      <w:lvlJc w:val="left"/>
      <w:pPr>
        <w:tabs>
          <w:tab w:val="num" w:pos="3729"/>
        </w:tabs>
        <w:ind w:left="3729" w:hanging="360"/>
      </w:pPr>
      <w:rPr>
        <w:rFonts w:ascii="Symbol" w:hAnsi="Symbol" w:hint="default"/>
      </w:rPr>
    </w:lvl>
    <w:lvl w:ilvl="4" w:tentative="1">
      <w:start w:val="1"/>
      <w:numFmt w:val="bullet"/>
      <w:lvlText w:val="o"/>
      <w:lvlJc w:val="left"/>
      <w:pPr>
        <w:tabs>
          <w:tab w:val="num" w:pos="4449"/>
        </w:tabs>
        <w:ind w:left="4449" w:hanging="360"/>
      </w:pPr>
      <w:rPr>
        <w:rFonts w:ascii="Courier New" w:hAnsi="Courier New" w:hint="default"/>
      </w:rPr>
    </w:lvl>
    <w:lvl w:ilvl="5" w:tentative="1">
      <w:start w:val="1"/>
      <w:numFmt w:val="bullet"/>
      <w:lvlText w:val=""/>
      <w:lvlJc w:val="left"/>
      <w:pPr>
        <w:tabs>
          <w:tab w:val="num" w:pos="5169"/>
        </w:tabs>
        <w:ind w:left="5169" w:hanging="360"/>
      </w:pPr>
      <w:rPr>
        <w:rFonts w:ascii="Wingdings" w:hAnsi="Wingdings" w:hint="default"/>
      </w:rPr>
    </w:lvl>
    <w:lvl w:ilvl="6" w:tentative="1">
      <w:start w:val="1"/>
      <w:numFmt w:val="bullet"/>
      <w:lvlText w:val=""/>
      <w:lvlJc w:val="left"/>
      <w:pPr>
        <w:tabs>
          <w:tab w:val="num" w:pos="5889"/>
        </w:tabs>
        <w:ind w:left="5889" w:hanging="360"/>
      </w:pPr>
      <w:rPr>
        <w:rFonts w:ascii="Symbol" w:hAnsi="Symbol" w:hint="default"/>
      </w:rPr>
    </w:lvl>
    <w:lvl w:ilvl="7" w:tentative="1">
      <w:start w:val="1"/>
      <w:numFmt w:val="bullet"/>
      <w:lvlText w:val="o"/>
      <w:lvlJc w:val="left"/>
      <w:pPr>
        <w:tabs>
          <w:tab w:val="num" w:pos="6609"/>
        </w:tabs>
        <w:ind w:left="6609" w:hanging="360"/>
      </w:pPr>
      <w:rPr>
        <w:rFonts w:ascii="Courier New" w:hAnsi="Courier New" w:hint="default"/>
      </w:rPr>
    </w:lvl>
    <w:lvl w:ilvl="8" w:tentative="1">
      <w:start w:val="1"/>
      <w:numFmt w:val="bullet"/>
      <w:lvlText w:val=""/>
      <w:lvlJc w:val="left"/>
      <w:pPr>
        <w:tabs>
          <w:tab w:val="num" w:pos="7329"/>
        </w:tabs>
        <w:ind w:left="7329" w:hanging="360"/>
      </w:pPr>
      <w:rPr>
        <w:rFonts w:ascii="Wingdings" w:hAnsi="Wingdings" w:hint="default"/>
      </w:rPr>
    </w:lvl>
  </w:abstractNum>
  <w:abstractNum w:abstractNumId="489">
    <w:nsid w:val="242D7B2E"/>
    <w:multiLevelType w:val="multilevel"/>
    <w:tmpl w:val="E3E41D42"/>
    <w:lvl w:ilvl="0">
      <w:start w:val="1"/>
      <w:numFmt w:val="decimal"/>
      <w:lvlText w:val="%1."/>
      <w:lvlJc w:val="left"/>
      <w:pPr>
        <w:tabs>
          <w:tab w:val="num" w:pos="720"/>
        </w:tabs>
        <w:ind w:left="720" w:hanging="360"/>
      </w:pPr>
      <w:rPr>
        <w:rFonts w:cs="Times New Roman" w:hint="default"/>
        <w:b w:val="0"/>
        <w:i w:val="0"/>
        <w:sz w:val="22"/>
      </w:rPr>
    </w:lvl>
    <w:lvl w:ilvl="1" w:tentative="1">
      <w:start w:val="1"/>
      <w:numFmt w:val="lowerLetter"/>
      <w:lvlText w:val="%2."/>
      <w:lvlJc w:val="left"/>
      <w:pPr>
        <w:tabs>
          <w:tab w:val="num" w:pos="1800"/>
        </w:tabs>
        <w:ind w:left="1800" w:hanging="360"/>
      </w:pPr>
      <w:rPr>
        <w:rFonts w:cs="Times New Roman"/>
      </w:rPr>
    </w:lvl>
    <w:lvl w:ilvl="2" w:tentative="1">
      <w:start w:val="1"/>
      <w:numFmt w:val="lowerRoman"/>
      <w:lvlText w:val="%3."/>
      <w:lvlJc w:val="right"/>
      <w:pPr>
        <w:tabs>
          <w:tab w:val="num" w:pos="2520"/>
        </w:tabs>
        <w:ind w:left="2520" w:hanging="180"/>
      </w:pPr>
      <w:rPr>
        <w:rFonts w:cs="Times New Roman"/>
      </w:rPr>
    </w:lvl>
    <w:lvl w:ilvl="3" w:tentative="1">
      <w:start w:val="1"/>
      <w:numFmt w:val="decimal"/>
      <w:lvlText w:val="%4."/>
      <w:lvlJc w:val="left"/>
      <w:pPr>
        <w:tabs>
          <w:tab w:val="num" w:pos="3240"/>
        </w:tabs>
        <w:ind w:left="3240" w:hanging="360"/>
      </w:pPr>
      <w:rPr>
        <w:rFonts w:cs="Times New Roman"/>
      </w:rPr>
    </w:lvl>
    <w:lvl w:ilvl="4" w:tentative="1">
      <w:start w:val="1"/>
      <w:numFmt w:val="lowerLetter"/>
      <w:lvlText w:val="%5."/>
      <w:lvlJc w:val="left"/>
      <w:pPr>
        <w:tabs>
          <w:tab w:val="num" w:pos="3960"/>
        </w:tabs>
        <w:ind w:left="3960" w:hanging="360"/>
      </w:pPr>
      <w:rPr>
        <w:rFonts w:cs="Times New Roman"/>
      </w:rPr>
    </w:lvl>
    <w:lvl w:ilvl="5" w:tentative="1">
      <w:start w:val="1"/>
      <w:numFmt w:val="lowerRoman"/>
      <w:lvlText w:val="%6."/>
      <w:lvlJc w:val="right"/>
      <w:pPr>
        <w:tabs>
          <w:tab w:val="num" w:pos="4680"/>
        </w:tabs>
        <w:ind w:left="4680" w:hanging="180"/>
      </w:pPr>
      <w:rPr>
        <w:rFonts w:cs="Times New Roman"/>
      </w:rPr>
    </w:lvl>
    <w:lvl w:ilvl="6" w:tentative="1">
      <w:start w:val="1"/>
      <w:numFmt w:val="decimal"/>
      <w:lvlText w:val="%7."/>
      <w:lvlJc w:val="left"/>
      <w:pPr>
        <w:tabs>
          <w:tab w:val="num" w:pos="5400"/>
        </w:tabs>
        <w:ind w:left="5400" w:hanging="360"/>
      </w:pPr>
      <w:rPr>
        <w:rFonts w:cs="Times New Roman"/>
      </w:rPr>
    </w:lvl>
    <w:lvl w:ilvl="7" w:tentative="1">
      <w:start w:val="1"/>
      <w:numFmt w:val="lowerLetter"/>
      <w:lvlText w:val="%8."/>
      <w:lvlJc w:val="left"/>
      <w:pPr>
        <w:tabs>
          <w:tab w:val="num" w:pos="6120"/>
        </w:tabs>
        <w:ind w:left="6120" w:hanging="360"/>
      </w:pPr>
      <w:rPr>
        <w:rFonts w:cs="Times New Roman"/>
      </w:rPr>
    </w:lvl>
    <w:lvl w:ilvl="8" w:tentative="1">
      <w:start w:val="1"/>
      <w:numFmt w:val="lowerRoman"/>
      <w:lvlText w:val="%9."/>
      <w:lvlJc w:val="right"/>
      <w:pPr>
        <w:tabs>
          <w:tab w:val="num" w:pos="6840"/>
        </w:tabs>
        <w:ind w:left="6840" w:hanging="180"/>
      </w:pPr>
      <w:rPr>
        <w:rFonts w:cs="Times New Roman"/>
      </w:rPr>
    </w:lvl>
  </w:abstractNum>
  <w:abstractNum w:abstractNumId="490">
    <w:nsid w:val="24370AE1"/>
    <w:multiLevelType w:val="multilevel"/>
    <w:tmpl w:val="15EA079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91">
    <w:nsid w:val="24755E3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92">
    <w:nsid w:val="2482404E"/>
    <w:multiLevelType w:val="multilevel"/>
    <w:tmpl w:val="084EE518"/>
    <w:lvl w:ilvl="0">
      <w:start w:val="4"/>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493">
    <w:nsid w:val="24934304"/>
    <w:multiLevelType w:val="multilevel"/>
    <w:tmpl w:val="D630774E"/>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94">
    <w:nsid w:val="249C3394"/>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95">
    <w:nsid w:val="24AB624D"/>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496">
    <w:nsid w:val="24AF79EC"/>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497">
    <w:nsid w:val="24DE05D4"/>
    <w:multiLevelType w:val="multilevel"/>
    <w:tmpl w:val="953A54D0"/>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98">
    <w:nsid w:val="25172DA6"/>
    <w:multiLevelType w:val="singleLevel"/>
    <w:tmpl w:val="5AD28732"/>
    <w:lvl w:ilvl="0">
      <w:start w:val="1"/>
      <w:numFmt w:val="bullet"/>
      <w:lvlText w:val=""/>
      <w:lvlJc w:val="left"/>
      <w:pPr>
        <w:tabs>
          <w:tab w:val="num" w:pos="851"/>
        </w:tabs>
        <w:ind w:left="851" w:hanging="397"/>
      </w:pPr>
      <w:rPr>
        <w:rFonts w:ascii="Symbol" w:hAnsi="Symbol" w:hint="default"/>
      </w:rPr>
    </w:lvl>
  </w:abstractNum>
  <w:abstractNum w:abstractNumId="499">
    <w:nsid w:val="25184E44"/>
    <w:multiLevelType w:val="multilevel"/>
    <w:tmpl w:val="B926704C"/>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00">
    <w:nsid w:val="251F47F7"/>
    <w:multiLevelType w:val="multilevel"/>
    <w:tmpl w:val="2F846002"/>
    <w:lvl w:ilvl="0">
      <w:start w:val="9"/>
      <w:numFmt w:val="bullet"/>
      <w:lvlText w:val="-"/>
      <w:lvlJc w:val="left"/>
      <w:pPr>
        <w:tabs>
          <w:tab w:val="num" w:pos="644"/>
        </w:tabs>
        <w:ind w:left="644" w:hanging="360"/>
      </w:pPr>
      <w:rPr>
        <w:rFonts w:ascii="Times New Roman" w:eastAsia="MS Mincho"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501">
    <w:nsid w:val="25335E3F"/>
    <w:multiLevelType w:val="multilevel"/>
    <w:tmpl w:val="D8E4253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02">
    <w:nsid w:val="253A627E"/>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503">
    <w:nsid w:val="254F6E41"/>
    <w:multiLevelType w:val="multilevel"/>
    <w:tmpl w:val="0270F4C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04">
    <w:nsid w:val="256F5C61"/>
    <w:multiLevelType w:val="multilevel"/>
    <w:tmpl w:val="6B06493E"/>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05">
    <w:nsid w:val="25A444B9"/>
    <w:multiLevelType w:val="multilevel"/>
    <w:tmpl w:val="6A2CA9CC"/>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06">
    <w:nsid w:val="25DD45A8"/>
    <w:multiLevelType w:val="singleLevel"/>
    <w:tmpl w:val="D458C002"/>
    <w:lvl w:ilvl="0">
      <w:numFmt w:val="bullet"/>
      <w:lvlText w:val="–"/>
      <w:lvlJc w:val="left"/>
      <w:pPr>
        <w:tabs>
          <w:tab w:val="num" w:pos="360"/>
        </w:tabs>
        <w:ind w:left="360" w:hanging="360"/>
      </w:pPr>
      <w:rPr>
        <w:rFonts w:ascii="Times New Roman" w:hAnsi="Times New Roman" w:hint="default"/>
      </w:rPr>
    </w:lvl>
  </w:abstractNum>
  <w:abstractNum w:abstractNumId="507">
    <w:nsid w:val="26013BFE"/>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508">
    <w:nsid w:val="2610689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09">
    <w:nsid w:val="26182F0A"/>
    <w:multiLevelType w:val="multilevel"/>
    <w:tmpl w:val="DB76B7C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10">
    <w:nsid w:val="262649F3"/>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511">
    <w:nsid w:val="264320FB"/>
    <w:multiLevelType w:val="singleLevel"/>
    <w:tmpl w:val="0409000F"/>
    <w:lvl w:ilvl="0">
      <w:start w:val="1"/>
      <w:numFmt w:val="decimal"/>
      <w:lvlText w:val="%1."/>
      <w:lvlJc w:val="left"/>
      <w:pPr>
        <w:tabs>
          <w:tab w:val="num" w:pos="425"/>
        </w:tabs>
        <w:ind w:left="425" w:hanging="425"/>
      </w:pPr>
      <w:rPr>
        <w:rFonts w:cs="Times New Roman"/>
      </w:rPr>
    </w:lvl>
  </w:abstractNum>
  <w:abstractNum w:abstractNumId="512">
    <w:nsid w:val="26467776"/>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513">
    <w:nsid w:val="26653267"/>
    <w:multiLevelType w:val="multilevel"/>
    <w:tmpl w:val="8E40D454"/>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514">
    <w:nsid w:val="26670878"/>
    <w:multiLevelType w:val="multilevel"/>
    <w:tmpl w:val="3C8EA29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b w:val="0"/>
        <w:i w:val="0"/>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515">
    <w:nsid w:val="26751CED"/>
    <w:multiLevelType w:val="singleLevel"/>
    <w:tmpl w:val="D34237CC"/>
    <w:lvl w:ilvl="0">
      <w:numFmt w:val="bullet"/>
      <w:lvlText w:val="-"/>
      <w:lvlJc w:val="left"/>
      <w:pPr>
        <w:tabs>
          <w:tab w:val="num" w:pos="1068"/>
        </w:tabs>
        <w:ind w:left="1068" w:hanging="360"/>
      </w:pPr>
      <w:rPr>
        <w:rFonts w:hint="default"/>
      </w:rPr>
    </w:lvl>
  </w:abstractNum>
  <w:abstractNum w:abstractNumId="516">
    <w:nsid w:val="269967C1"/>
    <w:multiLevelType w:val="multilevel"/>
    <w:tmpl w:val="80165C12"/>
    <w:lvl w:ilvl="0">
      <w:start w:val="1"/>
      <w:numFmt w:val="decimal"/>
      <w:lvlText w:val="%1."/>
      <w:lvlJc w:val="left"/>
      <w:pPr>
        <w:tabs>
          <w:tab w:val="num" w:pos="360"/>
        </w:tabs>
      </w:pPr>
      <w:rPr>
        <w:rFonts w:cs="Times New Roman"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517">
    <w:nsid w:val="26EB330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18">
    <w:nsid w:val="26F65868"/>
    <w:multiLevelType w:val="multilevel"/>
    <w:tmpl w:val="8A848992"/>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519">
    <w:nsid w:val="27163628"/>
    <w:multiLevelType w:val="multilevel"/>
    <w:tmpl w:val="C38ED252"/>
    <w:lvl w:ilvl="0">
      <w:start w:val="1"/>
      <w:numFmt w:val="bullet"/>
      <w:lvlText w:val="-"/>
      <w:lvlJc w:val="left"/>
      <w:pPr>
        <w:tabs>
          <w:tab w:val="num" w:pos="794"/>
        </w:tabs>
        <w:ind w:left="794" w:hanging="397"/>
      </w:pPr>
      <w:rPr>
        <w:rFonts w:hint="default"/>
      </w:rPr>
    </w:lvl>
    <w:lvl w:ilvl="1" w:tentative="1">
      <w:start w:val="1"/>
      <w:numFmt w:val="bullet"/>
      <w:lvlText w:val="o"/>
      <w:lvlJc w:val="left"/>
      <w:pPr>
        <w:tabs>
          <w:tab w:val="num" w:pos="448"/>
        </w:tabs>
        <w:ind w:left="448" w:hanging="360"/>
      </w:pPr>
      <w:rPr>
        <w:rFonts w:ascii="Courier New" w:hAnsi="Courier New" w:hint="default"/>
      </w:rPr>
    </w:lvl>
    <w:lvl w:ilvl="2" w:tentative="1">
      <w:start w:val="1"/>
      <w:numFmt w:val="bullet"/>
      <w:lvlText w:val=""/>
      <w:lvlJc w:val="left"/>
      <w:pPr>
        <w:tabs>
          <w:tab w:val="num" w:pos="1168"/>
        </w:tabs>
        <w:ind w:left="1168" w:hanging="360"/>
      </w:pPr>
      <w:rPr>
        <w:rFonts w:ascii="Wingdings" w:hAnsi="Wingdings" w:hint="default"/>
      </w:rPr>
    </w:lvl>
    <w:lvl w:ilvl="3" w:tentative="1">
      <w:start w:val="1"/>
      <w:numFmt w:val="bullet"/>
      <w:lvlText w:val=""/>
      <w:lvlJc w:val="left"/>
      <w:pPr>
        <w:tabs>
          <w:tab w:val="num" w:pos="1888"/>
        </w:tabs>
        <w:ind w:left="1888" w:hanging="360"/>
      </w:pPr>
      <w:rPr>
        <w:rFonts w:ascii="Symbol" w:hAnsi="Symbol" w:hint="default"/>
      </w:rPr>
    </w:lvl>
    <w:lvl w:ilvl="4" w:tentative="1">
      <w:start w:val="1"/>
      <w:numFmt w:val="bullet"/>
      <w:lvlText w:val="o"/>
      <w:lvlJc w:val="left"/>
      <w:pPr>
        <w:tabs>
          <w:tab w:val="num" w:pos="2608"/>
        </w:tabs>
        <w:ind w:left="2608" w:hanging="360"/>
      </w:pPr>
      <w:rPr>
        <w:rFonts w:ascii="Courier New" w:hAnsi="Courier New" w:hint="default"/>
      </w:rPr>
    </w:lvl>
    <w:lvl w:ilvl="5" w:tentative="1">
      <w:start w:val="1"/>
      <w:numFmt w:val="bullet"/>
      <w:lvlText w:val=""/>
      <w:lvlJc w:val="left"/>
      <w:pPr>
        <w:tabs>
          <w:tab w:val="num" w:pos="3328"/>
        </w:tabs>
        <w:ind w:left="3328" w:hanging="360"/>
      </w:pPr>
      <w:rPr>
        <w:rFonts w:ascii="Wingdings" w:hAnsi="Wingdings" w:hint="default"/>
      </w:rPr>
    </w:lvl>
    <w:lvl w:ilvl="6" w:tentative="1">
      <w:start w:val="1"/>
      <w:numFmt w:val="bullet"/>
      <w:lvlText w:val=""/>
      <w:lvlJc w:val="left"/>
      <w:pPr>
        <w:tabs>
          <w:tab w:val="num" w:pos="4048"/>
        </w:tabs>
        <w:ind w:left="4048" w:hanging="360"/>
      </w:pPr>
      <w:rPr>
        <w:rFonts w:ascii="Symbol" w:hAnsi="Symbol" w:hint="default"/>
      </w:rPr>
    </w:lvl>
    <w:lvl w:ilvl="7" w:tentative="1">
      <w:start w:val="1"/>
      <w:numFmt w:val="bullet"/>
      <w:lvlText w:val="o"/>
      <w:lvlJc w:val="left"/>
      <w:pPr>
        <w:tabs>
          <w:tab w:val="num" w:pos="4768"/>
        </w:tabs>
        <w:ind w:left="4768" w:hanging="360"/>
      </w:pPr>
      <w:rPr>
        <w:rFonts w:ascii="Courier New" w:hAnsi="Courier New" w:hint="default"/>
      </w:rPr>
    </w:lvl>
    <w:lvl w:ilvl="8" w:tentative="1">
      <w:start w:val="1"/>
      <w:numFmt w:val="bullet"/>
      <w:lvlText w:val=""/>
      <w:lvlJc w:val="left"/>
      <w:pPr>
        <w:tabs>
          <w:tab w:val="num" w:pos="5488"/>
        </w:tabs>
        <w:ind w:left="5488" w:hanging="360"/>
      </w:pPr>
      <w:rPr>
        <w:rFonts w:ascii="Wingdings" w:hAnsi="Wingdings" w:hint="default"/>
      </w:rPr>
    </w:lvl>
  </w:abstractNum>
  <w:abstractNum w:abstractNumId="520">
    <w:nsid w:val="272B6666"/>
    <w:multiLevelType w:val="singleLevel"/>
    <w:tmpl w:val="0809001B"/>
    <w:lvl w:ilvl="0">
      <w:start w:val="1"/>
      <w:numFmt w:val="lowerRoman"/>
      <w:lvlText w:val="%1."/>
      <w:lvlJc w:val="right"/>
      <w:pPr>
        <w:tabs>
          <w:tab w:val="num" w:pos="504"/>
        </w:tabs>
        <w:ind w:left="504" w:hanging="216"/>
      </w:pPr>
      <w:rPr>
        <w:rFonts w:cs="Times New Roman"/>
      </w:rPr>
    </w:lvl>
  </w:abstractNum>
  <w:abstractNum w:abstractNumId="521">
    <w:nsid w:val="273F452D"/>
    <w:multiLevelType w:val="multilevel"/>
    <w:tmpl w:val="79320796"/>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260"/>
        </w:tabs>
        <w:ind w:left="260" w:hanging="360"/>
      </w:pPr>
      <w:rPr>
        <w:rFonts w:ascii="Courier New" w:hAnsi="Courier New" w:hint="default"/>
      </w:rPr>
    </w:lvl>
    <w:lvl w:ilvl="2" w:tentative="1">
      <w:start w:val="1"/>
      <w:numFmt w:val="bullet"/>
      <w:lvlText w:val=""/>
      <w:lvlJc w:val="left"/>
      <w:pPr>
        <w:tabs>
          <w:tab w:val="num" w:pos="980"/>
        </w:tabs>
        <w:ind w:left="980" w:hanging="360"/>
      </w:pPr>
      <w:rPr>
        <w:rFonts w:ascii="Wingdings" w:hAnsi="Wingdings" w:hint="default"/>
      </w:rPr>
    </w:lvl>
    <w:lvl w:ilvl="3" w:tentative="1">
      <w:start w:val="1"/>
      <w:numFmt w:val="bullet"/>
      <w:lvlText w:val=""/>
      <w:lvlJc w:val="left"/>
      <w:pPr>
        <w:tabs>
          <w:tab w:val="num" w:pos="1700"/>
        </w:tabs>
        <w:ind w:left="1700" w:hanging="360"/>
      </w:pPr>
      <w:rPr>
        <w:rFonts w:ascii="Symbol" w:hAnsi="Symbol" w:hint="default"/>
      </w:rPr>
    </w:lvl>
    <w:lvl w:ilvl="4" w:tentative="1">
      <w:start w:val="1"/>
      <w:numFmt w:val="bullet"/>
      <w:lvlText w:val="o"/>
      <w:lvlJc w:val="left"/>
      <w:pPr>
        <w:tabs>
          <w:tab w:val="num" w:pos="2420"/>
        </w:tabs>
        <w:ind w:left="2420" w:hanging="360"/>
      </w:pPr>
      <w:rPr>
        <w:rFonts w:ascii="Courier New" w:hAnsi="Courier New" w:hint="default"/>
      </w:rPr>
    </w:lvl>
    <w:lvl w:ilvl="5" w:tentative="1">
      <w:start w:val="1"/>
      <w:numFmt w:val="bullet"/>
      <w:lvlText w:val=""/>
      <w:lvlJc w:val="left"/>
      <w:pPr>
        <w:tabs>
          <w:tab w:val="num" w:pos="3140"/>
        </w:tabs>
        <w:ind w:left="3140" w:hanging="360"/>
      </w:pPr>
      <w:rPr>
        <w:rFonts w:ascii="Wingdings" w:hAnsi="Wingdings" w:hint="default"/>
      </w:rPr>
    </w:lvl>
    <w:lvl w:ilvl="6" w:tentative="1">
      <w:start w:val="1"/>
      <w:numFmt w:val="bullet"/>
      <w:lvlText w:val=""/>
      <w:lvlJc w:val="left"/>
      <w:pPr>
        <w:tabs>
          <w:tab w:val="num" w:pos="3860"/>
        </w:tabs>
        <w:ind w:left="3860" w:hanging="360"/>
      </w:pPr>
      <w:rPr>
        <w:rFonts w:ascii="Symbol" w:hAnsi="Symbol" w:hint="default"/>
      </w:rPr>
    </w:lvl>
    <w:lvl w:ilvl="7" w:tentative="1">
      <w:start w:val="1"/>
      <w:numFmt w:val="bullet"/>
      <w:lvlText w:val="o"/>
      <w:lvlJc w:val="left"/>
      <w:pPr>
        <w:tabs>
          <w:tab w:val="num" w:pos="4580"/>
        </w:tabs>
        <w:ind w:left="4580" w:hanging="360"/>
      </w:pPr>
      <w:rPr>
        <w:rFonts w:ascii="Courier New" w:hAnsi="Courier New" w:hint="default"/>
      </w:rPr>
    </w:lvl>
    <w:lvl w:ilvl="8" w:tentative="1">
      <w:start w:val="1"/>
      <w:numFmt w:val="bullet"/>
      <w:lvlText w:val=""/>
      <w:lvlJc w:val="left"/>
      <w:pPr>
        <w:tabs>
          <w:tab w:val="num" w:pos="5300"/>
        </w:tabs>
        <w:ind w:left="5300" w:hanging="360"/>
      </w:pPr>
      <w:rPr>
        <w:rFonts w:ascii="Wingdings" w:hAnsi="Wingdings" w:hint="default"/>
      </w:rPr>
    </w:lvl>
  </w:abstractNum>
  <w:abstractNum w:abstractNumId="522">
    <w:nsid w:val="274123F9"/>
    <w:multiLevelType w:val="multilevel"/>
    <w:tmpl w:val="7DE06A20"/>
    <w:lvl w:ilvl="0">
      <w:start w:val="1"/>
      <w:numFmt w:val="bullet"/>
      <w:lvlText w:val=""/>
      <w:lvlJc w:val="left"/>
      <w:pPr>
        <w:tabs>
          <w:tab w:val="num" w:pos="1068"/>
        </w:tabs>
        <w:ind w:left="1068" w:hanging="360"/>
      </w:pPr>
      <w:rPr>
        <w:rFonts w:ascii="Symbol" w:hAnsi="Symbol" w:hint="default"/>
        <w:color w:val="auto"/>
      </w:rPr>
    </w:lvl>
    <w:lvl w:ilvl="1" w:tentative="1">
      <w:start w:val="1"/>
      <w:numFmt w:val="bullet"/>
      <w:lvlText w:val="o"/>
      <w:lvlJc w:val="left"/>
      <w:pPr>
        <w:tabs>
          <w:tab w:val="num" w:pos="-743"/>
        </w:tabs>
        <w:ind w:left="-743" w:hanging="360"/>
      </w:pPr>
      <w:rPr>
        <w:rFonts w:ascii="Courier New" w:hAnsi="Courier New" w:hint="default"/>
      </w:rPr>
    </w:lvl>
    <w:lvl w:ilvl="2" w:tentative="1">
      <w:start w:val="1"/>
      <w:numFmt w:val="bullet"/>
      <w:lvlText w:val=""/>
      <w:lvlJc w:val="left"/>
      <w:pPr>
        <w:tabs>
          <w:tab w:val="num" w:pos="-23"/>
        </w:tabs>
        <w:ind w:left="-23" w:hanging="360"/>
      </w:pPr>
      <w:rPr>
        <w:rFonts w:ascii="Wingdings" w:hAnsi="Wingdings" w:hint="default"/>
      </w:rPr>
    </w:lvl>
    <w:lvl w:ilvl="3" w:tentative="1">
      <w:start w:val="1"/>
      <w:numFmt w:val="bullet"/>
      <w:lvlText w:val=""/>
      <w:lvlJc w:val="left"/>
      <w:pPr>
        <w:tabs>
          <w:tab w:val="num" w:pos="697"/>
        </w:tabs>
        <w:ind w:left="697" w:hanging="360"/>
      </w:pPr>
      <w:rPr>
        <w:rFonts w:ascii="Symbol" w:hAnsi="Symbol" w:hint="default"/>
      </w:rPr>
    </w:lvl>
    <w:lvl w:ilvl="4" w:tentative="1">
      <w:start w:val="1"/>
      <w:numFmt w:val="bullet"/>
      <w:lvlText w:val="o"/>
      <w:lvlJc w:val="left"/>
      <w:pPr>
        <w:tabs>
          <w:tab w:val="num" w:pos="1417"/>
        </w:tabs>
        <w:ind w:left="1417" w:hanging="360"/>
      </w:pPr>
      <w:rPr>
        <w:rFonts w:ascii="Courier New" w:hAnsi="Courier New" w:hint="default"/>
      </w:rPr>
    </w:lvl>
    <w:lvl w:ilvl="5" w:tentative="1">
      <w:start w:val="1"/>
      <w:numFmt w:val="bullet"/>
      <w:lvlText w:val=""/>
      <w:lvlJc w:val="left"/>
      <w:pPr>
        <w:tabs>
          <w:tab w:val="num" w:pos="2137"/>
        </w:tabs>
        <w:ind w:left="2137" w:hanging="360"/>
      </w:pPr>
      <w:rPr>
        <w:rFonts w:ascii="Wingdings" w:hAnsi="Wingdings" w:hint="default"/>
      </w:rPr>
    </w:lvl>
    <w:lvl w:ilvl="6" w:tentative="1">
      <w:start w:val="1"/>
      <w:numFmt w:val="bullet"/>
      <w:lvlText w:val=""/>
      <w:lvlJc w:val="left"/>
      <w:pPr>
        <w:tabs>
          <w:tab w:val="num" w:pos="2857"/>
        </w:tabs>
        <w:ind w:left="2857" w:hanging="360"/>
      </w:pPr>
      <w:rPr>
        <w:rFonts w:ascii="Symbol" w:hAnsi="Symbol" w:hint="default"/>
      </w:rPr>
    </w:lvl>
    <w:lvl w:ilvl="7" w:tentative="1">
      <w:start w:val="1"/>
      <w:numFmt w:val="bullet"/>
      <w:lvlText w:val="o"/>
      <w:lvlJc w:val="left"/>
      <w:pPr>
        <w:tabs>
          <w:tab w:val="num" w:pos="3577"/>
        </w:tabs>
        <w:ind w:left="3577" w:hanging="360"/>
      </w:pPr>
      <w:rPr>
        <w:rFonts w:ascii="Courier New" w:hAnsi="Courier New" w:hint="default"/>
      </w:rPr>
    </w:lvl>
    <w:lvl w:ilvl="8" w:tentative="1">
      <w:start w:val="1"/>
      <w:numFmt w:val="bullet"/>
      <w:lvlText w:val=""/>
      <w:lvlJc w:val="left"/>
      <w:pPr>
        <w:tabs>
          <w:tab w:val="num" w:pos="4297"/>
        </w:tabs>
        <w:ind w:left="4297" w:hanging="360"/>
      </w:pPr>
      <w:rPr>
        <w:rFonts w:ascii="Wingdings" w:hAnsi="Wingdings" w:hint="default"/>
      </w:rPr>
    </w:lvl>
  </w:abstractNum>
  <w:abstractNum w:abstractNumId="523">
    <w:nsid w:val="27797D6F"/>
    <w:multiLevelType w:val="singleLevel"/>
    <w:tmpl w:val="5AD28732"/>
    <w:lvl w:ilvl="0">
      <w:start w:val="1"/>
      <w:numFmt w:val="bullet"/>
      <w:lvlText w:val=""/>
      <w:lvlJc w:val="left"/>
      <w:pPr>
        <w:tabs>
          <w:tab w:val="num" w:pos="851"/>
        </w:tabs>
        <w:ind w:left="851" w:hanging="397"/>
      </w:pPr>
      <w:rPr>
        <w:rFonts w:ascii="Symbol" w:hAnsi="Symbol" w:hint="default"/>
      </w:rPr>
    </w:lvl>
  </w:abstractNum>
  <w:abstractNum w:abstractNumId="524">
    <w:nsid w:val="27830AC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25">
    <w:nsid w:val="27854D96"/>
    <w:multiLevelType w:val="multilevel"/>
    <w:tmpl w:val="948C33D8"/>
    <w:lvl w:ilvl="0">
      <w:start w:val="1"/>
      <w:numFmt w:val="bullet"/>
      <w:lvlText w:val=""/>
      <w:lvlJc w:val="left"/>
      <w:pPr>
        <w:tabs>
          <w:tab w:val="num" w:pos="360"/>
        </w:tabs>
      </w:pPr>
      <w:rPr>
        <w:rFonts w:ascii="Wingdings" w:hAnsi="Wingdings" w:hint="default"/>
        <w:color w:val="FF000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26">
    <w:nsid w:val="278F52ED"/>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527">
    <w:nsid w:val="279D7730"/>
    <w:multiLevelType w:val="singleLevel"/>
    <w:tmpl w:val="A81CC342"/>
    <w:lvl w:ilvl="0">
      <w:start w:val="4"/>
      <w:numFmt w:val="decimal"/>
      <w:lvlText w:val="%1."/>
      <w:lvlJc w:val="left"/>
      <w:pPr>
        <w:tabs>
          <w:tab w:val="num" w:pos="360"/>
        </w:tabs>
        <w:ind w:left="360" w:hanging="360"/>
      </w:pPr>
      <w:rPr>
        <w:rFonts w:cs="Times New Roman"/>
      </w:rPr>
    </w:lvl>
  </w:abstractNum>
  <w:abstractNum w:abstractNumId="528">
    <w:nsid w:val="27A110BF"/>
    <w:multiLevelType w:val="multilevel"/>
    <w:tmpl w:val="8BBC1090"/>
    <w:lvl w:ilvl="0">
      <w:start w:val="5"/>
      <w:numFmt w:val="decimal"/>
      <w:lvlText w:val="%1."/>
      <w:lvlJc w:val="left"/>
      <w:pPr>
        <w:tabs>
          <w:tab w:val="num" w:pos="644"/>
        </w:tabs>
        <w:ind w:left="644" w:hanging="360"/>
      </w:pPr>
      <w:rPr>
        <w:rFonts w:cs="Times New Roman" w:hint="default"/>
      </w:rPr>
    </w:lvl>
    <w:lvl w:ilvl="1" w:tentative="1">
      <w:start w:val="1"/>
      <w:numFmt w:val="lowerLetter"/>
      <w:lvlText w:val="%2."/>
      <w:lvlJc w:val="left"/>
      <w:pPr>
        <w:tabs>
          <w:tab w:val="num" w:pos="1364"/>
        </w:tabs>
        <w:ind w:left="1364" w:hanging="360"/>
      </w:pPr>
      <w:rPr>
        <w:rFonts w:cs="Times New Roman"/>
      </w:rPr>
    </w:lvl>
    <w:lvl w:ilvl="2" w:tentative="1">
      <w:start w:val="1"/>
      <w:numFmt w:val="lowerRoman"/>
      <w:lvlText w:val="%3."/>
      <w:lvlJc w:val="right"/>
      <w:pPr>
        <w:tabs>
          <w:tab w:val="num" w:pos="2084"/>
        </w:tabs>
        <w:ind w:left="2084" w:hanging="180"/>
      </w:pPr>
      <w:rPr>
        <w:rFonts w:cs="Times New Roman"/>
      </w:rPr>
    </w:lvl>
    <w:lvl w:ilvl="3" w:tentative="1">
      <w:start w:val="1"/>
      <w:numFmt w:val="decimal"/>
      <w:lvlText w:val="%4."/>
      <w:lvlJc w:val="left"/>
      <w:pPr>
        <w:tabs>
          <w:tab w:val="num" w:pos="2804"/>
        </w:tabs>
        <w:ind w:left="2804" w:hanging="360"/>
      </w:pPr>
      <w:rPr>
        <w:rFonts w:cs="Times New Roman"/>
      </w:rPr>
    </w:lvl>
    <w:lvl w:ilvl="4" w:tentative="1">
      <w:start w:val="1"/>
      <w:numFmt w:val="lowerLetter"/>
      <w:lvlText w:val="%5."/>
      <w:lvlJc w:val="left"/>
      <w:pPr>
        <w:tabs>
          <w:tab w:val="num" w:pos="3524"/>
        </w:tabs>
        <w:ind w:left="3524" w:hanging="360"/>
      </w:pPr>
      <w:rPr>
        <w:rFonts w:cs="Times New Roman"/>
      </w:rPr>
    </w:lvl>
    <w:lvl w:ilvl="5" w:tentative="1">
      <w:start w:val="1"/>
      <w:numFmt w:val="lowerRoman"/>
      <w:lvlText w:val="%6."/>
      <w:lvlJc w:val="right"/>
      <w:pPr>
        <w:tabs>
          <w:tab w:val="num" w:pos="4244"/>
        </w:tabs>
        <w:ind w:left="4244" w:hanging="180"/>
      </w:pPr>
      <w:rPr>
        <w:rFonts w:cs="Times New Roman"/>
      </w:rPr>
    </w:lvl>
    <w:lvl w:ilvl="6" w:tentative="1">
      <w:start w:val="1"/>
      <w:numFmt w:val="decimal"/>
      <w:lvlText w:val="%7."/>
      <w:lvlJc w:val="left"/>
      <w:pPr>
        <w:tabs>
          <w:tab w:val="num" w:pos="4964"/>
        </w:tabs>
        <w:ind w:left="4964" w:hanging="360"/>
      </w:pPr>
      <w:rPr>
        <w:rFonts w:cs="Times New Roman"/>
      </w:rPr>
    </w:lvl>
    <w:lvl w:ilvl="7" w:tentative="1">
      <w:start w:val="1"/>
      <w:numFmt w:val="lowerLetter"/>
      <w:lvlText w:val="%8."/>
      <w:lvlJc w:val="left"/>
      <w:pPr>
        <w:tabs>
          <w:tab w:val="num" w:pos="5684"/>
        </w:tabs>
        <w:ind w:left="5684" w:hanging="360"/>
      </w:pPr>
      <w:rPr>
        <w:rFonts w:cs="Times New Roman"/>
      </w:rPr>
    </w:lvl>
    <w:lvl w:ilvl="8" w:tentative="1">
      <w:start w:val="1"/>
      <w:numFmt w:val="lowerRoman"/>
      <w:lvlText w:val="%9."/>
      <w:lvlJc w:val="right"/>
      <w:pPr>
        <w:tabs>
          <w:tab w:val="num" w:pos="6404"/>
        </w:tabs>
        <w:ind w:left="6404" w:hanging="180"/>
      </w:pPr>
      <w:rPr>
        <w:rFonts w:cs="Times New Roman"/>
      </w:rPr>
    </w:lvl>
  </w:abstractNum>
  <w:abstractNum w:abstractNumId="529">
    <w:nsid w:val="27AF19C4"/>
    <w:multiLevelType w:val="multilevel"/>
    <w:tmpl w:val="32381F42"/>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0">
    <w:nsid w:val="27BA3A8F"/>
    <w:multiLevelType w:val="multilevel"/>
    <w:tmpl w:val="91BAF97A"/>
    <w:lvl w:ilvl="0">
      <w:start w:val="12"/>
      <w:numFmt w:val="bullet"/>
      <w:lvlText w:val=""/>
      <w:lvlJc w:val="left"/>
      <w:pPr>
        <w:tabs>
          <w:tab w:val="num" w:pos="700"/>
        </w:tabs>
        <w:ind w:left="680" w:hanging="340"/>
      </w:pPr>
      <w:rPr>
        <w:rFonts w:ascii="Wingdings" w:hAnsi="Wingdings" w:hint="default"/>
        <w:sz w:val="12"/>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531">
    <w:nsid w:val="27CB5388"/>
    <w:multiLevelType w:val="multilevel"/>
    <w:tmpl w:val="AA52B94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2">
    <w:nsid w:val="27E2535C"/>
    <w:multiLevelType w:val="multilevel"/>
    <w:tmpl w:val="3ABA60C4"/>
    <w:lvl w:ilvl="0">
      <w:start w:val="3"/>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720"/>
        </w:tabs>
        <w:ind w:left="720" w:hanging="72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533">
    <w:nsid w:val="27E36986"/>
    <w:multiLevelType w:val="multilevel"/>
    <w:tmpl w:val="0C848E80"/>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34">
    <w:nsid w:val="27E40C77"/>
    <w:multiLevelType w:val="singleLevel"/>
    <w:tmpl w:val="D34237CC"/>
    <w:lvl w:ilvl="0">
      <w:numFmt w:val="bullet"/>
      <w:lvlText w:val="-"/>
      <w:lvlJc w:val="left"/>
      <w:pPr>
        <w:tabs>
          <w:tab w:val="num" w:pos="1068"/>
        </w:tabs>
        <w:ind w:left="1068" w:hanging="360"/>
      </w:pPr>
      <w:rPr>
        <w:rFonts w:hint="default"/>
      </w:rPr>
    </w:lvl>
  </w:abstractNum>
  <w:abstractNum w:abstractNumId="535">
    <w:nsid w:val="280A4A17"/>
    <w:multiLevelType w:val="multilevel"/>
    <w:tmpl w:val="0CB26DF0"/>
    <w:lvl w:ilvl="0">
      <w:start w:val="1"/>
      <w:numFmt w:val="bullet"/>
      <w:lvlText w:val=""/>
      <w:lvlJc w:val="left"/>
      <w:pPr>
        <w:tabs>
          <w:tab w:val="num" w:pos="720"/>
        </w:tabs>
        <w:ind w:left="700" w:hanging="340"/>
      </w:pPr>
      <w:rPr>
        <w:rFonts w:ascii="Symbol" w:hAnsi="Symbol" w:hint="default"/>
        <w:color w:val="auto"/>
        <w:sz w:val="22"/>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36">
    <w:nsid w:val="280C1D57"/>
    <w:multiLevelType w:val="multilevel"/>
    <w:tmpl w:val="98F2F31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7">
    <w:nsid w:val="280D44DB"/>
    <w:multiLevelType w:val="multilevel"/>
    <w:tmpl w:val="6BA05AF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8">
    <w:nsid w:val="28167F59"/>
    <w:multiLevelType w:val="multilevel"/>
    <w:tmpl w:val="86F02CFC"/>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539">
    <w:nsid w:val="282D0EF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40">
    <w:nsid w:val="282F55E4"/>
    <w:multiLevelType w:val="singleLevel"/>
    <w:tmpl w:val="ADF62182"/>
    <w:lvl w:ilvl="0">
      <w:start w:val="2"/>
      <w:numFmt w:val="decimal"/>
      <w:lvlText w:val="%1."/>
      <w:lvlJc w:val="left"/>
      <w:pPr>
        <w:tabs>
          <w:tab w:val="num" w:pos="644"/>
        </w:tabs>
        <w:ind w:left="644" w:hanging="360"/>
      </w:pPr>
      <w:rPr>
        <w:rFonts w:cs="Times New Roman" w:hint="default"/>
      </w:rPr>
    </w:lvl>
  </w:abstractNum>
  <w:abstractNum w:abstractNumId="541">
    <w:nsid w:val="2849334E"/>
    <w:multiLevelType w:val="multilevel"/>
    <w:tmpl w:val="CC9274DA"/>
    <w:lvl w:ilvl="0">
      <w:start w:val="1"/>
      <w:numFmt w:val="decimal"/>
      <w:lvlText w:val="%1."/>
      <w:lvlJc w:val="left"/>
      <w:pPr>
        <w:tabs>
          <w:tab w:val="num" w:pos="360"/>
        </w:tabs>
        <w:ind w:left="360" w:hanging="360"/>
      </w:pPr>
      <w:rPr>
        <w:rFonts w:cs="Times New Roman"/>
      </w:rPr>
    </w:lvl>
    <w:lvl w:ilvl="1">
      <w:start w:val="1"/>
      <w:numFmt w:val="bullet"/>
      <w:lvlText w:val=""/>
      <w:lvlJc w:val="left"/>
      <w:pPr>
        <w:tabs>
          <w:tab w:val="num" w:pos="1117"/>
        </w:tabs>
        <w:ind w:left="1117" w:hanging="397"/>
      </w:pPr>
      <w:rPr>
        <w:rFonts w:ascii="Symbol" w:hAnsi="Symbol" w:hint="default"/>
        <w:sz w:val="24"/>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542">
    <w:nsid w:val="285035D9"/>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543">
    <w:nsid w:val="285B563A"/>
    <w:multiLevelType w:val="multilevel"/>
    <w:tmpl w:val="82DA4E8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44">
    <w:nsid w:val="286554EE"/>
    <w:multiLevelType w:val="multilevel"/>
    <w:tmpl w:val="D1E25D2C"/>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45">
    <w:nsid w:val="2868498B"/>
    <w:multiLevelType w:val="multilevel"/>
    <w:tmpl w:val="1AA44A4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46">
    <w:nsid w:val="28753969"/>
    <w:multiLevelType w:val="singleLevel"/>
    <w:tmpl w:val="51E29B38"/>
    <w:lvl w:ilvl="0">
      <w:start w:val="60"/>
      <w:numFmt w:val="bullet"/>
      <w:lvlText w:val="-"/>
      <w:lvlJc w:val="left"/>
      <w:pPr>
        <w:tabs>
          <w:tab w:val="num" w:pos="360"/>
        </w:tabs>
        <w:ind w:left="360" w:hanging="360"/>
      </w:pPr>
      <w:rPr>
        <w:rFonts w:ascii="Times New Roman" w:hAnsi="Times New Roman" w:hint="default"/>
      </w:rPr>
    </w:lvl>
  </w:abstractNum>
  <w:abstractNum w:abstractNumId="547">
    <w:nsid w:val="287E229F"/>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548">
    <w:nsid w:val="28962F64"/>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549">
    <w:nsid w:val="28B56409"/>
    <w:multiLevelType w:val="multilevel"/>
    <w:tmpl w:val="FB22E12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50">
    <w:nsid w:val="28D35D9F"/>
    <w:multiLevelType w:val="multilevel"/>
    <w:tmpl w:val="E868A070"/>
    <w:lvl w:ilvl="0">
      <w:start w:val="2"/>
      <w:numFmt w:val="decimal"/>
      <w:lvlText w:val="%1"/>
      <w:lvlJc w:val="left"/>
      <w:pPr>
        <w:tabs>
          <w:tab w:val="num" w:pos="1440"/>
        </w:tabs>
        <w:ind w:left="1440" w:hanging="1440"/>
      </w:pPr>
      <w:rPr>
        <w:rFonts w:cs="Times New Roman" w:hint="default"/>
      </w:rPr>
    </w:lvl>
    <w:lvl w:ilvl="1">
      <w:start w:val="3"/>
      <w:numFmt w:val="decimal"/>
      <w:lvlText w:val="%1.%2"/>
      <w:lvlJc w:val="left"/>
      <w:pPr>
        <w:tabs>
          <w:tab w:val="num" w:pos="1440"/>
        </w:tabs>
        <w:ind w:left="1440" w:hanging="1440"/>
      </w:pPr>
      <w:rPr>
        <w:rFonts w:cs="Times New Roman" w:hint="default"/>
      </w:rPr>
    </w:lvl>
    <w:lvl w:ilvl="2">
      <w:start w:val="1"/>
      <w:numFmt w:val="decimal"/>
      <w:lvlText w:val="%1.%2.%3"/>
      <w:lvlJc w:val="left"/>
      <w:pPr>
        <w:tabs>
          <w:tab w:val="num" w:pos="1440"/>
        </w:tabs>
        <w:ind w:left="1440" w:hanging="144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2"/>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551">
    <w:nsid w:val="28F04611"/>
    <w:multiLevelType w:val="multilevel"/>
    <w:tmpl w:val="B652D88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552">
    <w:nsid w:val="28F5009D"/>
    <w:multiLevelType w:val="multilevel"/>
    <w:tmpl w:val="7266114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53">
    <w:nsid w:val="29376835"/>
    <w:multiLevelType w:val="multilevel"/>
    <w:tmpl w:val="1C4CF0F8"/>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54">
    <w:nsid w:val="296A018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555">
    <w:nsid w:val="296C5CC0"/>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556">
    <w:nsid w:val="299A2B90"/>
    <w:multiLevelType w:val="singleLevel"/>
    <w:tmpl w:val="BCF6B28A"/>
    <w:lvl w:ilvl="0">
      <w:start w:val="1"/>
      <w:numFmt w:val="decimal"/>
      <w:lvlText w:val="(%1)"/>
      <w:lvlJc w:val="left"/>
      <w:pPr>
        <w:tabs>
          <w:tab w:val="num" w:pos="360"/>
        </w:tabs>
        <w:ind w:left="360" w:hanging="360"/>
      </w:pPr>
      <w:rPr>
        <w:rFonts w:cs="Times New Roman" w:hint="default"/>
      </w:rPr>
    </w:lvl>
  </w:abstractNum>
  <w:abstractNum w:abstractNumId="557">
    <w:nsid w:val="29D62D70"/>
    <w:multiLevelType w:val="multilevel"/>
    <w:tmpl w:val="C7CC71BA"/>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558">
    <w:nsid w:val="29F978E9"/>
    <w:multiLevelType w:val="multilevel"/>
    <w:tmpl w:val="9C7E1708"/>
    <w:lvl w:ilvl="0">
      <w:start w:val="1"/>
      <w:numFmt w:val="bullet"/>
      <w:pStyle w:val="B1"/>
      <w:lvlText w:val=""/>
      <w:lvlJc w:val="left"/>
      <w:pPr>
        <w:tabs>
          <w:tab w:val="num" w:pos="644"/>
        </w:tabs>
        <w:ind w:left="568" w:hanging="284"/>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59">
    <w:nsid w:val="2A2D3DE2"/>
    <w:multiLevelType w:val="singleLevel"/>
    <w:tmpl w:val="0232B774"/>
    <w:lvl w:ilvl="0">
      <w:start w:val="8"/>
      <w:numFmt w:val="bullet"/>
      <w:lvlText w:val="-"/>
      <w:lvlJc w:val="left"/>
      <w:pPr>
        <w:tabs>
          <w:tab w:val="num" w:pos="360"/>
        </w:tabs>
        <w:ind w:left="360" w:hanging="360"/>
      </w:pPr>
      <w:rPr>
        <w:rFonts w:hint="default"/>
      </w:rPr>
    </w:lvl>
  </w:abstractNum>
  <w:abstractNum w:abstractNumId="560">
    <w:nsid w:val="2A327458"/>
    <w:multiLevelType w:val="multilevel"/>
    <w:tmpl w:val="6D70B91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1">
    <w:nsid w:val="2A357F26"/>
    <w:multiLevelType w:val="multilevel"/>
    <w:tmpl w:val="C16A95B6"/>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62">
    <w:nsid w:val="2A357F7B"/>
    <w:multiLevelType w:val="multilevel"/>
    <w:tmpl w:val="DC788FA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3">
    <w:nsid w:val="2A78010A"/>
    <w:multiLevelType w:val="multilevel"/>
    <w:tmpl w:val="B4A22A6C"/>
    <w:lvl w:ilvl="0">
      <w:start w:val="5"/>
      <w:numFmt w:val="decimal"/>
      <w:lvlText w:val="%1."/>
      <w:lvlJc w:val="left"/>
      <w:pPr>
        <w:tabs>
          <w:tab w:val="num" w:pos="717"/>
        </w:tabs>
        <w:ind w:left="717" w:hanging="360"/>
      </w:pPr>
      <w:rPr>
        <w:rFonts w:cs="Times New Roman" w:hint="default"/>
      </w:rPr>
    </w:lvl>
    <w:lvl w:ilvl="1" w:tentative="1">
      <w:start w:val="1"/>
      <w:numFmt w:val="lowerLetter"/>
      <w:lvlText w:val="%2."/>
      <w:lvlJc w:val="left"/>
      <w:pPr>
        <w:tabs>
          <w:tab w:val="num" w:pos="1437"/>
        </w:tabs>
        <w:ind w:left="1437" w:hanging="360"/>
      </w:pPr>
      <w:rPr>
        <w:rFonts w:cs="Times New Roman"/>
      </w:rPr>
    </w:lvl>
    <w:lvl w:ilvl="2" w:tentative="1">
      <w:start w:val="1"/>
      <w:numFmt w:val="lowerRoman"/>
      <w:lvlText w:val="%3."/>
      <w:lvlJc w:val="right"/>
      <w:pPr>
        <w:tabs>
          <w:tab w:val="num" w:pos="2157"/>
        </w:tabs>
        <w:ind w:left="2157" w:hanging="180"/>
      </w:pPr>
      <w:rPr>
        <w:rFonts w:cs="Times New Roman"/>
      </w:rPr>
    </w:lvl>
    <w:lvl w:ilvl="3" w:tentative="1">
      <w:start w:val="1"/>
      <w:numFmt w:val="decimal"/>
      <w:lvlText w:val="%4."/>
      <w:lvlJc w:val="left"/>
      <w:pPr>
        <w:tabs>
          <w:tab w:val="num" w:pos="2877"/>
        </w:tabs>
        <w:ind w:left="2877" w:hanging="360"/>
      </w:pPr>
      <w:rPr>
        <w:rFonts w:cs="Times New Roman"/>
      </w:rPr>
    </w:lvl>
    <w:lvl w:ilvl="4" w:tentative="1">
      <w:start w:val="1"/>
      <w:numFmt w:val="lowerLetter"/>
      <w:lvlText w:val="%5."/>
      <w:lvlJc w:val="left"/>
      <w:pPr>
        <w:tabs>
          <w:tab w:val="num" w:pos="3597"/>
        </w:tabs>
        <w:ind w:left="3597" w:hanging="360"/>
      </w:pPr>
      <w:rPr>
        <w:rFonts w:cs="Times New Roman"/>
      </w:rPr>
    </w:lvl>
    <w:lvl w:ilvl="5" w:tentative="1">
      <w:start w:val="1"/>
      <w:numFmt w:val="lowerRoman"/>
      <w:lvlText w:val="%6."/>
      <w:lvlJc w:val="right"/>
      <w:pPr>
        <w:tabs>
          <w:tab w:val="num" w:pos="4317"/>
        </w:tabs>
        <w:ind w:left="4317" w:hanging="180"/>
      </w:pPr>
      <w:rPr>
        <w:rFonts w:cs="Times New Roman"/>
      </w:rPr>
    </w:lvl>
    <w:lvl w:ilvl="6" w:tentative="1">
      <w:start w:val="1"/>
      <w:numFmt w:val="decimal"/>
      <w:lvlText w:val="%7."/>
      <w:lvlJc w:val="left"/>
      <w:pPr>
        <w:tabs>
          <w:tab w:val="num" w:pos="5037"/>
        </w:tabs>
        <w:ind w:left="5037" w:hanging="360"/>
      </w:pPr>
      <w:rPr>
        <w:rFonts w:cs="Times New Roman"/>
      </w:rPr>
    </w:lvl>
    <w:lvl w:ilvl="7" w:tentative="1">
      <w:start w:val="1"/>
      <w:numFmt w:val="lowerLetter"/>
      <w:lvlText w:val="%8."/>
      <w:lvlJc w:val="left"/>
      <w:pPr>
        <w:tabs>
          <w:tab w:val="num" w:pos="5757"/>
        </w:tabs>
        <w:ind w:left="5757" w:hanging="360"/>
      </w:pPr>
      <w:rPr>
        <w:rFonts w:cs="Times New Roman"/>
      </w:rPr>
    </w:lvl>
    <w:lvl w:ilvl="8" w:tentative="1">
      <w:start w:val="1"/>
      <w:numFmt w:val="lowerRoman"/>
      <w:lvlText w:val="%9."/>
      <w:lvlJc w:val="right"/>
      <w:pPr>
        <w:tabs>
          <w:tab w:val="num" w:pos="6477"/>
        </w:tabs>
        <w:ind w:left="6477" w:hanging="180"/>
      </w:pPr>
      <w:rPr>
        <w:rFonts w:cs="Times New Roman"/>
      </w:rPr>
    </w:lvl>
  </w:abstractNum>
  <w:abstractNum w:abstractNumId="564">
    <w:nsid w:val="2A832963"/>
    <w:multiLevelType w:val="singleLevel"/>
    <w:tmpl w:val="04130001"/>
    <w:lvl w:ilvl="0">
      <w:start w:val="1"/>
      <w:numFmt w:val="bullet"/>
      <w:lvlText w:val=""/>
      <w:lvlJc w:val="left"/>
      <w:pPr>
        <w:tabs>
          <w:tab w:val="num" w:pos="360"/>
        </w:tabs>
        <w:ind w:left="360" w:hanging="360"/>
      </w:pPr>
      <w:rPr>
        <w:rFonts w:ascii="Symbol" w:hAnsi="Symbol" w:hint="default"/>
      </w:rPr>
    </w:lvl>
  </w:abstractNum>
  <w:abstractNum w:abstractNumId="565">
    <w:nsid w:val="2AA069F5"/>
    <w:multiLevelType w:val="multilevel"/>
    <w:tmpl w:val="2E96761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66">
    <w:nsid w:val="2AB10836"/>
    <w:multiLevelType w:val="singleLevel"/>
    <w:tmpl w:val="EFA4108A"/>
    <w:lvl w:ilvl="0">
      <w:start w:val="1"/>
      <w:numFmt w:val="lowerLetter"/>
      <w:lvlText w:val="%1)"/>
      <w:legacy w:legacy="1" w:legacySpace="0" w:legacyIndent="283"/>
      <w:lvlJc w:val="left"/>
      <w:pPr>
        <w:ind w:left="567" w:hanging="283"/>
      </w:pPr>
      <w:rPr>
        <w:rFonts w:cs="Times New Roman"/>
      </w:rPr>
    </w:lvl>
  </w:abstractNum>
  <w:abstractNum w:abstractNumId="567">
    <w:nsid w:val="2AB47E12"/>
    <w:multiLevelType w:val="multilevel"/>
    <w:tmpl w:val="78222EE4"/>
    <w:lvl w:ilvl="0">
      <w:start w:val="1"/>
      <w:numFmt w:val="bullet"/>
      <w:lvlText w:val="-"/>
      <w:lvlJc w:val="left"/>
      <w:pPr>
        <w:tabs>
          <w:tab w:val="num" w:pos="794"/>
        </w:tabs>
        <w:ind w:left="794" w:hanging="397"/>
      </w:pPr>
      <w:rPr>
        <w:rFonts w:hint="default"/>
      </w:rPr>
    </w:lvl>
    <w:lvl w:ilvl="1">
      <w:start w:val="1"/>
      <w:numFmt w:val="bullet"/>
      <w:lvlText w:val="o"/>
      <w:lvlJc w:val="left"/>
      <w:pPr>
        <w:tabs>
          <w:tab w:val="num" w:pos="448"/>
        </w:tabs>
        <w:ind w:left="448" w:hanging="360"/>
      </w:pPr>
      <w:rPr>
        <w:rFonts w:ascii="Courier New" w:hAnsi="Courier New" w:hint="default"/>
      </w:rPr>
    </w:lvl>
    <w:lvl w:ilvl="2" w:tentative="1">
      <w:start w:val="1"/>
      <w:numFmt w:val="bullet"/>
      <w:lvlText w:val=""/>
      <w:lvlJc w:val="left"/>
      <w:pPr>
        <w:tabs>
          <w:tab w:val="num" w:pos="1168"/>
        </w:tabs>
        <w:ind w:left="1168" w:hanging="360"/>
      </w:pPr>
      <w:rPr>
        <w:rFonts w:ascii="Wingdings" w:hAnsi="Wingdings" w:hint="default"/>
      </w:rPr>
    </w:lvl>
    <w:lvl w:ilvl="3" w:tentative="1">
      <w:start w:val="1"/>
      <w:numFmt w:val="bullet"/>
      <w:lvlText w:val=""/>
      <w:lvlJc w:val="left"/>
      <w:pPr>
        <w:tabs>
          <w:tab w:val="num" w:pos="1888"/>
        </w:tabs>
        <w:ind w:left="1888" w:hanging="360"/>
      </w:pPr>
      <w:rPr>
        <w:rFonts w:ascii="Symbol" w:hAnsi="Symbol" w:hint="default"/>
      </w:rPr>
    </w:lvl>
    <w:lvl w:ilvl="4" w:tentative="1">
      <w:start w:val="1"/>
      <w:numFmt w:val="bullet"/>
      <w:lvlText w:val="o"/>
      <w:lvlJc w:val="left"/>
      <w:pPr>
        <w:tabs>
          <w:tab w:val="num" w:pos="2608"/>
        </w:tabs>
        <w:ind w:left="2608" w:hanging="360"/>
      </w:pPr>
      <w:rPr>
        <w:rFonts w:ascii="Courier New" w:hAnsi="Courier New" w:hint="default"/>
      </w:rPr>
    </w:lvl>
    <w:lvl w:ilvl="5" w:tentative="1">
      <w:start w:val="1"/>
      <w:numFmt w:val="bullet"/>
      <w:lvlText w:val=""/>
      <w:lvlJc w:val="left"/>
      <w:pPr>
        <w:tabs>
          <w:tab w:val="num" w:pos="3328"/>
        </w:tabs>
        <w:ind w:left="3328" w:hanging="360"/>
      </w:pPr>
      <w:rPr>
        <w:rFonts w:ascii="Wingdings" w:hAnsi="Wingdings" w:hint="default"/>
      </w:rPr>
    </w:lvl>
    <w:lvl w:ilvl="6" w:tentative="1">
      <w:start w:val="1"/>
      <w:numFmt w:val="bullet"/>
      <w:lvlText w:val=""/>
      <w:lvlJc w:val="left"/>
      <w:pPr>
        <w:tabs>
          <w:tab w:val="num" w:pos="4048"/>
        </w:tabs>
        <w:ind w:left="4048" w:hanging="360"/>
      </w:pPr>
      <w:rPr>
        <w:rFonts w:ascii="Symbol" w:hAnsi="Symbol" w:hint="default"/>
      </w:rPr>
    </w:lvl>
    <w:lvl w:ilvl="7" w:tentative="1">
      <w:start w:val="1"/>
      <w:numFmt w:val="bullet"/>
      <w:lvlText w:val="o"/>
      <w:lvlJc w:val="left"/>
      <w:pPr>
        <w:tabs>
          <w:tab w:val="num" w:pos="4768"/>
        </w:tabs>
        <w:ind w:left="4768" w:hanging="360"/>
      </w:pPr>
      <w:rPr>
        <w:rFonts w:ascii="Courier New" w:hAnsi="Courier New" w:hint="default"/>
      </w:rPr>
    </w:lvl>
    <w:lvl w:ilvl="8" w:tentative="1">
      <w:start w:val="1"/>
      <w:numFmt w:val="bullet"/>
      <w:lvlText w:val=""/>
      <w:lvlJc w:val="left"/>
      <w:pPr>
        <w:tabs>
          <w:tab w:val="num" w:pos="5488"/>
        </w:tabs>
        <w:ind w:left="5488" w:hanging="360"/>
      </w:pPr>
      <w:rPr>
        <w:rFonts w:ascii="Wingdings" w:hAnsi="Wingdings" w:hint="default"/>
      </w:rPr>
    </w:lvl>
  </w:abstractNum>
  <w:abstractNum w:abstractNumId="568">
    <w:nsid w:val="2ABF2F11"/>
    <w:multiLevelType w:val="multilevel"/>
    <w:tmpl w:val="9CFAB62A"/>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69">
    <w:nsid w:val="2AF1083E"/>
    <w:multiLevelType w:val="singleLevel"/>
    <w:tmpl w:val="AC547C74"/>
    <w:lvl w:ilvl="0">
      <w:start w:val="1"/>
      <w:numFmt w:val="decimal"/>
      <w:lvlText w:val="%1)"/>
      <w:legacy w:legacy="1" w:legacySpace="0" w:legacyIndent="283"/>
      <w:lvlJc w:val="left"/>
      <w:pPr>
        <w:ind w:left="850" w:hanging="283"/>
      </w:pPr>
      <w:rPr>
        <w:rFonts w:cs="Times New Roman"/>
      </w:rPr>
    </w:lvl>
  </w:abstractNum>
  <w:abstractNum w:abstractNumId="570">
    <w:nsid w:val="2B5B77E8"/>
    <w:multiLevelType w:val="singleLevel"/>
    <w:tmpl w:val="04070007"/>
    <w:lvl w:ilvl="0">
      <w:start w:val="1"/>
      <w:numFmt w:val="bullet"/>
      <w:lvlText w:val="-"/>
      <w:lvlJc w:val="left"/>
      <w:pPr>
        <w:tabs>
          <w:tab w:val="num" w:pos="360"/>
        </w:tabs>
        <w:ind w:left="360" w:hanging="360"/>
      </w:pPr>
      <w:rPr>
        <w:sz w:val="16"/>
      </w:rPr>
    </w:lvl>
  </w:abstractNum>
  <w:abstractNum w:abstractNumId="571">
    <w:nsid w:val="2B662B7D"/>
    <w:multiLevelType w:val="multilevel"/>
    <w:tmpl w:val="3424C762"/>
    <w:lvl w:ilvl="0">
      <w:numFmt w:val="bullet"/>
      <w:lvlText w:val="-"/>
      <w:lvlJc w:val="left"/>
      <w:pPr>
        <w:tabs>
          <w:tab w:val="num" w:pos="360"/>
        </w:tabs>
        <w:ind w:left="360" w:hanging="360"/>
      </w:pPr>
      <w:rPr>
        <w:rFonts w:ascii="Times New Roman" w:eastAsia="MS Mincho" w:hAnsi="Times New Roman" w:hint="default"/>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572">
    <w:nsid w:val="2BA22F4A"/>
    <w:multiLevelType w:val="multilevel"/>
    <w:tmpl w:val="F24AB580"/>
    <w:lvl w:ilvl="0">
      <w:start w:val="2"/>
      <w:numFmt w:val="decimal"/>
      <w:lvlText w:val="%1"/>
      <w:lvlJc w:val="left"/>
      <w:pPr>
        <w:tabs>
          <w:tab w:val="num" w:pos="720"/>
        </w:tabs>
        <w:ind w:left="720" w:hanging="720"/>
      </w:pPr>
      <w:rPr>
        <w:rFonts w:cs="Times New Roman" w:hint="default"/>
      </w:rPr>
    </w:lvl>
    <w:lvl w:ilvl="1">
      <w:start w:val="6"/>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573">
    <w:nsid w:val="2BD41ECF"/>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574">
    <w:nsid w:val="2C317CA6"/>
    <w:multiLevelType w:val="multilevel"/>
    <w:tmpl w:val="937EF4A8"/>
    <w:lvl w:ilvl="0">
      <w:start w:val="1"/>
      <w:numFmt w:val="bullet"/>
      <w:lvlText w:val=""/>
      <w:lvlJc w:val="left"/>
      <w:pPr>
        <w:tabs>
          <w:tab w:val="num" w:pos="927"/>
        </w:tabs>
        <w:ind w:left="567"/>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5">
    <w:nsid w:val="2C4C168A"/>
    <w:multiLevelType w:val="multilevel"/>
    <w:tmpl w:val="D2441CBA"/>
    <w:lvl w:ilvl="0">
      <w:start w:val="1"/>
      <w:numFmt w:val="bullet"/>
      <w:lvlText w:val=""/>
      <w:lvlJc w:val="left"/>
      <w:pPr>
        <w:tabs>
          <w:tab w:val="num" w:pos="454"/>
        </w:tabs>
        <w:ind w:left="454" w:hanging="397"/>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6">
    <w:nsid w:val="2C64331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77">
    <w:nsid w:val="2C6A2973"/>
    <w:multiLevelType w:val="multilevel"/>
    <w:tmpl w:val="B57ABD94"/>
    <w:lvl w:ilvl="0">
      <w:start w:val="9"/>
      <w:numFmt w:val="decimal"/>
      <w:lvlText w:val="%1"/>
      <w:lvlJc w:val="left"/>
      <w:pPr>
        <w:tabs>
          <w:tab w:val="num" w:pos="1380"/>
        </w:tabs>
        <w:ind w:left="1380" w:hanging="1380"/>
      </w:pPr>
      <w:rPr>
        <w:rFonts w:cs="Times New Roman" w:hint="default"/>
      </w:rPr>
    </w:lvl>
    <w:lvl w:ilvl="1">
      <w:start w:val="2"/>
      <w:numFmt w:val="decimal"/>
      <w:lvlText w:val="%1.%2"/>
      <w:lvlJc w:val="left"/>
      <w:pPr>
        <w:tabs>
          <w:tab w:val="num" w:pos="1408"/>
        </w:tabs>
        <w:ind w:left="1408" w:hanging="1380"/>
      </w:pPr>
      <w:rPr>
        <w:rFonts w:cs="Times New Roman" w:hint="default"/>
      </w:rPr>
    </w:lvl>
    <w:lvl w:ilvl="2">
      <w:start w:val="2"/>
      <w:numFmt w:val="decimal"/>
      <w:lvlText w:val="%1.%2.%3"/>
      <w:lvlJc w:val="left"/>
      <w:pPr>
        <w:tabs>
          <w:tab w:val="num" w:pos="1436"/>
        </w:tabs>
        <w:ind w:left="1436" w:hanging="1380"/>
      </w:pPr>
      <w:rPr>
        <w:rFonts w:cs="Times New Roman" w:hint="default"/>
      </w:rPr>
    </w:lvl>
    <w:lvl w:ilvl="3">
      <w:start w:val="410"/>
      <w:numFmt w:val="decimal"/>
      <w:lvlText w:val="%1.%2.%3.%4"/>
      <w:lvlJc w:val="left"/>
      <w:pPr>
        <w:tabs>
          <w:tab w:val="num" w:pos="1464"/>
        </w:tabs>
        <w:ind w:left="1464" w:hanging="1380"/>
      </w:pPr>
      <w:rPr>
        <w:rFonts w:cs="Times New Roman" w:hint="default"/>
      </w:rPr>
    </w:lvl>
    <w:lvl w:ilvl="4">
      <w:start w:val="2"/>
      <w:numFmt w:val="decimal"/>
      <w:lvlText w:val="%1.%2.%3.%4.%5"/>
      <w:lvlJc w:val="left"/>
      <w:pPr>
        <w:tabs>
          <w:tab w:val="num" w:pos="1492"/>
        </w:tabs>
        <w:ind w:left="1492" w:hanging="1380"/>
      </w:pPr>
      <w:rPr>
        <w:rFonts w:cs="Times New Roman" w:hint="default"/>
      </w:rPr>
    </w:lvl>
    <w:lvl w:ilvl="5">
      <w:start w:val="7"/>
      <w:numFmt w:val="decimal"/>
      <w:lvlText w:val="%1.%2.%3.%4.%5.%6"/>
      <w:lvlJc w:val="left"/>
      <w:pPr>
        <w:tabs>
          <w:tab w:val="num" w:pos="1580"/>
        </w:tabs>
        <w:ind w:left="1580" w:hanging="1440"/>
      </w:pPr>
      <w:rPr>
        <w:rFonts w:cs="Times New Roman" w:hint="default"/>
      </w:rPr>
    </w:lvl>
    <w:lvl w:ilvl="6">
      <w:start w:val="1"/>
      <w:numFmt w:val="decimal"/>
      <w:lvlText w:val="%1.%2.%3.%4.%5.%6.%7"/>
      <w:lvlJc w:val="left"/>
      <w:pPr>
        <w:tabs>
          <w:tab w:val="num" w:pos="1608"/>
        </w:tabs>
        <w:ind w:left="1608" w:hanging="1440"/>
      </w:pPr>
      <w:rPr>
        <w:rFonts w:cs="Times New Roman" w:hint="default"/>
      </w:rPr>
    </w:lvl>
    <w:lvl w:ilvl="7">
      <w:start w:val="1"/>
      <w:numFmt w:val="decimal"/>
      <w:lvlText w:val="%1.%2.%3.%4.%5.%6.%7.%8"/>
      <w:lvlJc w:val="left"/>
      <w:pPr>
        <w:tabs>
          <w:tab w:val="num" w:pos="1996"/>
        </w:tabs>
        <w:ind w:left="1996" w:hanging="1800"/>
      </w:pPr>
      <w:rPr>
        <w:rFonts w:cs="Times New Roman" w:hint="default"/>
      </w:rPr>
    </w:lvl>
    <w:lvl w:ilvl="8">
      <w:start w:val="1"/>
      <w:numFmt w:val="decimal"/>
      <w:lvlText w:val="%1.%2.%3.%4.%5.%6.%7.%8.%9"/>
      <w:lvlJc w:val="left"/>
      <w:pPr>
        <w:tabs>
          <w:tab w:val="num" w:pos="2024"/>
        </w:tabs>
        <w:ind w:left="2024" w:hanging="1800"/>
      </w:pPr>
      <w:rPr>
        <w:rFonts w:cs="Times New Roman" w:hint="default"/>
      </w:rPr>
    </w:lvl>
  </w:abstractNum>
  <w:abstractNum w:abstractNumId="578">
    <w:nsid w:val="2C771643"/>
    <w:multiLevelType w:val="multilevel"/>
    <w:tmpl w:val="6BA4FFE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9">
    <w:nsid w:val="2C7D7AFA"/>
    <w:multiLevelType w:val="multilevel"/>
    <w:tmpl w:val="21B21E5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80">
    <w:nsid w:val="2CC8324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81">
    <w:nsid w:val="2CEA4A43"/>
    <w:multiLevelType w:val="multilevel"/>
    <w:tmpl w:val="54E2F5D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82">
    <w:nsid w:val="2CFE4930"/>
    <w:multiLevelType w:val="multilevel"/>
    <w:tmpl w:val="6B06493E"/>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83">
    <w:nsid w:val="2D0E3B19"/>
    <w:multiLevelType w:val="singleLevel"/>
    <w:tmpl w:val="7488E5E0"/>
    <w:lvl w:ilvl="0">
      <w:start w:val="1"/>
      <w:numFmt w:val="decimal"/>
      <w:lvlText w:val="%1."/>
      <w:legacy w:legacy="1" w:legacySpace="0" w:legacyIndent="397"/>
      <w:lvlJc w:val="left"/>
      <w:pPr>
        <w:ind w:left="567" w:hanging="397"/>
      </w:pPr>
      <w:rPr>
        <w:rFonts w:cs="Times New Roman"/>
      </w:rPr>
    </w:lvl>
  </w:abstractNum>
  <w:abstractNum w:abstractNumId="584">
    <w:nsid w:val="2D3B5F56"/>
    <w:multiLevelType w:val="multilevel"/>
    <w:tmpl w:val="53787A3A"/>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85">
    <w:nsid w:val="2D430D5B"/>
    <w:multiLevelType w:val="multilevel"/>
    <w:tmpl w:val="E50A64DA"/>
    <w:lvl w:ilvl="0">
      <w:start w:val="1"/>
      <w:numFmt w:val="bullet"/>
      <w:lvlText w:val=""/>
      <w:lvlJc w:val="left"/>
      <w:pPr>
        <w:tabs>
          <w:tab w:val="num" w:pos="363"/>
        </w:tabs>
        <w:ind w:left="363" w:hanging="363"/>
      </w:pPr>
      <w:rPr>
        <w:rFonts w:ascii="Symbol" w:hAnsi="Symbol"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586">
    <w:nsid w:val="2D8F789C"/>
    <w:multiLevelType w:val="singleLevel"/>
    <w:tmpl w:val="10E2F3A2"/>
    <w:lvl w:ilvl="0">
      <w:start w:val="1"/>
      <w:numFmt w:val="bullet"/>
      <w:lvlText w:val=""/>
      <w:lvlJc w:val="left"/>
      <w:pPr>
        <w:tabs>
          <w:tab w:val="num" w:pos="360"/>
        </w:tabs>
        <w:ind w:left="360" w:hanging="360"/>
      </w:pPr>
      <w:rPr>
        <w:rFonts w:ascii="Wingdings" w:hAnsi="Wingdings" w:hint="default"/>
        <w:sz w:val="16"/>
      </w:rPr>
    </w:lvl>
  </w:abstractNum>
  <w:abstractNum w:abstractNumId="587">
    <w:nsid w:val="2D9F77F4"/>
    <w:multiLevelType w:val="multilevel"/>
    <w:tmpl w:val="17128764"/>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88">
    <w:nsid w:val="2DA012B0"/>
    <w:multiLevelType w:val="singleLevel"/>
    <w:tmpl w:val="5E36B422"/>
    <w:lvl w:ilvl="0">
      <w:start w:val="1"/>
      <w:numFmt w:val="decimal"/>
      <w:lvlText w:val="%1."/>
      <w:legacy w:legacy="1" w:legacySpace="0" w:legacyIndent="360"/>
      <w:lvlJc w:val="left"/>
      <w:pPr>
        <w:ind w:left="2268" w:hanging="360"/>
      </w:pPr>
      <w:rPr>
        <w:rFonts w:cs="Times New Roman"/>
      </w:rPr>
    </w:lvl>
  </w:abstractNum>
  <w:abstractNum w:abstractNumId="589">
    <w:nsid w:val="2DA1417E"/>
    <w:multiLevelType w:val="multilevel"/>
    <w:tmpl w:val="76DA09D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0">
    <w:nsid w:val="2DB9478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91">
    <w:nsid w:val="2DBA718A"/>
    <w:multiLevelType w:val="singleLevel"/>
    <w:tmpl w:val="F086055E"/>
    <w:lvl w:ilvl="0">
      <w:start w:val="1"/>
      <w:numFmt w:val="lowerLetter"/>
      <w:lvlText w:val="%1)"/>
      <w:lvlJc w:val="left"/>
      <w:pPr>
        <w:tabs>
          <w:tab w:val="num" w:pos="360"/>
        </w:tabs>
        <w:ind w:left="360" w:hanging="360"/>
      </w:pPr>
      <w:rPr>
        <w:rFonts w:cs="Times New Roman" w:hint="default"/>
      </w:rPr>
    </w:lvl>
  </w:abstractNum>
  <w:abstractNum w:abstractNumId="592">
    <w:nsid w:val="2DC4063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93">
    <w:nsid w:val="2DD5060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94">
    <w:nsid w:val="2DF55BDF"/>
    <w:multiLevelType w:val="singleLevel"/>
    <w:tmpl w:val="DE005A36"/>
    <w:lvl w:ilvl="0">
      <w:start w:val="1"/>
      <w:numFmt w:val="decimal"/>
      <w:pStyle w:val="Case2"/>
      <w:lvlText w:val="Code Allocation Strategy %1."/>
      <w:lvlJc w:val="left"/>
      <w:pPr>
        <w:tabs>
          <w:tab w:val="num" w:pos="3240"/>
        </w:tabs>
        <w:ind w:left="360" w:hanging="360"/>
      </w:pPr>
      <w:rPr>
        <w:rFonts w:cs="Times New Roman"/>
      </w:rPr>
    </w:lvl>
  </w:abstractNum>
  <w:abstractNum w:abstractNumId="595">
    <w:nsid w:val="2DF66D25"/>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596">
    <w:nsid w:val="2DFD077D"/>
    <w:multiLevelType w:val="multilevel"/>
    <w:tmpl w:val="E31412A6"/>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7">
    <w:nsid w:val="2E094398"/>
    <w:multiLevelType w:val="multilevel"/>
    <w:tmpl w:val="9BB4D804"/>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8">
    <w:nsid w:val="2E203B25"/>
    <w:multiLevelType w:val="multilevel"/>
    <w:tmpl w:val="5B92868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9">
    <w:nsid w:val="2E4300B1"/>
    <w:multiLevelType w:val="singleLevel"/>
    <w:tmpl w:val="691E2DF4"/>
    <w:lvl w:ilvl="0">
      <w:start w:val="1"/>
      <w:numFmt w:val="decimal"/>
      <w:lvlText w:val="%1)"/>
      <w:lvlJc w:val="left"/>
      <w:pPr>
        <w:tabs>
          <w:tab w:val="num" w:pos="569"/>
        </w:tabs>
        <w:ind w:left="569" w:hanging="285"/>
      </w:pPr>
      <w:rPr>
        <w:rFonts w:eastAsia="ＭＳ 明朝" w:cs="Times New Roman" w:hint="eastAsia"/>
      </w:rPr>
    </w:lvl>
  </w:abstractNum>
  <w:abstractNum w:abstractNumId="600">
    <w:nsid w:val="2E814270"/>
    <w:multiLevelType w:val="multilevel"/>
    <w:tmpl w:val="402C60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01">
    <w:nsid w:val="2E9B24A3"/>
    <w:multiLevelType w:val="singleLevel"/>
    <w:tmpl w:val="86B20484"/>
    <w:lvl w:ilvl="0">
      <w:numFmt w:val="bullet"/>
      <w:lvlText w:val="-"/>
      <w:lvlJc w:val="left"/>
      <w:pPr>
        <w:tabs>
          <w:tab w:val="num" w:pos="360"/>
        </w:tabs>
        <w:ind w:left="360" w:hanging="360"/>
      </w:pPr>
      <w:rPr>
        <w:rFonts w:ascii="Times New Roman" w:hAnsi="Times New Roman" w:hint="default"/>
      </w:rPr>
    </w:lvl>
  </w:abstractNum>
  <w:abstractNum w:abstractNumId="602">
    <w:nsid w:val="2EAD4E4F"/>
    <w:multiLevelType w:val="multilevel"/>
    <w:tmpl w:val="0B1CAE4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03">
    <w:nsid w:val="2EC02DFA"/>
    <w:multiLevelType w:val="multilevel"/>
    <w:tmpl w:val="0536259C"/>
    <w:lvl w:ilvl="0">
      <w:start w:val="1"/>
      <w:numFmt w:val="bullet"/>
      <w:lvlText w:val="-"/>
      <w:lvlJc w:val="left"/>
      <w:pPr>
        <w:tabs>
          <w:tab w:val="num" w:pos="927"/>
        </w:tabs>
        <w:ind w:left="907" w:hanging="340"/>
      </w:pPr>
      <w:rPr>
        <w:rFonts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04">
    <w:nsid w:val="2EF93FE0"/>
    <w:multiLevelType w:val="singleLevel"/>
    <w:tmpl w:val="4D2AB860"/>
    <w:lvl w:ilvl="0">
      <w:start w:val="5"/>
      <w:numFmt w:val="decimal"/>
      <w:lvlText w:val="%1-"/>
      <w:lvlJc w:val="left"/>
      <w:pPr>
        <w:tabs>
          <w:tab w:val="num" w:pos="360"/>
        </w:tabs>
        <w:ind w:left="360" w:hanging="360"/>
      </w:pPr>
      <w:rPr>
        <w:rFonts w:cs="Times New Roman" w:hint="default"/>
      </w:rPr>
    </w:lvl>
  </w:abstractNum>
  <w:abstractNum w:abstractNumId="605">
    <w:nsid w:val="2F062A66"/>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606">
    <w:nsid w:val="2F0918F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07">
    <w:nsid w:val="2F091E44"/>
    <w:multiLevelType w:val="singleLevel"/>
    <w:tmpl w:val="DECCF194"/>
    <w:lvl w:ilvl="0">
      <w:start w:val="1"/>
      <w:numFmt w:val="upperLetter"/>
      <w:lvlText w:val="Appendix %1. "/>
      <w:lvlJc w:val="left"/>
      <w:pPr>
        <w:tabs>
          <w:tab w:val="num" w:pos="2160"/>
        </w:tabs>
        <w:ind w:left="360" w:hanging="360"/>
      </w:pPr>
      <w:rPr>
        <w:rFonts w:cs="Times New Roman"/>
      </w:rPr>
    </w:lvl>
  </w:abstractNum>
  <w:abstractNum w:abstractNumId="608">
    <w:nsid w:val="2F1B5355"/>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609">
    <w:nsid w:val="2F3C4982"/>
    <w:multiLevelType w:val="singleLevel"/>
    <w:tmpl w:val="753A8E30"/>
    <w:lvl w:ilvl="0">
      <w:start w:val="1"/>
      <w:numFmt w:val="bullet"/>
      <w:lvlText w:val=""/>
      <w:lvlJc w:val="left"/>
      <w:pPr>
        <w:tabs>
          <w:tab w:val="num" w:pos="360"/>
        </w:tabs>
        <w:ind w:left="360" w:hanging="360"/>
      </w:pPr>
      <w:rPr>
        <w:rFonts w:ascii="Wingdings" w:hAnsi="Wingdings" w:hint="default"/>
        <w:sz w:val="16"/>
      </w:rPr>
    </w:lvl>
  </w:abstractNum>
  <w:abstractNum w:abstractNumId="610">
    <w:nsid w:val="2F4A6FBA"/>
    <w:multiLevelType w:val="multilevel"/>
    <w:tmpl w:val="18BAF8E8"/>
    <w:lvl w:ilvl="0">
      <w:start w:val="1"/>
      <w:numFmt w:val="bullet"/>
      <w:lvlText w:val="-"/>
      <w:lvlJc w:val="left"/>
      <w:pPr>
        <w:tabs>
          <w:tab w:val="num" w:pos="643"/>
        </w:tabs>
        <w:ind w:left="623" w:hanging="34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11">
    <w:nsid w:val="2F587E65"/>
    <w:multiLevelType w:val="singleLevel"/>
    <w:tmpl w:val="040C000F"/>
    <w:lvl w:ilvl="0">
      <w:start w:val="1"/>
      <w:numFmt w:val="decimal"/>
      <w:lvlText w:val="%1."/>
      <w:lvlJc w:val="left"/>
      <w:pPr>
        <w:tabs>
          <w:tab w:val="num" w:pos="360"/>
        </w:tabs>
        <w:ind w:left="360" w:hanging="360"/>
      </w:pPr>
      <w:rPr>
        <w:rFonts w:cs="Times New Roman"/>
      </w:rPr>
    </w:lvl>
  </w:abstractNum>
  <w:abstractNum w:abstractNumId="612">
    <w:nsid w:val="2F615F16"/>
    <w:multiLevelType w:val="multilevel"/>
    <w:tmpl w:val="4352ED8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13">
    <w:nsid w:val="2F690887"/>
    <w:multiLevelType w:val="multilevel"/>
    <w:tmpl w:val="BDEEF55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614">
    <w:nsid w:val="2F8123D3"/>
    <w:multiLevelType w:val="singleLevel"/>
    <w:tmpl w:val="804C60EA"/>
    <w:lvl w:ilvl="0">
      <w:start w:val="1"/>
      <w:numFmt w:val="bullet"/>
      <w:lvlText w:val=""/>
      <w:lvlJc w:val="left"/>
      <w:pPr>
        <w:tabs>
          <w:tab w:val="num" w:pos="360"/>
        </w:tabs>
        <w:ind w:left="360" w:hanging="360"/>
      </w:pPr>
      <w:rPr>
        <w:rFonts w:ascii="Wingdings" w:hAnsi="Wingdings" w:hint="default"/>
        <w:sz w:val="16"/>
      </w:rPr>
    </w:lvl>
  </w:abstractNum>
  <w:abstractNum w:abstractNumId="615">
    <w:nsid w:val="2F907447"/>
    <w:multiLevelType w:val="multilevel"/>
    <w:tmpl w:val="22CC6558"/>
    <w:lvl w:ilvl="0">
      <w:start w:val="1"/>
      <w:numFmt w:val="bullet"/>
      <w:lvlText w:val=""/>
      <w:lvlJc w:val="left"/>
      <w:pPr>
        <w:tabs>
          <w:tab w:val="num" w:pos="1004"/>
        </w:tabs>
        <w:ind w:left="1004" w:hanging="360"/>
      </w:pPr>
      <w:rPr>
        <w:rFonts w:ascii="Symbol" w:hAnsi="Symbol" w:hint="default"/>
      </w:rPr>
    </w:lvl>
    <w:lvl w:ilvl="1" w:tentative="1">
      <w:start w:val="1"/>
      <w:numFmt w:val="bullet"/>
      <w:lvlText w:val="o"/>
      <w:lvlJc w:val="left"/>
      <w:pPr>
        <w:tabs>
          <w:tab w:val="num" w:pos="1724"/>
        </w:tabs>
        <w:ind w:left="1724" w:hanging="360"/>
      </w:pPr>
      <w:rPr>
        <w:rFonts w:ascii="Courier New" w:hAnsi="Courier New" w:hint="default"/>
      </w:rPr>
    </w:lvl>
    <w:lvl w:ilvl="2" w:tentative="1">
      <w:start w:val="1"/>
      <w:numFmt w:val="bullet"/>
      <w:lvlText w:val=""/>
      <w:lvlJc w:val="left"/>
      <w:pPr>
        <w:tabs>
          <w:tab w:val="num" w:pos="2444"/>
        </w:tabs>
        <w:ind w:left="2444" w:hanging="360"/>
      </w:pPr>
      <w:rPr>
        <w:rFonts w:ascii="Wingdings" w:hAnsi="Wingdings" w:hint="default"/>
      </w:rPr>
    </w:lvl>
    <w:lvl w:ilvl="3" w:tentative="1">
      <w:start w:val="1"/>
      <w:numFmt w:val="bullet"/>
      <w:lvlText w:val=""/>
      <w:lvlJc w:val="left"/>
      <w:pPr>
        <w:tabs>
          <w:tab w:val="num" w:pos="3164"/>
        </w:tabs>
        <w:ind w:left="3164" w:hanging="360"/>
      </w:pPr>
      <w:rPr>
        <w:rFonts w:ascii="Symbol" w:hAnsi="Symbol" w:hint="default"/>
      </w:rPr>
    </w:lvl>
    <w:lvl w:ilvl="4" w:tentative="1">
      <w:start w:val="1"/>
      <w:numFmt w:val="bullet"/>
      <w:lvlText w:val="o"/>
      <w:lvlJc w:val="left"/>
      <w:pPr>
        <w:tabs>
          <w:tab w:val="num" w:pos="3884"/>
        </w:tabs>
        <w:ind w:left="3884" w:hanging="360"/>
      </w:pPr>
      <w:rPr>
        <w:rFonts w:ascii="Courier New" w:hAnsi="Courier New" w:hint="default"/>
      </w:rPr>
    </w:lvl>
    <w:lvl w:ilvl="5" w:tentative="1">
      <w:start w:val="1"/>
      <w:numFmt w:val="bullet"/>
      <w:lvlText w:val=""/>
      <w:lvlJc w:val="left"/>
      <w:pPr>
        <w:tabs>
          <w:tab w:val="num" w:pos="4604"/>
        </w:tabs>
        <w:ind w:left="4604" w:hanging="360"/>
      </w:pPr>
      <w:rPr>
        <w:rFonts w:ascii="Wingdings" w:hAnsi="Wingdings" w:hint="default"/>
      </w:rPr>
    </w:lvl>
    <w:lvl w:ilvl="6" w:tentative="1">
      <w:start w:val="1"/>
      <w:numFmt w:val="bullet"/>
      <w:lvlText w:val=""/>
      <w:lvlJc w:val="left"/>
      <w:pPr>
        <w:tabs>
          <w:tab w:val="num" w:pos="5324"/>
        </w:tabs>
        <w:ind w:left="5324" w:hanging="360"/>
      </w:pPr>
      <w:rPr>
        <w:rFonts w:ascii="Symbol" w:hAnsi="Symbol" w:hint="default"/>
      </w:rPr>
    </w:lvl>
    <w:lvl w:ilvl="7" w:tentative="1">
      <w:start w:val="1"/>
      <w:numFmt w:val="bullet"/>
      <w:lvlText w:val="o"/>
      <w:lvlJc w:val="left"/>
      <w:pPr>
        <w:tabs>
          <w:tab w:val="num" w:pos="6044"/>
        </w:tabs>
        <w:ind w:left="6044" w:hanging="360"/>
      </w:pPr>
      <w:rPr>
        <w:rFonts w:ascii="Courier New" w:hAnsi="Courier New" w:hint="default"/>
      </w:rPr>
    </w:lvl>
    <w:lvl w:ilvl="8" w:tentative="1">
      <w:start w:val="1"/>
      <w:numFmt w:val="bullet"/>
      <w:lvlText w:val=""/>
      <w:lvlJc w:val="left"/>
      <w:pPr>
        <w:tabs>
          <w:tab w:val="num" w:pos="6764"/>
        </w:tabs>
        <w:ind w:left="6764" w:hanging="360"/>
      </w:pPr>
      <w:rPr>
        <w:rFonts w:ascii="Wingdings" w:hAnsi="Wingdings" w:hint="default"/>
      </w:rPr>
    </w:lvl>
  </w:abstractNum>
  <w:abstractNum w:abstractNumId="616">
    <w:nsid w:val="2F9E0BD8"/>
    <w:multiLevelType w:val="multilevel"/>
    <w:tmpl w:val="2DC8A5B4"/>
    <w:lvl w:ilvl="0">
      <w:start w:val="1"/>
      <w:numFmt w:val="bullet"/>
      <w:lvlText w:val=""/>
      <w:lvlJc w:val="left"/>
      <w:pPr>
        <w:tabs>
          <w:tab w:val="num" w:pos="1004"/>
        </w:tabs>
        <w:ind w:left="1004" w:hanging="360"/>
      </w:pPr>
      <w:rPr>
        <w:rFonts w:ascii="Symbol" w:hAnsi="Symbol" w:hint="default"/>
      </w:rPr>
    </w:lvl>
    <w:lvl w:ilvl="1" w:tentative="1">
      <w:start w:val="1"/>
      <w:numFmt w:val="bullet"/>
      <w:lvlText w:val="o"/>
      <w:lvlJc w:val="left"/>
      <w:pPr>
        <w:tabs>
          <w:tab w:val="num" w:pos="1724"/>
        </w:tabs>
        <w:ind w:left="1724" w:hanging="360"/>
      </w:pPr>
      <w:rPr>
        <w:rFonts w:ascii="Courier New" w:hAnsi="Courier New" w:hint="default"/>
      </w:rPr>
    </w:lvl>
    <w:lvl w:ilvl="2" w:tentative="1">
      <w:start w:val="1"/>
      <w:numFmt w:val="bullet"/>
      <w:lvlText w:val=""/>
      <w:lvlJc w:val="left"/>
      <w:pPr>
        <w:tabs>
          <w:tab w:val="num" w:pos="2444"/>
        </w:tabs>
        <w:ind w:left="2444" w:hanging="360"/>
      </w:pPr>
      <w:rPr>
        <w:rFonts w:ascii="Wingdings" w:hAnsi="Wingdings" w:hint="default"/>
      </w:rPr>
    </w:lvl>
    <w:lvl w:ilvl="3" w:tentative="1">
      <w:start w:val="1"/>
      <w:numFmt w:val="bullet"/>
      <w:lvlText w:val=""/>
      <w:lvlJc w:val="left"/>
      <w:pPr>
        <w:tabs>
          <w:tab w:val="num" w:pos="3164"/>
        </w:tabs>
        <w:ind w:left="3164" w:hanging="360"/>
      </w:pPr>
      <w:rPr>
        <w:rFonts w:ascii="Symbol" w:hAnsi="Symbol" w:hint="default"/>
      </w:rPr>
    </w:lvl>
    <w:lvl w:ilvl="4" w:tentative="1">
      <w:start w:val="1"/>
      <w:numFmt w:val="bullet"/>
      <w:lvlText w:val="o"/>
      <w:lvlJc w:val="left"/>
      <w:pPr>
        <w:tabs>
          <w:tab w:val="num" w:pos="3884"/>
        </w:tabs>
        <w:ind w:left="3884" w:hanging="360"/>
      </w:pPr>
      <w:rPr>
        <w:rFonts w:ascii="Courier New" w:hAnsi="Courier New" w:hint="default"/>
      </w:rPr>
    </w:lvl>
    <w:lvl w:ilvl="5" w:tentative="1">
      <w:start w:val="1"/>
      <w:numFmt w:val="bullet"/>
      <w:lvlText w:val=""/>
      <w:lvlJc w:val="left"/>
      <w:pPr>
        <w:tabs>
          <w:tab w:val="num" w:pos="4604"/>
        </w:tabs>
        <w:ind w:left="4604" w:hanging="360"/>
      </w:pPr>
      <w:rPr>
        <w:rFonts w:ascii="Wingdings" w:hAnsi="Wingdings" w:hint="default"/>
      </w:rPr>
    </w:lvl>
    <w:lvl w:ilvl="6" w:tentative="1">
      <w:start w:val="1"/>
      <w:numFmt w:val="bullet"/>
      <w:lvlText w:val=""/>
      <w:lvlJc w:val="left"/>
      <w:pPr>
        <w:tabs>
          <w:tab w:val="num" w:pos="5324"/>
        </w:tabs>
        <w:ind w:left="5324" w:hanging="360"/>
      </w:pPr>
      <w:rPr>
        <w:rFonts w:ascii="Symbol" w:hAnsi="Symbol" w:hint="default"/>
      </w:rPr>
    </w:lvl>
    <w:lvl w:ilvl="7" w:tentative="1">
      <w:start w:val="1"/>
      <w:numFmt w:val="bullet"/>
      <w:lvlText w:val="o"/>
      <w:lvlJc w:val="left"/>
      <w:pPr>
        <w:tabs>
          <w:tab w:val="num" w:pos="6044"/>
        </w:tabs>
        <w:ind w:left="6044" w:hanging="360"/>
      </w:pPr>
      <w:rPr>
        <w:rFonts w:ascii="Courier New" w:hAnsi="Courier New" w:hint="default"/>
      </w:rPr>
    </w:lvl>
    <w:lvl w:ilvl="8" w:tentative="1">
      <w:start w:val="1"/>
      <w:numFmt w:val="bullet"/>
      <w:lvlText w:val=""/>
      <w:lvlJc w:val="left"/>
      <w:pPr>
        <w:tabs>
          <w:tab w:val="num" w:pos="6764"/>
        </w:tabs>
        <w:ind w:left="6764" w:hanging="360"/>
      </w:pPr>
      <w:rPr>
        <w:rFonts w:ascii="Wingdings" w:hAnsi="Wingdings" w:hint="default"/>
      </w:rPr>
    </w:lvl>
  </w:abstractNum>
  <w:abstractNum w:abstractNumId="617">
    <w:nsid w:val="2FE522C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18">
    <w:nsid w:val="30200132"/>
    <w:multiLevelType w:val="multilevel"/>
    <w:tmpl w:val="1C76202E"/>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19">
    <w:nsid w:val="3021105B"/>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620">
    <w:nsid w:val="303D45C7"/>
    <w:multiLevelType w:val="multilevel"/>
    <w:tmpl w:val="40A67D74"/>
    <w:lvl w:ilvl="0">
      <w:start w:val="1"/>
      <w:numFmt w:val="bullet"/>
      <w:lvlText w:val=""/>
      <w:lvlJc w:val="left"/>
      <w:pPr>
        <w:tabs>
          <w:tab w:val="num" w:pos="644"/>
        </w:tabs>
        <w:ind w:left="624" w:hanging="34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21">
    <w:nsid w:val="30416BD6"/>
    <w:multiLevelType w:val="multilevel"/>
    <w:tmpl w:val="6D826FA2"/>
    <w:lvl w:ilvl="0">
      <w:start w:val="1"/>
      <w:numFmt w:val="decimal"/>
      <w:lvlText w:val="%1."/>
      <w:lvlJc w:val="left"/>
      <w:pPr>
        <w:tabs>
          <w:tab w:val="num" w:pos="360"/>
        </w:tabs>
      </w:pPr>
      <w:rPr>
        <w:rFonts w:cs="Times New Roman"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622">
    <w:nsid w:val="304617EC"/>
    <w:multiLevelType w:val="singleLevel"/>
    <w:tmpl w:val="B44EA658"/>
    <w:lvl w:ilvl="0">
      <w:start w:val="1"/>
      <w:numFmt w:val="decimal"/>
      <w:lvlText w:val="%1."/>
      <w:legacy w:legacy="1" w:legacySpace="0" w:legacyIndent="397"/>
      <w:lvlJc w:val="left"/>
      <w:pPr>
        <w:ind w:left="567" w:hanging="397"/>
      </w:pPr>
      <w:rPr>
        <w:rFonts w:cs="Times New Roman"/>
      </w:rPr>
    </w:lvl>
  </w:abstractNum>
  <w:abstractNum w:abstractNumId="623">
    <w:nsid w:val="304762E6"/>
    <w:multiLevelType w:val="multilevel"/>
    <w:tmpl w:val="837CD362"/>
    <w:lvl w:ilvl="0">
      <w:start w:val="1"/>
      <w:numFmt w:val="decimal"/>
      <w:lvlText w:val="%1."/>
      <w:lvlJc w:val="left"/>
      <w:pPr>
        <w:tabs>
          <w:tab w:val="num" w:pos="1440"/>
        </w:tabs>
        <w:ind w:left="144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624">
    <w:nsid w:val="30513F5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25">
    <w:nsid w:val="30696DD0"/>
    <w:multiLevelType w:val="multilevel"/>
    <w:tmpl w:val="3E4C549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26">
    <w:nsid w:val="306C6D57"/>
    <w:multiLevelType w:val="multilevel"/>
    <w:tmpl w:val="F4D2B1F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27">
    <w:nsid w:val="307C2F8A"/>
    <w:multiLevelType w:val="multilevel"/>
    <w:tmpl w:val="45927986"/>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28">
    <w:nsid w:val="3098638D"/>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629">
    <w:nsid w:val="30991CF5"/>
    <w:multiLevelType w:val="multilevel"/>
    <w:tmpl w:val="371A33BA"/>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30">
    <w:nsid w:val="30A01598"/>
    <w:multiLevelType w:val="multilevel"/>
    <w:tmpl w:val="548AAFF8"/>
    <w:lvl w:ilvl="0">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631">
    <w:nsid w:val="30A200D6"/>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632">
    <w:nsid w:val="30B30CB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33">
    <w:nsid w:val="30B95FD7"/>
    <w:multiLevelType w:val="multilevel"/>
    <w:tmpl w:val="323C788A"/>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34">
    <w:nsid w:val="311E0F15"/>
    <w:multiLevelType w:val="multilevel"/>
    <w:tmpl w:val="8702E60A"/>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35">
    <w:nsid w:val="313340E8"/>
    <w:multiLevelType w:val="multilevel"/>
    <w:tmpl w:val="371ECBD0"/>
    <w:lvl w:ilvl="0">
      <w:start w:val="1"/>
      <w:numFmt w:val="decimal"/>
      <w:lvlText w:val="%1."/>
      <w:lvlJc w:val="left"/>
      <w:pPr>
        <w:tabs>
          <w:tab w:val="num" w:pos="1080"/>
        </w:tabs>
        <w:ind w:left="1080" w:hanging="360"/>
      </w:pPr>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636">
    <w:nsid w:val="314D15E6"/>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637">
    <w:nsid w:val="31594D94"/>
    <w:multiLevelType w:val="multilevel"/>
    <w:tmpl w:val="C2D2AA62"/>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38">
    <w:nsid w:val="317C2ACD"/>
    <w:multiLevelType w:val="multilevel"/>
    <w:tmpl w:val="D692380C"/>
    <w:lvl w:ilvl="0">
      <w:start w:val="1"/>
      <w:numFmt w:val="bullet"/>
      <w:lvlText w:val=""/>
      <w:lvlJc w:val="left"/>
      <w:pPr>
        <w:tabs>
          <w:tab w:val="num" w:pos="927"/>
        </w:tabs>
        <w:ind w:left="567"/>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39">
    <w:nsid w:val="31890505"/>
    <w:multiLevelType w:val="singleLevel"/>
    <w:tmpl w:val="9EAE08B6"/>
    <w:lvl w:ilvl="0">
      <w:numFmt w:val="bullet"/>
      <w:lvlText w:val="-"/>
      <w:lvlJc w:val="left"/>
      <w:pPr>
        <w:tabs>
          <w:tab w:val="num" w:pos="360"/>
        </w:tabs>
        <w:ind w:left="360" w:hanging="360"/>
      </w:pPr>
      <w:rPr>
        <w:rFonts w:ascii="Times New Roman" w:hAnsi="Times New Roman" w:hint="default"/>
      </w:rPr>
    </w:lvl>
  </w:abstractNum>
  <w:abstractNum w:abstractNumId="640">
    <w:nsid w:val="318E57E7"/>
    <w:multiLevelType w:val="multilevel"/>
    <w:tmpl w:val="CAE691E6"/>
    <w:lvl w:ilvl="0">
      <w:start w:val="1"/>
      <w:numFmt w:val="bullet"/>
      <w:lvlText w:val="-"/>
      <w:lvlJc w:val="left"/>
      <w:pPr>
        <w:tabs>
          <w:tab w:val="num" w:pos="720"/>
        </w:tabs>
        <w:ind w:left="720"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41">
    <w:nsid w:val="31B22E28"/>
    <w:multiLevelType w:val="singleLevel"/>
    <w:tmpl w:val="040C000F"/>
    <w:lvl w:ilvl="0">
      <w:start w:val="1"/>
      <w:numFmt w:val="decimal"/>
      <w:lvlText w:val="%1."/>
      <w:lvlJc w:val="left"/>
      <w:pPr>
        <w:tabs>
          <w:tab w:val="num" w:pos="360"/>
        </w:tabs>
        <w:ind w:left="360" w:hanging="360"/>
      </w:pPr>
      <w:rPr>
        <w:rFonts w:cs="Times New Roman"/>
      </w:rPr>
    </w:lvl>
  </w:abstractNum>
  <w:abstractNum w:abstractNumId="642">
    <w:nsid w:val="31B93A6F"/>
    <w:multiLevelType w:val="singleLevel"/>
    <w:tmpl w:val="E3525AA4"/>
    <w:lvl w:ilvl="0">
      <w:start w:val="1"/>
      <w:numFmt w:val="decimal"/>
      <w:pStyle w:val="TitreAnnex"/>
      <w:lvlText w:val="Annex %1."/>
      <w:lvlJc w:val="left"/>
      <w:pPr>
        <w:tabs>
          <w:tab w:val="num" w:pos="1440"/>
        </w:tabs>
        <w:ind w:left="360" w:hanging="360"/>
      </w:pPr>
      <w:rPr>
        <w:rFonts w:cs="Times New Roman"/>
      </w:rPr>
    </w:lvl>
  </w:abstractNum>
  <w:abstractNum w:abstractNumId="643">
    <w:nsid w:val="31D14D8D"/>
    <w:multiLevelType w:val="multilevel"/>
    <w:tmpl w:val="BF9C4E7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44">
    <w:nsid w:val="31F128BB"/>
    <w:multiLevelType w:val="multilevel"/>
    <w:tmpl w:val="97A4E1A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45">
    <w:nsid w:val="31F8421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46">
    <w:nsid w:val="31FE10D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47">
    <w:nsid w:val="32023569"/>
    <w:multiLevelType w:val="singleLevel"/>
    <w:tmpl w:val="04130001"/>
    <w:lvl w:ilvl="0">
      <w:start w:val="1"/>
      <w:numFmt w:val="bullet"/>
      <w:lvlText w:val=""/>
      <w:lvlJc w:val="left"/>
      <w:pPr>
        <w:tabs>
          <w:tab w:val="num" w:pos="360"/>
        </w:tabs>
        <w:ind w:left="360" w:hanging="360"/>
      </w:pPr>
      <w:rPr>
        <w:rFonts w:ascii="Symbol" w:hAnsi="Symbol" w:hint="default"/>
      </w:rPr>
    </w:lvl>
  </w:abstractNum>
  <w:abstractNum w:abstractNumId="648">
    <w:nsid w:val="32453632"/>
    <w:multiLevelType w:val="multilevel"/>
    <w:tmpl w:val="A290E356"/>
    <w:lvl w:ilvl="0">
      <w:start w:val="5"/>
      <w:numFmt w:val="decimal"/>
      <w:lvlText w:val="%1"/>
      <w:lvlJc w:val="left"/>
      <w:pPr>
        <w:tabs>
          <w:tab w:val="num" w:pos="1425"/>
        </w:tabs>
        <w:ind w:left="1425" w:hanging="1425"/>
      </w:pPr>
      <w:rPr>
        <w:rFonts w:cs="Times New Roman" w:hint="eastAsia"/>
      </w:rPr>
    </w:lvl>
    <w:lvl w:ilvl="1">
      <w:start w:val="3"/>
      <w:numFmt w:val="decimal"/>
      <w:lvlText w:val="%1.%2"/>
      <w:lvlJc w:val="left"/>
      <w:pPr>
        <w:tabs>
          <w:tab w:val="num" w:pos="1425"/>
        </w:tabs>
        <w:ind w:left="1425" w:hanging="1425"/>
      </w:pPr>
      <w:rPr>
        <w:rFonts w:cs="Times New Roman" w:hint="eastAsia"/>
      </w:rPr>
    </w:lvl>
    <w:lvl w:ilvl="2">
      <w:start w:val="3"/>
      <w:numFmt w:val="decimal"/>
      <w:lvlText w:val="%1.%2.%3"/>
      <w:lvlJc w:val="left"/>
      <w:pPr>
        <w:tabs>
          <w:tab w:val="num" w:pos="1425"/>
        </w:tabs>
        <w:ind w:left="1425" w:hanging="1425"/>
      </w:pPr>
      <w:rPr>
        <w:rFonts w:cs="Times New Roman" w:hint="eastAsia"/>
      </w:rPr>
    </w:lvl>
    <w:lvl w:ilvl="3">
      <w:start w:val="7"/>
      <w:numFmt w:val="decimal"/>
      <w:lvlText w:val="%1.%2.%3.%4"/>
      <w:lvlJc w:val="left"/>
      <w:pPr>
        <w:tabs>
          <w:tab w:val="num" w:pos="1425"/>
        </w:tabs>
        <w:ind w:left="1425" w:hanging="1425"/>
      </w:pPr>
      <w:rPr>
        <w:rFonts w:cs="Times New Roman" w:hint="eastAsia"/>
      </w:rPr>
    </w:lvl>
    <w:lvl w:ilvl="4">
      <w:start w:val="1"/>
      <w:numFmt w:val="decimal"/>
      <w:lvlText w:val="%1.%2.%3.%4.%5"/>
      <w:lvlJc w:val="left"/>
      <w:pPr>
        <w:tabs>
          <w:tab w:val="num" w:pos="1425"/>
        </w:tabs>
        <w:ind w:left="1425" w:hanging="1425"/>
      </w:pPr>
      <w:rPr>
        <w:rFonts w:cs="Times New Roman" w:hint="eastAsia"/>
      </w:rPr>
    </w:lvl>
    <w:lvl w:ilvl="5">
      <w:start w:val="1"/>
      <w:numFmt w:val="decimal"/>
      <w:lvlText w:val="%1.%2.%3.%4.%5.%6"/>
      <w:lvlJc w:val="left"/>
      <w:pPr>
        <w:tabs>
          <w:tab w:val="num" w:pos="1425"/>
        </w:tabs>
        <w:ind w:left="1425" w:hanging="1425"/>
      </w:pPr>
      <w:rPr>
        <w:rFonts w:cs="Times New Roman" w:hint="eastAsia"/>
      </w:rPr>
    </w:lvl>
    <w:lvl w:ilvl="6">
      <w:start w:val="1"/>
      <w:numFmt w:val="decimal"/>
      <w:lvlText w:val="%1.%2.%3.%4.%5.%6.%7"/>
      <w:lvlJc w:val="left"/>
      <w:pPr>
        <w:tabs>
          <w:tab w:val="num" w:pos="1425"/>
        </w:tabs>
        <w:ind w:left="1425" w:hanging="1425"/>
      </w:pPr>
      <w:rPr>
        <w:rFonts w:cs="Times New Roman" w:hint="eastAsia"/>
      </w:rPr>
    </w:lvl>
    <w:lvl w:ilvl="7">
      <w:start w:val="1"/>
      <w:numFmt w:val="decimal"/>
      <w:lvlText w:val="%1.%2.%3.%4.%5.%6.%7.%8"/>
      <w:lvlJc w:val="left"/>
      <w:pPr>
        <w:tabs>
          <w:tab w:val="num" w:pos="1425"/>
        </w:tabs>
        <w:ind w:left="1425" w:hanging="1425"/>
      </w:pPr>
      <w:rPr>
        <w:rFonts w:cs="Times New Roman" w:hint="eastAsia"/>
      </w:rPr>
    </w:lvl>
    <w:lvl w:ilvl="8">
      <w:start w:val="1"/>
      <w:numFmt w:val="decimal"/>
      <w:lvlText w:val="%1.%2.%3.%4.%5.%6.%7.%8.%9"/>
      <w:lvlJc w:val="left"/>
      <w:pPr>
        <w:tabs>
          <w:tab w:val="num" w:pos="1425"/>
        </w:tabs>
        <w:ind w:left="1425" w:hanging="1425"/>
      </w:pPr>
      <w:rPr>
        <w:rFonts w:cs="Times New Roman" w:hint="eastAsia"/>
      </w:rPr>
    </w:lvl>
  </w:abstractNum>
  <w:abstractNum w:abstractNumId="649">
    <w:nsid w:val="32540C44"/>
    <w:multiLevelType w:val="multilevel"/>
    <w:tmpl w:val="5D3408FC"/>
    <w:lvl w:ilvl="0">
      <w:start w:val="1"/>
      <w:numFmt w:val="decimal"/>
      <w:lvlText w:val="%1."/>
      <w:lvlJc w:val="left"/>
      <w:pPr>
        <w:tabs>
          <w:tab w:val="num" w:pos="1154"/>
        </w:tabs>
        <w:ind w:left="1154" w:hanging="360"/>
      </w:pPr>
      <w:rPr>
        <w:rFonts w:cs="Times New Roman" w:hint="default"/>
        <w:b w:val="0"/>
        <w:i w:val="0"/>
        <w:sz w:val="22"/>
      </w:rPr>
    </w:lvl>
    <w:lvl w:ilvl="1" w:tentative="1">
      <w:start w:val="1"/>
      <w:numFmt w:val="lowerLetter"/>
      <w:lvlText w:val="%2."/>
      <w:lvlJc w:val="left"/>
      <w:pPr>
        <w:tabs>
          <w:tab w:val="num" w:pos="2234"/>
        </w:tabs>
        <w:ind w:left="2234" w:hanging="360"/>
      </w:pPr>
      <w:rPr>
        <w:rFonts w:cs="Times New Roman"/>
      </w:rPr>
    </w:lvl>
    <w:lvl w:ilvl="2" w:tentative="1">
      <w:start w:val="1"/>
      <w:numFmt w:val="lowerRoman"/>
      <w:lvlText w:val="%3."/>
      <w:lvlJc w:val="right"/>
      <w:pPr>
        <w:tabs>
          <w:tab w:val="num" w:pos="2954"/>
        </w:tabs>
        <w:ind w:left="2954" w:hanging="180"/>
      </w:pPr>
      <w:rPr>
        <w:rFonts w:cs="Times New Roman"/>
      </w:rPr>
    </w:lvl>
    <w:lvl w:ilvl="3" w:tentative="1">
      <w:start w:val="1"/>
      <w:numFmt w:val="decimal"/>
      <w:lvlText w:val="%4."/>
      <w:lvlJc w:val="left"/>
      <w:pPr>
        <w:tabs>
          <w:tab w:val="num" w:pos="3674"/>
        </w:tabs>
        <w:ind w:left="3674" w:hanging="360"/>
      </w:pPr>
      <w:rPr>
        <w:rFonts w:cs="Times New Roman"/>
      </w:rPr>
    </w:lvl>
    <w:lvl w:ilvl="4" w:tentative="1">
      <w:start w:val="1"/>
      <w:numFmt w:val="lowerLetter"/>
      <w:lvlText w:val="%5."/>
      <w:lvlJc w:val="left"/>
      <w:pPr>
        <w:tabs>
          <w:tab w:val="num" w:pos="4394"/>
        </w:tabs>
        <w:ind w:left="4394" w:hanging="360"/>
      </w:pPr>
      <w:rPr>
        <w:rFonts w:cs="Times New Roman"/>
      </w:rPr>
    </w:lvl>
    <w:lvl w:ilvl="5" w:tentative="1">
      <w:start w:val="1"/>
      <w:numFmt w:val="lowerRoman"/>
      <w:lvlText w:val="%6."/>
      <w:lvlJc w:val="right"/>
      <w:pPr>
        <w:tabs>
          <w:tab w:val="num" w:pos="5114"/>
        </w:tabs>
        <w:ind w:left="5114" w:hanging="180"/>
      </w:pPr>
      <w:rPr>
        <w:rFonts w:cs="Times New Roman"/>
      </w:rPr>
    </w:lvl>
    <w:lvl w:ilvl="6" w:tentative="1">
      <w:start w:val="1"/>
      <w:numFmt w:val="decimal"/>
      <w:lvlText w:val="%7."/>
      <w:lvlJc w:val="left"/>
      <w:pPr>
        <w:tabs>
          <w:tab w:val="num" w:pos="5834"/>
        </w:tabs>
        <w:ind w:left="5834" w:hanging="360"/>
      </w:pPr>
      <w:rPr>
        <w:rFonts w:cs="Times New Roman"/>
      </w:rPr>
    </w:lvl>
    <w:lvl w:ilvl="7" w:tentative="1">
      <w:start w:val="1"/>
      <w:numFmt w:val="lowerLetter"/>
      <w:lvlText w:val="%8."/>
      <w:lvlJc w:val="left"/>
      <w:pPr>
        <w:tabs>
          <w:tab w:val="num" w:pos="6554"/>
        </w:tabs>
        <w:ind w:left="6554" w:hanging="360"/>
      </w:pPr>
      <w:rPr>
        <w:rFonts w:cs="Times New Roman"/>
      </w:rPr>
    </w:lvl>
    <w:lvl w:ilvl="8" w:tentative="1">
      <w:start w:val="1"/>
      <w:numFmt w:val="lowerRoman"/>
      <w:lvlText w:val="%9."/>
      <w:lvlJc w:val="right"/>
      <w:pPr>
        <w:tabs>
          <w:tab w:val="num" w:pos="7274"/>
        </w:tabs>
        <w:ind w:left="7274" w:hanging="180"/>
      </w:pPr>
      <w:rPr>
        <w:rFonts w:cs="Times New Roman"/>
      </w:rPr>
    </w:lvl>
  </w:abstractNum>
  <w:abstractNum w:abstractNumId="650">
    <w:nsid w:val="32762655"/>
    <w:multiLevelType w:val="multilevel"/>
    <w:tmpl w:val="68FE526A"/>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51">
    <w:nsid w:val="32814331"/>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652">
    <w:nsid w:val="32CF62B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53">
    <w:nsid w:val="32D2613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54">
    <w:nsid w:val="33044E2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55">
    <w:nsid w:val="33365A9C"/>
    <w:multiLevelType w:val="multilevel"/>
    <w:tmpl w:val="2932ADB0"/>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56">
    <w:nsid w:val="333A7B4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57">
    <w:nsid w:val="335624E6"/>
    <w:multiLevelType w:val="singleLevel"/>
    <w:tmpl w:val="B67A07AA"/>
    <w:lvl w:ilvl="0">
      <w:start w:val="1"/>
      <w:numFmt w:val="bullet"/>
      <w:lvlText w:val=""/>
      <w:lvlJc w:val="left"/>
      <w:pPr>
        <w:tabs>
          <w:tab w:val="num" w:pos="360"/>
        </w:tabs>
        <w:ind w:left="360" w:hanging="360"/>
      </w:pPr>
      <w:rPr>
        <w:rFonts w:ascii="Wingdings" w:hAnsi="Wingdings" w:hint="default"/>
      </w:rPr>
    </w:lvl>
  </w:abstractNum>
  <w:abstractNum w:abstractNumId="658">
    <w:nsid w:val="335B66E0"/>
    <w:multiLevelType w:val="multilevel"/>
    <w:tmpl w:val="F826921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59">
    <w:nsid w:val="337A014A"/>
    <w:multiLevelType w:val="singleLevel"/>
    <w:tmpl w:val="D34237CC"/>
    <w:lvl w:ilvl="0">
      <w:numFmt w:val="bullet"/>
      <w:lvlText w:val="-"/>
      <w:lvlJc w:val="left"/>
      <w:pPr>
        <w:tabs>
          <w:tab w:val="num" w:pos="1068"/>
        </w:tabs>
        <w:ind w:left="1068" w:hanging="360"/>
      </w:pPr>
      <w:rPr>
        <w:rFonts w:hint="default"/>
      </w:rPr>
    </w:lvl>
  </w:abstractNum>
  <w:abstractNum w:abstractNumId="660">
    <w:nsid w:val="33847FC1"/>
    <w:multiLevelType w:val="multilevel"/>
    <w:tmpl w:val="AE1A9E5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61">
    <w:nsid w:val="339D5C3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62">
    <w:nsid w:val="33A5787A"/>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663">
    <w:nsid w:val="33A804DF"/>
    <w:multiLevelType w:val="multilevel"/>
    <w:tmpl w:val="F970C782"/>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o"/>
      <w:lvlJc w:val="left"/>
      <w:pPr>
        <w:tabs>
          <w:tab w:val="num" w:pos="700"/>
        </w:tabs>
        <w:ind w:left="700" w:hanging="360"/>
      </w:pPr>
      <w:rPr>
        <w:rFonts w:hint="default"/>
      </w:rPr>
    </w:lvl>
    <w:lvl w:ilvl="2">
      <w:start w:val="1"/>
      <w:numFmt w:val="bullet"/>
      <w:lvlText w:val=""/>
      <w:lvlJc w:val="left"/>
      <w:pPr>
        <w:tabs>
          <w:tab w:val="num" w:pos="740"/>
        </w:tabs>
        <w:ind w:left="740" w:hanging="360"/>
      </w:pPr>
      <w:rPr>
        <w:rFonts w:ascii="Wingdings" w:hAnsi="Wingdings" w:hint="default"/>
      </w:rPr>
    </w:lvl>
    <w:lvl w:ilvl="3">
      <w:start w:val="1"/>
      <w:numFmt w:val="bullet"/>
      <w:lvlText w:val=""/>
      <w:lvlJc w:val="left"/>
      <w:pPr>
        <w:tabs>
          <w:tab w:val="num" w:pos="1460"/>
        </w:tabs>
        <w:ind w:left="1460" w:hanging="360"/>
      </w:pPr>
      <w:rPr>
        <w:rFonts w:ascii="Symbol" w:hAnsi="Symbol" w:hint="default"/>
      </w:rPr>
    </w:lvl>
    <w:lvl w:ilvl="4">
      <w:start w:val="1"/>
      <w:numFmt w:val="bullet"/>
      <w:lvlText w:val="o"/>
      <w:lvlJc w:val="left"/>
      <w:pPr>
        <w:tabs>
          <w:tab w:val="num" w:pos="2180"/>
        </w:tabs>
        <w:ind w:left="2180" w:hanging="360"/>
      </w:pPr>
      <w:rPr>
        <w:rFonts w:ascii="Courier New" w:hAnsi="Courier New" w:hint="default"/>
      </w:rPr>
    </w:lvl>
    <w:lvl w:ilvl="5">
      <w:start w:val="1"/>
      <w:numFmt w:val="bullet"/>
      <w:lvlText w:val=""/>
      <w:lvlJc w:val="left"/>
      <w:pPr>
        <w:tabs>
          <w:tab w:val="num" w:pos="2900"/>
        </w:tabs>
        <w:ind w:left="2900" w:hanging="360"/>
      </w:pPr>
      <w:rPr>
        <w:rFonts w:ascii="Wingdings" w:hAnsi="Wingdings" w:hint="default"/>
      </w:rPr>
    </w:lvl>
    <w:lvl w:ilvl="6">
      <w:start w:val="1"/>
      <w:numFmt w:val="bullet"/>
      <w:lvlText w:val=""/>
      <w:lvlJc w:val="left"/>
      <w:pPr>
        <w:tabs>
          <w:tab w:val="num" w:pos="3620"/>
        </w:tabs>
        <w:ind w:left="3620" w:hanging="360"/>
      </w:pPr>
      <w:rPr>
        <w:rFonts w:ascii="Symbol" w:hAnsi="Symbol" w:hint="default"/>
      </w:rPr>
    </w:lvl>
    <w:lvl w:ilvl="7">
      <w:start w:val="1"/>
      <w:numFmt w:val="bullet"/>
      <w:lvlText w:val="o"/>
      <w:lvlJc w:val="left"/>
      <w:pPr>
        <w:tabs>
          <w:tab w:val="num" w:pos="4340"/>
        </w:tabs>
        <w:ind w:left="4340" w:hanging="360"/>
      </w:pPr>
      <w:rPr>
        <w:rFonts w:ascii="Courier New" w:hAnsi="Courier New" w:hint="default"/>
      </w:rPr>
    </w:lvl>
    <w:lvl w:ilvl="8">
      <w:start w:val="1"/>
      <w:numFmt w:val="bullet"/>
      <w:lvlText w:val=""/>
      <w:lvlJc w:val="left"/>
      <w:pPr>
        <w:tabs>
          <w:tab w:val="num" w:pos="5060"/>
        </w:tabs>
        <w:ind w:left="5060" w:hanging="360"/>
      </w:pPr>
      <w:rPr>
        <w:rFonts w:ascii="Wingdings" w:hAnsi="Wingdings" w:hint="default"/>
      </w:rPr>
    </w:lvl>
  </w:abstractNum>
  <w:abstractNum w:abstractNumId="664">
    <w:nsid w:val="33B13B8C"/>
    <w:multiLevelType w:val="multilevel"/>
    <w:tmpl w:val="560691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65">
    <w:nsid w:val="33C26A3D"/>
    <w:multiLevelType w:val="multilevel"/>
    <w:tmpl w:val="9FE6BA64"/>
    <w:lvl w:ilvl="0">
      <w:start w:val="1"/>
      <w:numFmt w:val="bullet"/>
      <w:lvlText w:val=""/>
      <w:lvlJc w:val="left"/>
      <w:pPr>
        <w:tabs>
          <w:tab w:val="num" w:pos="360"/>
        </w:tabs>
        <w:ind w:left="340" w:hanging="340"/>
      </w:pPr>
      <w:rPr>
        <w:rFonts w:ascii="Symbol" w:hAnsi="Symbol" w:hint="default"/>
        <w:color w:val="auto"/>
        <w:sz w:val="22"/>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666">
    <w:nsid w:val="33F4598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67">
    <w:nsid w:val="340A26E0"/>
    <w:multiLevelType w:val="singleLevel"/>
    <w:tmpl w:val="43301B5A"/>
    <w:lvl w:ilvl="0">
      <w:start w:val="7"/>
      <w:numFmt w:val="bullet"/>
      <w:lvlText w:val="-"/>
      <w:lvlJc w:val="left"/>
      <w:pPr>
        <w:tabs>
          <w:tab w:val="num" w:pos="477"/>
        </w:tabs>
        <w:ind w:left="477" w:hanging="360"/>
      </w:pPr>
      <w:rPr>
        <w:rFonts w:ascii="Times New Roman" w:hAnsi="Times New Roman" w:hint="default"/>
      </w:rPr>
    </w:lvl>
  </w:abstractNum>
  <w:abstractNum w:abstractNumId="668">
    <w:nsid w:val="34304C3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69">
    <w:nsid w:val="344869AB"/>
    <w:multiLevelType w:val="multilevel"/>
    <w:tmpl w:val="9E9A215E"/>
    <w:lvl w:ilvl="0">
      <w:start w:val="1"/>
      <w:numFmt w:val="decimal"/>
      <w:lvlText w:val="%1."/>
      <w:lvlJc w:val="left"/>
      <w:pPr>
        <w:tabs>
          <w:tab w:val="num" w:pos="425"/>
        </w:tabs>
        <w:ind w:left="425" w:hanging="425"/>
      </w:pPr>
      <w:rPr>
        <w:rFonts w:cs="Times New Roman" w:hint="eastAsia"/>
      </w:rPr>
    </w:lvl>
    <w:lvl w:ilvl="1">
      <w:start w:val="1"/>
      <w:numFmt w:val="decimal"/>
      <w:isLgl/>
      <w:lvlText w:val="%1.%2."/>
      <w:lvlJc w:val="left"/>
      <w:pPr>
        <w:tabs>
          <w:tab w:val="num" w:pos="567"/>
        </w:tabs>
        <w:ind w:left="567" w:hanging="567"/>
      </w:pPr>
      <w:rPr>
        <w:rFonts w:cs="Times New Roman" w:hint="eastAsia"/>
      </w:rPr>
    </w:lvl>
    <w:lvl w:ilvl="2">
      <w:start w:val="1"/>
      <w:numFmt w:val="decimal"/>
      <w:isLgl/>
      <w:lvlText w:val="%1.%2.%3."/>
      <w:lvlJc w:val="left"/>
      <w:pPr>
        <w:tabs>
          <w:tab w:val="num" w:pos="709"/>
        </w:tabs>
        <w:ind w:left="709" w:hanging="709"/>
      </w:pPr>
      <w:rPr>
        <w:rFonts w:cs="Times New Roman" w:hint="eastAsia"/>
      </w:rPr>
    </w:lvl>
    <w:lvl w:ilvl="3">
      <w:start w:val="1"/>
      <w:numFmt w:val="decimal"/>
      <w:isLgl/>
      <w:lvlText w:val="%1.%2.%3.%4."/>
      <w:lvlJc w:val="left"/>
      <w:pPr>
        <w:tabs>
          <w:tab w:val="num" w:pos="851"/>
        </w:tabs>
        <w:ind w:left="851" w:hanging="851"/>
      </w:pPr>
      <w:rPr>
        <w:rFonts w:cs="Times New Roman" w:hint="eastAsia"/>
      </w:rPr>
    </w:lvl>
    <w:lvl w:ilvl="4">
      <w:start w:val="1"/>
      <w:numFmt w:val="decimal"/>
      <w:isLg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670">
    <w:nsid w:val="3477657B"/>
    <w:multiLevelType w:val="singleLevel"/>
    <w:tmpl w:val="F086055E"/>
    <w:lvl w:ilvl="0">
      <w:start w:val="1"/>
      <w:numFmt w:val="lowerLetter"/>
      <w:lvlText w:val="%1)"/>
      <w:lvlJc w:val="left"/>
      <w:pPr>
        <w:tabs>
          <w:tab w:val="num" w:pos="360"/>
        </w:tabs>
        <w:ind w:left="360" w:hanging="360"/>
      </w:pPr>
      <w:rPr>
        <w:rFonts w:cs="Times New Roman" w:hint="default"/>
      </w:rPr>
    </w:lvl>
  </w:abstractNum>
  <w:abstractNum w:abstractNumId="671">
    <w:nsid w:val="34780F0C"/>
    <w:multiLevelType w:val="multilevel"/>
    <w:tmpl w:val="FA3A138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72">
    <w:nsid w:val="34903453"/>
    <w:multiLevelType w:val="singleLevel"/>
    <w:tmpl w:val="1F847A04"/>
    <w:lvl w:ilvl="0">
      <w:start w:val="1"/>
      <w:numFmt w:val="bullet"/>
      <w:pStyle w:val="puce"/>
      <w:lvlText w:val=""/>
      <w:lvlJc w:val="left"/>
      <w:pPr>
        <w:tabs>
          <w:tab w:val="num" w:pos="360"/>
        </w:tabs>
        <w:ind w:left="360" w:hanging="360"/>
      </w:pPr>
      <w:rPr>
        <w:rFonts w:ascii="Wingdings" w:hAnsi="Wingdings" w:hint="default"/>
        <w:sz w:val="16"/>
      </w:rPr>
    </w:lvl>
  </w:abstractNum>
  <w:abstractNum w:abstractNumId="673">
    <w:nsid w:val="34A447F6"/>
    <w:multiLevelType w:val="multilevel"/>
    <w:tmpl w:val="C0F2B04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74">
    <w:nsid w:val="35233C33"/>
    <w:multiLevelType w:val="singleLevel"/>
    <w:tmpl w:val="44D048D2"/>
    <w:lvl w:ilvl="0">
      <w:start w:val="1"/>
      <w:numFmt w:val="upperLetter"/>
      <w:lvlText w:val="%1."/>
      <w:lvlJc w:val="left"/>
      <w:pPr>
        <w:tabs>
          <w:tab w:val="num" w:pos="1080"/>
        </w:tabs>
        <w:ind w:left="1080" w:hanging="360"/>
      </w:pPr>
      <w:rPr>
        <w:rFonts w:cs="Times New Roman" w:hint="default"/>
        <w:b/>
      </w:rPr>
    </w:lvl>
  </w:abstractNum>
  <w:abstractNum w:abstractNumId="675">
    <w:nsid w:val="353D1EA6"/>
    <w:multiLevelType w:val="multilevel"/>
    <w:tmpl w:val="FF9E0F9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76">
    <w:nsid w:val="354D036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77">
    <w:nsid w:val="35610BC6"/>
    <w:multiLevelType w:val="multilevel"/>
    <w:tmpl w:val="CEAC310A"/>
    <w:lvl w:ilvl="0">
      <w:start w:val="10"/>
      <w:numFmt w:val="decimal"/>
      <w:lvlText w:val="%1"/>
      <w:lvlJc w:val="left"/>
      <w:pPr>
        <w:tabs>
          <w:tab w:val="num" w:pos="660"/>
        </w:tabs>
        <w:ind w:left="660" w:hanging="660"/>
      </w:pPr>
      <w:rPr>
        <w:rFonts w:cs="Times New Roman" w:hint="default"/>
      </w:rPr>
    </w:lvl>
    <w:lvl w:ilvl="1">
      <w:start w:val="2"/>
      <w:numFmt w:val="decimal"/>
      <w:lvlText w:val="%1.%2"/>
      <w:lvlJc w:val="left"/>
      <w:pPr>
        <w:tabs>
          <w:tab w:val="num" w:pos="474"/>
        </w:tabs>
        <w:ind w:left="474" w:hanging="660"/>
      </w:pPr>
      <w:rPr>
        <w:rFonts w:cs="Times New Roman" w:hint="default"/>
      </w:rPr>
    </w:lvl>
    <w:lvl w:ilvl="2">
      <w:start w:val="8"/>
      <w:numFmt w:val="decimal"/>
      <w:lvlText w:val="%1.%2.%3"/>
      <w:lvlJc w:val="left"/>
      <w:pPr>
        <w:tabs>
          <w:tab w:val="num" w:pos="348"/>
        </w:tabs>
        <w:ind w:left="348" w:hanging="720"/>
      </w:pPr>
      <w:rPr>
        <w:rFonts w:cs="Times New Roman" w:hint="default"/>
      </w:rPr>
    </w:lvl>
    <w:lvl w:ilvl="3">
      <w:start w:val="1"/>
      <w:numFmt w:val="decimal"/>
      <w:lvlText w:val="%1.%2.%3.%4"/>
      <w:lvlJc w:val="left"/>
      <w:pPr>
        <w:tabs>
          <w:tab w:val="num" w:pos="522"/>
        </w:tabs>
        <w:ind w:left="522" w:hanging="1080"/>
      </w:pPr>
      <w:rPr>
        <w:rFonts w:cs="Times New Roman" w:hint="default"/>
      </w:rPr>
    </w:lvl>
    <w:lvl w:ilvl="4">
      <w:start w:val="1"/>
      <w:numFmt w:val="decimal"/>
      <w:lvlText w:val="%1.%2.%3.%4.%5"/>
      <w:lvlJc w:val="left"/>
      <w:pPr>
        <w:tabs>
          <w:tab w:val="num" w:pos="336"/>
        </w:tabs>
        <w:ind w:left="336" w:hanging="1080"/>
      </w:pPr>
      <w:rPr>
        <w:rFonts w:cs="Times New Roman" w:hint="default"/>
      </w:rPr>
    </w:lvl>
    <w:lvl w:ilvl="5">
      <w:start w:val="1"/>
      <w:numFmt w:val="decimal"/>
      <w:lvlText w:val="%1.%2.%3.%4.%5.%6"/>
      <w:lvlJc w:val="left"/>
      <w:pPr>
        <w:tabs>
          <w:tab w:val="num" w:pos="510"/>
        </w:tabs>
        <w:ind w:left="510" w:hanging="1440"/>
      </w:pPr>
      <w:rPr>
        <w:rFonts w:cs="Times New Roman" w:hint="default"/>
      </w:rPr>
    </w:lvl>
    <w:lvl w:ilvl="6">
      <w:start w:val="1"/>
      <w:numFmt w:val="decimal"/>
      <w:lvlText w:val="%1.%2.%3.%4.%5.%6.%7"/>
      <w:lvlJc w:val="left"/>
      <w:pPr>
        <w:tabs>
          <w:tab w:val="num" w:pos="324"/>
        </w:tabs>
        <w:ind w:left="324" w:hanging="1440"/>
      </w:pPr>
      <w:rPr>
        <w:rFonts w:cs="Times New Roman" w:hint="default"/>
      </w:rPr>
    </w:lvl>
    <w:lvl w:ilvl="7">
      <w:start w:val="1"/>
      <w:numFmt w:val="decimal"/>
      <w:lvlText w:val="%1.%2.%3.%4.%5.%6.%7.%8"/>
      <w:lvlJc w:val="left"/>
      <w:pPr>
        <w:tabs>
          <w:tab w:val="num" w:pos="498"/>
        </w:tabs>
        <w:ind w:left="498" w:hanging="1800"/>
      </w:pPr>
      <w:rPr>
        <w:rFonts w:cs="Times New Roman" w:hint="default"/>
      </w:rPr>
    </w:lvl>
    <w:lvl w:ilvl="8">
      <w:start w:val="1"/>
      <w:numFmt w:val="decimal"/>
      <w:lvlText w:val="%1.%2.%3.%4.%5.%6.%7.%8.%9"/>
      <w:lvlJc w:val="left"/>
      <w:pPr>
        <w:tabs>
          <w:tab w:val="num" w:pos="312"/>
        </w:tabs>
        <w:ind w:left="312" w:hanging="1800"/>
      </w:pPr>
      <w:rPr>
        <w:rFonts w:cs="Times New Roman" w:hint="default"/>
      </w:rPr>
    </w:lvl>
  </w:abstractNum>
  <w:abstractNum w:abstractNumId="678">
    <w:nsid w:val="357918E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79">
    <w:nsid w:val="35874002"/>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680">
    <w:nsid w:val="35942839"/>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681">
    <w:nsid w:val="35966FCF"/>
    <w:multiLevelType w:val="multilevel"/>
    <w:tmpl w:val="E50A64DA"/>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
      <w:lvlJc w:val="left"/>
      <w:pPr>
        <w:tabs>
          <w:tab w:val="num" w:pos="54"/>
        </w:tabs>
        <w:ind w:left="54" w:hanging="363"/>
      </w:pPr>
      <w:rPr>
        <w:rFonts w:ascii="Symbol" w:hAnsi="Symbol"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682">
    <w:nsid w:val="35A0037E"/>
    <w:multiLevelType w:val="singleLevel"/>
    <w:tmpl w:val="EEA48D1C"/>
    <w:lvl w:ilvl="0">
      <w:start w:val="1"/>
      <w:numFmt w:val="decimal"/>
      <w:lvlText w:val="[AD%1.  ]"/>
      <w:lvlJc w:val="left"/>
      <w:pPr>
        <w:tabs>
          <w:tab w:val="num" w:pos="1077"/>
        </w:tabs>
        <w:ind w:left="1077" w:hanging="1077"/>
      </w:pPr>
      <w:rPr>
        <w:rFonts w:cs="Times New Roman"/>
      </w:rPr>
    </w:lvl>
  </w:abstractNum>
  <w:abstractNum w:abstractNumId="683">
    <w:nsid w:val="35B23DA2"/>
    <w:multiLevelType w:val="multilevel"/>
    <w:tmpl w:val="46C09FCC"/>
    <w:lvl w:ilvl="0">
      <w:start w:val="1"/>
      <w:numFmt w:val="bullet"/>
      <w:lvlText w:val=""/>
      <w:lvlJc w:val="left"/>
      <w:pPr>
        <w:tabs>
          <w:tab w:val="num" w:pos="363"/>
        </w:tabs>
        <w:ind w:left="363" w:hanging="363"/>
      </w:pPr>
      <w:rPr>
        <w:rFonts w:ascii="Symbol" w:hAnsi="Symbol" w:hint="default"/>
      </w:rPr>
    </w:lvl>
    <w:lvl w:ilvl="1" w:tentative="1">
      <w:start w:val="1"/>
      <w:numFmt w:val="bullet"/>
      <w:lvlText w:val="o"/>
      <w:lvlJc w:val="left"/>
      <w:pPr>
        <w:tabs>
          <w:tab w:val="num" w:pos="11"/>
        </w:tabs>
        <w:ind w:left="11" w:hanging="360"/>
      </w:pPr>
      <w:rPr>
        <w:rFonts w:ascii="Courier New" w:hAnsi="Courier New" w:hint="default"/>
      </w:rPr>
    </w:lvl>
    <w:lvl w:ilvl="2" w:tentative="1">
      <w:start w:val="1"/>
      <w:numFmt w:val="bullet"/>
      <w:lvlText w:val=""/>
      <w:lvlJc w:val="left"/>
      <w:pPr>
        <w:tabs>
          <w:tab w:val="num" w:pos="731"/>
        </w:tabs>
        <w:ind w:left="731" w:hanging="360"/>
      </w:pPr>
      <w:rPr>
        <w:rFonts w:ascii="Wingdings" w:hAnsi="Wingdings" w:hint="default"/>
      </w:rPr>
    </w:lvl>
    <w:lvl w:ilvl="3" w:tentative="1">
      <w:start w:val="1"/>
      <w:numFmt w:val="bullet"/>
      <w:lvlText w:val=""/>
      <w:lvlJc w:val="left"/>
      <w:pPr>
        <w:tabs>
          <w:tab w:val="num" w:pos="1451"/>
        </w:tabs>
        <w:ind w:left="1451" w:hanging="360"/>
      </w:pPr>
      <w:rPr>
        <w:rFonts w:ascii="Symbol" w:hAnsi="Symbol" w:hint="default"/>
      </w:rPr>
    </w:lvl>
    <w:lvl w:ilvl="4" w:tentative="1">
      <w:start w:val="1"/>
      <w:numFmt w:val="bullet"/>
      <w:lvlText w:val="o"/>
      <w:lvlJc w:val="left"/>
      <w:pPr>
        <w:tabs>
          <w:tab w:val="num" w:pos="2171"/>
        </w:tabs>
        <w:ind w:left="2171" w:hanging="360"/>
      </w:pPr>
      <w:rPr>
        <w:rFonts w:ascii="Courier New" w:hAnsi="Courier New" w:hint="default"/>
      </w:rPr>
    </w:lvl>
    <w:lvl w:ilvl="5" w:tentative="1">
      <w:start w:val="1"/>
      <w:numFmt w:val="bullet"/>
      <w:lvlText w:val=""/>
      <w:lvlJc w:val="left"/>
      <w:pPr>
        <w:tabs>
          <w:tab w:val="num" w:pos="2891"/>
        </w:tabs>
        <w:ind w:left="2891" w:hanging="360"/>
      </w:pPr>
      <w:rPr>
        <w:rFonts w:ascii="Wingdings" w:hAnsi="Wingdings" w:hint="default"/>
      </w:rPr>
    </w:lvl>
    <w:lvl w:ilvl="6" w:tentative="1">
      <w:start w:val="1"/>
      <w:numFmt w:val="bullet"/>
      <w:lvlText w:val=""/>
      <w:lvlJc w:val="left"/>
      <w:pPr>
        <w:tabs>
          <w:tab w:val="num" w:pos="3611"/>
        </w:tabs>
        <w:ind w:left="3611" w:hanging="360"/>
      </w:pPr>
      <w:rPr>
        <w:rFonts w:ascii="Symbol" w:hAnsi="Symbol" w:hint="default"/>
      </w:rPr>
    </w:lvl>
    <w:lvl w:ilvl="7" w:tentative="1">
      <w:start w:val="1"/>
      <w:numFmt w:val="bullet"/>
      <w:lvlText w:val="o"/>
      <w:lvlJc w:val="left"/>
      <w:pPr>
        <w:tabs>
          <w:tab w:val="num" w:pos="4331"/>
        </w:tabs>
        <w:ind w:left="4331" w:hanging="360"/>
      </w:pPr>
      <w:rPr>
        <w:rFonts w:ascii="Courier New" w:hAnsi="Courier New" w:hint="default"/>
      </w:rPr>
    </w:lvl>
    <w:lvl w:ilvl="8" w:tentative="1">
      <w:start w:val="1"/>
      <w:numFmt w:val="bullet"/>
      <w:lvlText w:val=""/>
      <w:lvlJc w:val="left"/>
      <w:pPr>
        <w:tabs>
          <w:tab w:val="num" w:pos="5051"/>
        </w:tabs>
        <w:ind w:left="5051" w:hanging="360"/>
      </w:pPr>
      <w:rPr>
        <w:rFonts w:ascii="Wingdings" w:hAnsi="Wingdings" w:hint="default"/>
      </w:rPr>
    </w:lvl>
  </w:abstractNum>
  <w:abstractNum w:abstractNumId="684">
    <w:nsid w:val="35C80964"/>
    <w:multiLevelType w:val="multilevel"/>
    <w:tmpl w:val="08700742"/>
    <w:lvl w:ilvl="0">
      <w:start w:val="1"/>
      <w:numFmt w:val="decimal"/>
      <w:lvlText w:val="%1)"/>
      <w:lvlJc w:val="left"/>
      <w:pPr>
        <w:tabs>
          <w:tab w:val="num" w:pos="644"/>
        </w:tabs>
        <w:ind w:left="284"/>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85">
    <w:nsid w:val="35E311CF"/>
    <w:multiLevelType w:val="multilevel"/>
    <w:tmpl w:val="EDE4EF1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Symbol" w:hAnsi="Symbol"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86">
    <w:nsid w:val="35E431FE"/>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687">
    <w:nsid w:val="35F70AC9"/>
    <w:multiLevelType w:val="multilevel"/>
    <w:tmpl w:val="61E6519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688">
    <w:nsid w:val="36010AAC"/>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689">
    <w:nsid w:val="360C3953"/>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690">
    <w:nsid w:val="36191925"/>
    <w:multiLevelType w:val="multilevel"/>
    <w:tmpl w:val="8C8A02B6"/>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91">
    <w:nsid w:val="36273634"/>
    <w:multiLevelType w:val="multilevel"/>
    <w:tmpl w:val="6A2CA9CC"/>
    <w:lvl w:ilvl="0">
      <w:start w:val="1"/>
      <w:numFmt w:val="bullet"/>
      <w:lvlText w:val="-"/>
      <w:lvlJc w:val="left"/>
      <w:pPr>
        <w:tabs>
          <w:tab w:val="num" w:pos="794"/>
        </w:tabs>
        <w:ind w:left="794"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92">
    <w:nsid w:val="363713E3"/>
    <w:multiLevelType w:val="multilevel"/>
    <w:tmpl w:val="5A1EA664"/>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693">
    <w:nsid w:val="363843C1"/>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694">
    <w:nsid w:val="363B2E3C"/>
    <w:multiLevelType w:val="singleLevel"/>
    <w:tmpl w:val="D34237CC"/>
    <w:lvl w:ilvl="0">
      <w:numFmt w:val="bullet"/>
      <w:lvlText w:val="-"/>
      <w:lvlJc w:val="left"/>
      <w:pPr>
        <w:tabs>
          <w:tab w:val="num" w:pos="1068"/>
        </w:tabs>
        <w:ind w:left="1068" w:hanging="360"/>
      </w:pPr>
      <w:rPr>
        <w:rFonts w:hint="default"/>
      </w:rPr>
    </w:lvl>
  </w:abstractNum>
  <w:abstractNum w:abstractNumId="695">
    <w:nsid w:val="36575C3E"/>
    <w:multiLevelType w:val="multilevel"/>
    <w:tmpl w:val="EC0417E4"/>
    <w:lvl w:ilvl="0">
      <w:start w:val="1"/>
      <w:numFmt w:val="bullet"/>
      <w:lvlText w:val="o"/>
      <w:lvlJc w:val="left"/>
      <w:pPr>
        <w:tabs>
          <w:tab w:val="num" w:pos="360"/>
        </w:tabs>
        <w:ind w:left="360" w:hanging="360"/>
      </w:pPr>
      <w:rPr>
        <w:rFonts w:ascii="Courier New" w:hAnsi="Courier New"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696">
    <w:nsid w:val="368C4D97"/>
    <w:multiLevelType w:val="singleLevel"/>
    <w:tmpl w:val="D34237CC"/>
    <w:lvl w:ilvl="0">
      <w:numFmt w:val="bullet"/>
      <w:lvlText w:val="-"/>
      <w:lvlJc w:val="left"/>
      <w:pPr>
        <w:tabs>
          <w:tab w:val="num" w:pos="1068"/>
        </w:tabs>
        <w:ind w:left="1068" w:hanging="360"/>
      </w:pPr>
      <w:rPr>
        <w:rFonts w:hint="default"/>
      </w:rPr>
    </w:lvl>
  </w:abstractNum>
  <w:abstractNum w:abstractNumId="697">
    <w:nsid w:val="36A47CF2"/>
    <w:multiLevelType w:val="multilevel"/>
    <w:tmpl w:val="04090025"/>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698">
    <w:nsid w:val="36B03FB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99">
    <w:nsid w:val="36B91680"/>
    <w:multiLevelType w:val="multilevel"/>
    <w:tmpl w:val="CE4CEEC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00">
    <w:nsid w:val="36C26676"/>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701">
    <w:nsid w:val="36D82E70"/>
    <w:multiLevelType w:val="singleLevel"/>
    <w:tmpl w:val="BCCEDC2E"/>
    <w:lvl w:ilvl="0">
      <w:start w:val="1"/>
      <w:numFmt w:val="decimal"/>
      <w:lvlText w:val="%1)"/>
      <w:legacy w:legacy="1" w:legacySpace="0" w:legacyIndent="644"/>
      <w:lvlJc w:val="left"/>
      <w:pPr>
        <w:ind w:left="928" w:hanging="644"/>
      </w:pPr>
      <w:rPr>
        <w:rFonts w:cs="Times New Roman"/>
      </w:rPr>
    </w:lvl>
  </w:abstractNum>
  <w:abstractNum w:abstractNumId="702">
    <w:nsid w:val="36D96E05"/>
    <w:multiLevelType w:val="multilevel"/>
    <w:tmpl w:val="29786C8C"/>
    <w:lvl w:ilvl="0">
      <w:start w:val="12"/>
      <w:numFmt w:val="bullet"/>
      <w:lvlText w:val=""/>
      <w:lvlJc w:val="left"/>
      <w:pPr>
        <w:tabs>
          <w:tab w:val="num" w:pos="700"/>
        </w:tabs>
        <w:ind w:left="680" w:hanging="340"/>
      </w:pPr>
      <w:rPr>
        <w:rFonts w:ascii="Wingdings" w:hAnsi="Wingdings" w:hint="default"/>
        <w:sz w:val="12"/>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703">
    <w:nsid w:val="36DB2249"/>
    <w:multiLevelType w:val="singleLevel"/>
    <w:tmpl w:val="FE662AF8"/>
    <w:lvl w:ilvl="0">
      <w:start w:val="11"/>
      <w:numFmt w:val="bullet"/>
      <w:lvlText w:val="-"/>
      <w:lvlJc w:val="left"/>
      <w:pPr>
        <w:tabs>
          <w:tab w:val="num" w:pos="644"/>
        </w:tabs>
        <w:ind w:left="644" w:hanging="360"/>
      </w:pPr>
      <w:rPr>
        <w:rFonts w:hint="default"/>
      </w:rPr>
    </w:lvl>
  </w:abstractNum>
  <w:abstractNum w:abstractNumId="704">
    <w:nsid w:val="36E06F2F"/>
    <w:multiLevelType w:val="multilevel"/>
    <w:tmpl w:val="38F8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nsid w:val="370F6BF0"/>
    <w:multiLevelType w:val="singleLevel"/>
    <w:tmpl w:val="040C000F"/>
    <w:lvl w:ilvl="0">
      <w:start w:val="1"/>
      <w:numFmt w:val="decimal"/>
      <w:lvlText w:val="%1."/>
      <w:lvlJc w:val="left"/>
      <w:pPr>
        <w:tabs>
          <w:tab w:val="num" w:pos="360"/>
        </w:tabs>
        <w:ind w:left="360" w:hanging="360"/>
      </w:pPr>
      <w:rPr>
        <w:rFonts w:cs="Times New Roman"/>
      </w:rPr>
    </w:lvl>
  </w:abstractNum>
  <w:abstractNum w:abstractNumId="706">
    <w:nsid w:val="371024A1"/>
    <w:multiLevelType w:val="multilevel"/>
    <w:tmpl w:val="D93EB116"/>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707">
    <w:nsid w:val="37113B5A"/>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708">
    <w:nsid w:val="371C7665"/>
    <w:multiLevelType w:val="multilevel"/>
    <w:tmpl w:val="A24CA90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09">
    <w:nsid w:val="37237637"/>
    <w:multiLevelType w:val="multilevel"/>
    <w:tmpl w:val="5B8C6A1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10">
    <w:nsid w:val="3747686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11">
    <w:nsid w:val="374C0EC2"/>
    <w:multiLevelType w:val="singleLevel"/>
    <w:tmpl w:val="040C000F"/>
    <w:lvl w:ilvl="0">
      <w:start w:val="1"/>
      <w:numFmt w:val="decimal"/>
      <w:lvlText w:val="%1."/>
      <w:lvlJc w:val="left"/>
      <w:pPr>
        <w:tabs>
          <w:tab w:val="num" w:pos="360"/>
        </w:tabs>
        <w:ind w:left="360" w:hanging="360"/>
      </w:pPr>
      <w:rPr>
        <w:rFonts w:cs="Times New Roman"/>
      </w:rPr>
    </w:lvl>
  </w:abstractNum>
  <w:abstractNum w:abstractNumId="712">
    <w:nsid w:val="376E3A9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13">
    <w:nsid w:val="376F5A1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14">
    <w:nsid w:val="37730560"/>
    <w:multiLevelType w:val="multilevel"/>
    <w:tmpl w:val="DB469898"/>
    <w:lvl w:ilvl="0">
      <w:start w:val="3"/>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715">
    <w:nsid w:val="377D671C"/>
    <w:multiLevelType w:val="multilevel"/>
    <w:tmpl w:val="CA746D14"/>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16">
    <w:nsid w:val="37835C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17">
    <w:nsid w:val="379174BF"/>
    <w:multiLevelType w:val="singleLevel"/>
    <w:tmpl w:val="30D0FFD6"/>
    <w:lvl w:ilvl="0">
      <w:start w:val="1"/>
      <w:numFmt w:val="decimal"/>
      <w:lvlText w:val="%1."/>
      <w:legacy w:legacy="1" w:legacySpace="0" w:legacyIndent="397"/>
      <w:lvlJc w:val="left"/>
      <w:pPr>
        <w:ind w:left="567" w:hanging="397"/>
      </w:pPr>
      <w:rPr>
        <w:rFonts w:cs="Times New Roman"/>
      </w:rPr>
    </w:lvl>
  </w:abstractNum>
  <w:abstractNum w:abstractNumId="718">
    <w:nsid w:val="37AD16CD"/>
    <w:multiLevelType w:val="multilevel"/>
    <w:tmpl w:val="C08AFA44"/>
    <w:lvl w:ilvl="0">
      <w:start w:val="1"/>
      <w:numFmt w:val="bullet"/>
      <w:lvlText w:val=""/>
      <w:lvlJc w:val="left"/>
      <w:pPr>
        <w:tabs>
          <w:tab w:val="num" w:pos="360"/>
        </w:tabs>
        <w:ind w:left="340" w:hanging="340"/>
      </w:pPr>
      <w:rPr>
        <w:rFonts w:ascii="Symbol" w:hAnsi="Symbol" w:hint="default"/>
        <w:color w:val="auto"/>
        <w:sz w:val="22"/>
      </w:rPr>
    </w:lvl>
    <w:lvl w:ilvl="1">
      <w:start w:val="1"/>
      <w:numFmt w:val="lowerLetter"/>
      <w:lvlText w:val="%2."/>
      <w:lvlJc w:val="left"/>
      <w:pPr>
        <w:tabs>
          <w:tab w:val="num" w:pos="2160"/>
        </w:tabs>
        <w:ind w:left="2160" w:hanging="360"/>
      </w:pPr>
      <w:rPr>
        <w:rFonts w:cs="Times New Roman" w:hint="default"/>
        <w:sz w:val="22"/>
      </w:rPr>
    </w:lvl>
    <w:lvl w:ilvl="2" w:tentative="1">
      <w:start w:val="1"/>
      <w:numFmt w:val="lowerRoman"/>
      <w:lvlText w:val="%3."/>
      <w:lvlJc w:val="right"/>
      <w:pPr>
        <w:tabs>
          <w:tab w:val="num" w:pos="2880"/>
        </w:tabs>
        <w:ind w:left="2880" w:hanging="180"/>
      </w:pPr>
      <w:rPr>
        <w:rFonts w:cs="Times New Roman"/>
      </w:rPr>
    </w:lvl>
    <w:lvl w:ilvl="3" w:tentative="1">
      <w:start w:val="1"/>
      <w:numFmt w:val="decimal"/>
      <w:lvlText w:val="%4."/>
      <w:lvlJc w:val="left"/>
      <w:pPr>
        <w:tabs>
          <w:tab w:val="num" w:pos="3600"/>
        </w:tabs>
        <w:ind w:left="3600" w:hanging="360"/>
      </w:pPr>
      <w:rPr>
        <w:rFonts w:cs="Times New Roman"/>
      </w:rPr>
    </w:lvl>
    <w:lvl w:ilvl="4" w:tentative="1">
      <w:start w:val="1"/>
      <w:numFmt w:val="lowerLetter"/>
      <w:lvlText w:val="%5."/>
      <w:lvlJc w:val="left"/>
      <w:pPr>
        <w:tabs>
          <w:tab w:val="num" w:pos="4320"/>
        </w:tabs>
        <w:ind w:left="4320" w:hanging="360"/>
      </w:pPr>
      <w:rPr>
        <w:rFonts w:cs="Times New Roman"/>
      </w:rPr>
    </w:lvl>
    <w:lvl w:ilvl="5" w:tentative="1">
      <w:start w:val="1"/>
      <w:numFmt w:val="lowerRoman"/>
      <w:lvlText w:val="%6."/>
      <w:lvlJc w:val="right"/>
      <w:pPr>
        <w:tabs>
          <w:tab w:val="num" w:pos="5040"/>
        </w:tabs>
        <w:ind w:left="5040" w:hanging="180"/>
      </w:pPr>
      <w:rPr>
        <w:rFonts w:cs="Times New Roman"/>
      </w:rPr>
    </w:lvl>
    <w:lvl w:ilvl="6" w:tentative="1">
      <w:start w:val="1"/>
      <w:numFmt w:val="decimal"/>
      <w:lvlText w:val="%7."/>
      <w:lvlJc w:val="left"/>
      <w:pPr>
        <w:tabs>
          <w:tab w:val="num" w:pos="5760"/>
        </w:tabs>
        <w:ind w:left="5760" w:hanging="360"/>
      </w:pPr>
      <w:rPr>
        <w:rFonts w:cs="Times New Roman"/>
      </w:rPr>
    </w:lvl>
    <w:lvl w:ilvl="7" w:tentative="1">
      <w:start w:val="1"/>
      <w:numFmt w:val="lowerLetter"/>
      <w:lvlText w:val="%8."/>
      <w:lvlJc w:val="left"/>
      <w:pPr>
        <w:tabs>
          <w:tab w:val="num" w:pos="6480"/>
        </w:tabs>
        <w:ind w:left="6480" w:hanging="360"/>
      </w:pPr>
      <w:rPr>
        <w:rFonts w:cs="Times New Roman"/>
      </w:rPr>
    </w:lvl>
    <w:lvl w:ilvl="8" w:tentative="1">
      <w:start w:val="1"/>
      <w:numFmt w:val="lowerRoman"/>
      <w:lvlText w:val="%9."/>
      <w:lvlJc w:val="right"/>
      <w:pPr>
        <w:tabs>
          <w:tab w:val="num" w:pos="7200"/>
        </w:tabs>
        <w:ind w:left="7200" w:hanging="180"/>
      </w:pPr>
      <w:rPr>
        <w:rFonts w:cs="Times New Roman"/>
      </w:rPr>
    </w:lvl>
  </w:abstractNum>
  <w:abstractNum w:abstractNumId="719">
    <w:nsid w:val="37BC6823"/>
    <w:multiLevelType w:val="multilevel"/>
    <w:tmpl w:val="D284B678"/>
    <w:lvl w:ilvl="0">
      <w:start w:val="9"/>
      <w:numFmt w:val="bullet"/>
      <w:lvlText w:val="-"/>
      <w:lvlJc w:val="left"/>
      <w:pPr>
        <w:tabs>
          <w:tab w:val="num" w:pos="644"/>
        </w:tabs>
        <w:ind w:left="644" w:hanging="360"/>
      </w:pPr>
      <w:rPr>
        <w:rFonts w:ascii="Times New Roman" w:eastAsia="MS Mincho"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720">
    <w:nsid w:val="37C250D5"/>
    <w:multiLevelType w:val="multilevel"/>
    <w:tmpl w:val="7736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nsid w:val="37CB1C39"/>
    <w:multiLevelType w:val="singleLevel"/>
    <w:tmpl w:val="040C0013"/>
    <w:lvl w:ilvl="0">
      <w:start w:val="1"/>
      <w:numFmt w:val="upperRoman"/>
      <w:lvlText w:val="%1."/>
      <w:lvlJc w:val="left"/>
      <w:pPr>
        <w:tabs>
          <w:tab w:val="num" w:pos="720"/>
        </w:tabs>
        <w:ind w:left="720" w:hanging="720"/>
      </w:pPr>
      <w:rPr>
        <w:rFonts w:cs="Times New Roman"/>
      </w:rPr>
    </w:lvl>
  </w:abstractNum>
  <w:abstractNum w:abstractNumId="722">
    <w:nsid w:val="37DB14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23">
    <w:nsid w:val="37DE6C29"/>
    <w:multiLevelType w:val="multilevel"/>
    <w:tmpl w:val="52363E9C"/>
    <w:lvl w:ilvl="0">
      <w:start w:val="7"/>
      <w:numFmt w:val="bullet"/>
      <w:lvlText w:val="-"/>
      <w:lvlJc w:val="left"/>
      <w:pPr>
        <w:tabs>
          <w:tab w:val="num" w:pos="360"/>
        </w:tabs>
        <w:ind w:left="360" w:hanging="360"/>
      </w:pPr>
      <w:rPr>
        <w:rFonts w:ascii="Times New Roman" w:eastAsia="MS Mincho" w:hAnsi="Times New Roman" w:hint="default"/>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724">
    <w:nsid w:val="37E87FE0"/>
    <w:multiLevelType w:val="multilevel"/>
    <w:tmpl w:val="321CE946"/>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725">
    <w:nsid w:val="38096A24"/>
    <w:multiLevelType w:val="multilevel"/>
    <w:tmpl w:val="8E76E4E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26">
    <w:nsid w:val="381B2A89"/>
    <w:multiLevelType w:val="multilevel"/>
    <w:tmpl w:val="082E4DCA"/>
    <w:lvl w:ilvl="0">
      <w:start w:val="2"/>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27">
    <w:nsid w:val="3827638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28">
    <w:nsid w:val="38281A8B"/>
    <w:multiLevelType w:val="multilevel"/>
    <w:tmpl w:val="F5D80D30"/>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729">
    <w:nsid w:val="38305B15"/>
    <w:multiLevelType w:val="multilevel"/>
    <w:tmpl w:val="D6203270"/>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730">
    <w:nsid w:val="384B536B"/>
    <w:multiLevelType w:val="multilevel"/>
    <w:tmpl w:val="E3C800B8"/>
    <w:lvl w:ilvl="0">
      <w:start w:val="1"/>
      <w:numFmt w:val="bullet"/>
      <w:lvlText w:val="-"/>
      <w:lvlJc w:val="left"/>
      <w:pPr>
        <w:tabs>
          <w:tab w:val="num" w:pos="360"/>
        </w:tabs>
        <w:ind w:left="340" w:hanging="340"/>
      </w:pPr>
      <w:rPr>
        <w:rFonts w:hint="default"/>
      </w:rPr>
    </w:lvl>
    <w:lvl w:ilvl="1" w:tentative="1">
      <w:start w:val="1"/>
      <w:numFmt w:val="bullet"/>
      <w:lvlText w:val="o"/>
      <w:lvlJc w:val="left"/>
      <w:pPr>
        <w:tabs>
          <w:tab w:val="num" w:pos="1100"/>
        </w:tabs>
        <w:ind w:left="1100" w:hanging="360"/>
      </w:pPr>
      <w:rPr>
        <w:rFonts w:ascii="Courier New" w:hAnsi="Courier New" w:hint="default"/>
      </w:rPr>
    </w:lvl>
    <w:lvl w:ilvl="2" w:tentative="1">
      <w:start w:val="1"/>
      <w:numFmt w:val="bullet"/>
      <w:lvlText w:val=""/>
      <w:lvlJc w:val="left"/>
      <w:pPr>
        <w:tabs>
          <w:tab w:val="num" w:pos="1820"/>
        </w:tabs>
        <w:ind w:left="1820" w:hanging="360"/>
      </w:pPr>
      <w:rPr>
        <w:rFonts w:ascii="Wingdings" w:hAnsi="Wingdings" w:hint="default"/>
      </w:rPr>
    </w:lvl>
    <w:lvl w:ilvl="3" w:tentative="1">
      <w:start w:val="1"/>
      <w:numFmt w:val="bullet"/>
      <w:lvlText w:val=""/>
      <w:lvlJc w:val="left"/>
      <w:pPr>
        <w:tabs>
          <w:tab w:val="num" w:pos="2540"/>
        </w:tabs>
        <w:ind w:left="2540" w:hanging="360"/>
      </w:pPr>
      <w:rPr>
        <w:rFonts w:ascii="Symbol" w:hAnsi="Symbol" w:hint="default"/>
      </w:rPr>
    </w:lvl>
    <w:lvl w:ilvl="4" w:tentative="1">
      <w:start w:val="1"/>
      <w:numFmt w:val="bullet"/>
      <w:lvlText w:val="o"/>
      <w:lvlJc w:val="left"/>
      <w:pPr>
        <w:tabs>
          <w:tab w:val="num" w:pos="3260"/>
        </w:tabs>
        <w:ind w:left="3260" w:hanging="360"/>
      </w:pPr>
      <w:rPr>
        <w:rFonts w:ascii="Courier New" w:hAnsi="Courier New" w:hint="default"/>
      </w:rPr>
    </w:lvl>
    <w:lvl w:ilvl="5" w:tentative="1">
      <w:start w:val="1"/>
      <w:numFmt w:val="bullet"/>
      <w:lvlText w:val=""/>
      <w:lvlJc w:val="left"/>
      <w:pPr>
        <w:tabs>
          <w:tab w:val="num" w:pos="3980"/>
        </w:tabs>
        <w:ind w:left="3980" w:hanging="360"/>
      </w:pPr>
      <w:rPr>
        <w:rFonts w:ascii="Wingdings" w:hAnsi="Wingdings" w:hint="default"/>
      </w:rPr>
    </w:lvl>
    <w:lvl w:ilvl="6" w:tentative="1">
      <w:start w:val="1"/>
      <w:numFmt w:val="bullet"/>
      <w:lvlText w:val=""/>
      <w:lvlJc w:val="left"/>
      <w:pPr>
        <w:tabs>
          <w:tab w:val="num" w:pos="4700"/>
        </w:tabs>
        <w:ind w:left="4700" w:hanging="360"/>
      </w:pPr>
      <w:rPr>
        <w:rFonts w:ascii="Symbol" w:hAnsi="Symbol" w:hint="default"/>
      </w:rPr>
    </w:lvl>
    <w:lvl w:ilvl="7" w:tentative="1">
      <w:start w:val="1"/>
      <w:numFmt w:val="bullet"/>
      <w:lvlText w:val="o"/>
      <w:lvlJc w:val="left"/>
      <w:pPr>
        <w:tabs>
          <w:tab w:val="num" w:pos="5420"/>
        </w:tabs>
        <w:ind w:left="5420" w:hanging="360"/>
      </w:pPr>
      <w:rPr>
        <w:rFonts w:ascii="Courier New" w:hAnsi="Courier New" w:hint="default"/>
      </w:rPr>
    </w:lvl>
    <w:lvl w:ilvl="8" w:tentative="1">
      <w:start w:val="1"/>
      <w:numFmt w:val="bullet"/>
      <w:lvlText w:val=""/>
      <w:lvlJc w:val="left"/>
      <w:pPr>
        <w:tabs>
          <w:tab w:val="num" w:pos="6140"/>
        </w:tabs>
        <w:ind w:left="6140" w:hanging="360"/>
      </w:pPr>
      <w:rPr>
        <w:rFonts w:ascii="Wingdings" w:hAnsi="Wingdings" w:hint="default"/>
      </w:rPr>
    </w:lvl>
  </w:abstractNum>
  <w:abstractNum w:abstractNumId="731">
    <w:nsid w:val="38500AA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32">
    <w:nsid w:val="38526831"/>
    <w:multiLevelType w:val="singleLevel"/>
    <w:tmpl w:val="94A2A118"/>
    <w:lvl w:ilvl="0">
      <w:start w:val="1"/>
      <w:numFmt w:val="bullet"/>
      <w:lvlText w:val=""/>
      <w:lvlJc w:val="left"/>
      <w:pPr>
        <w:tabs>
          <w:tab w:val="num" w:pos="360"/>
        </w:tabs>
        <w:ind w:left="360" w:hanging="360"/>
      </w:pPr>
      <w:rPr>
        <w:rFonts w:ascii="Symbol" w:hAnsi="Symbol" w:hint="default"/>
      </w:rPr>
    </w:lvl>
  </w:abstractNum>
  <w:abstractNum w:abstractNumId="733">
    <w:nsid w:val="38914D2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734">
    <w:nsid w:val="38D0483D"/>
    <w:multiLevelType w:val="multilevel"/>
    <w:tmpl w:val="3F28640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35">
    <w:nsid w:val="38DB675E"/>
    <w:multiLevelType w:val="multilevel"/>
    <w:tmpl w:val="371ECBD0"/>
    <w:lvl w:ilvl="0">
      <w:start w:val="1"/>
      <w:numFmt w:val="decimal"/>
      <w:lvlText w:val="%1."/>
      <w:lvlJc w:val="left"/>
      <w:pPr>
        <w:tabs>
          <w:tab w:val="num" w:pos="1080"/>
        </w:tabs>
        <w:ind w:left="1080" w:hanging="360"/>
      </w:pPr>
      <w:rPr>
        <w:rFonts w:cs="Times New Roman"/>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736">
    <w:nsid w:val="39761459"/>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737">
    <w:nsid w:val="397A2E07"/>
    <w:multiLevelType w:val="multilevel"/>
    <w:tmpl w:val="543E2F50"/>
    <w:lvl w:ilvl="0">
      <w:start w:val="8"/>
      <w:numFmt w:val="lowerLetter"/>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738">
    <w:nsid w:val="399B3E6B"/>
    <w:multiLevelType w:val="multilevel"/>
    <w:tmpl w:val="A89CE4A8"/>
    <w:lvl w:ilvl="0">
      <w:start w:val="5"/>
      <w:numFmt w:val="decimal"/>
      <w:lvlText w:val="%1)"/>
      <w:lvlJc w:val="left"/>
      <w:pPr>
        <w:tabs>
          <w:tab w:val="num" w:pos="644"/>
        </w:tabs>
        <w:ind w:left="644" w:hanging="360"/>
      </w:pPr>
      <w:rPr>
        <w:rFonts w:cs="Times New Roman" w:hint="default"/>
        <w:color w:val="auto"/>
      </w:rPr>
    </w:lvl>
    <w:lvl w:ilvl="1" w:tentative="1">
      <w:start w:val="1"/>
      <w:numFmt w:val="lowerLetter"/>
      <w:lvlText w:val="%2."/>
      <w:lvlJc w:val="left"/>
      <w:pPr>
        <w:tabs>
          <w:tab w:val="num" w:pos="1364"/>
        </w:tabs>
        <w:ind w:left="1364" w:hanging="360"/>
      </w:pPr>
      <w:rPr>
        <w:rFonts w:cs="Times New Roman"/>
      </w:rPr>
    </w:lvl>
    <w:lvl w:ilvl="2" w:tentative="1">
      <w:start w:val="1"/>
      <w:numFmt w:val="lowerRoman"/>
      <w:lvlText w:val="%3."/>
      <w:lvlJc w:val="right"/>
      <w:pPr>
        <w:tabs>
          <w:tab w:val="num" w:pos="2084"/>
        </w:tabs>
        <w:ind w:left="2084" w:hanging="180"/>
      </w:pPr>
      <w:rPr>
        <w:rFonts w:cs="Times New Roman"/>
      </w:rPr>
    </w:lvl>
    <w:lvl w:ilvl="3" w:tentative="1">
      <w:start w:val="1"/>
      <w:numFmt w:val="decimal"/>
      <w:lvlText w:val="%4."/>
      <w:lvlJc w:val="left"/>
      <w:pPr>
        <w:tabs>
          <w:tab w:val="num" w:pos="2804"/>
        </w:tabs>
        <w:ind w:left="2804" w:hanging="360"/>
      </w:pPr>
      <w:rPr>
        <w:rFonts w:cs="Times New Roman"/>
      </w:rPr>
    </w:lvl>
    <w:lvl w:ilvl="4" w:tentative="1">
      <w:start w:val="1"/>
      <w:numFmt w:val="lowerLetter"/>
      <w:lvlText w:val="%5."/>
      <w:lvlJc w:val="left"/>
      <w:pPr>
        <w:tabs>
          <w:tab w:val="num" w:pos="3524"/>
        </w:tabs>
        <w:ind w:left="3524" w:hanging="360"/>
      </w:pPr>
      <w:rPr>
        <w:rFonts w:cs="Times New Roman"/>
      </w:rPr>
    </w:lvl>
    <w:lvl w:ilvl="5" w:tentative="1">
      <w:start w:val="1"/>
      <w:numFmt w:val="lowerRoman"/>
      <w:lvlText w:val="%6."/>
      <w:lvlJc w:val="right"/>
      <w:pPr>
        <w:tabs>
          <w:tab w:val="num" w:pos="4244"/>
        </w:tabs>
        <w:ind w:left="4244" w:hanging="180"/>
      </w:pPr>
      <w:rPr>
        <w:rFonts w:cs="Times New Roman"/>
      </w:rPr>
    </w:lvl>
    <w:lvl w:ilvl="6" w:tentative="1">
      <w:start w:val="1"/>
      <w:numFmt w:val="decimal"/>
      <w:lvlText w:val="%7."/>
      <w:lvlJc w:val="left"/>
      <w:pPr>
        <w:tabs>
          <w:tab w:val="num" w:pos="4964"/>
        </w:tabs>
        <w:ind w:left="4964" w:hanging="360"/>
      </w:pPr>
      <w:rPr>
        <w:rFonts w:cs="Times New Roman"/>
      </w:rPr>
    </w:lvl>
    <w:lvl w:ilvl="7" w:tentative="1">
      <w:start w:val="1"/>
      <w:numFmt w:val="lowerLetter"/>
      <w:lvlText w:val="%8."/>
      <w:lvlJc w:val="left"/>
      <w:pPr>
        <w:tabs>
          <w:tab w:val="num" w:pos="5684"/>
        </w:tabs>
        <w:ind w:left="5684" w:hanging="360"/>
      </w:pPr>
      <w:rPr>
        <w:rFonts w:cs="Times New Roman"/>
      </w:rPr>
    </w:lvl>
    <w:lvl w:ilvl="8" w:tentative="1">
      <w:start w:val="1"/>
      <w:numFmt w:val="lowerRoman"/>
      <w:lvlText w:val="%9."/>
      <w:lvlJc w:val="right"/>
      <w:pPr>
        <w:tabs>
          <w:tab w:val="num" w:pos="6404"/>
        </w:tabs>
        <w:ind w:left="6404" w:hanging="180"/>
      </w:pPr>
      <w:rPr>
        <w:rFonts w:cs="Times New Roman"/>
      </w:rPr>
    </w:lvl>
  </w:abstractNum>
  <w:abstractNum w:abstractNumId="739">
    <w:nsid w:val="39C047A5"/>
    <w:multiLevelType w:val="multilevel"/>
    <w:tmpl w:val="52F4E364"/>
    <w:lvl w:ilvl="0">
      <w:start w:val="1"/>
      <w:numFmt w:val="bullet"/>
      <w:lvlText w:val=""/>
      <w:lvlJc w:val="left"/>
      <w:pPr>
        <w:tabs>
          <w:tab w:val="num" w:pos="360"/>
        </w:tabs>
        <w:ind w:left="340" w:hanging="340"/>
      </w:pPr>
      <w:rPr>
        <w:rFonts w:ascii="Wingdings" w:hAnsi="Wingdings" w:hint="default"/>
        <w:sz w:val="24"/>
      </w:rPr>
    </w:lvl>
    <w:lvl w:ilvl="1">
      <w:start w:val="1"/>
      <w:numFmt w:val="bullet"/>
      <w:lvlText w:val="-"/>
      <w:lvlJc w:val="left"/>
      <w:pPr>
        <w:tabs>
          <w:tab w:val="num" w:pos="700"/>
        </w:tabs>
        <w:ind w:left="680" w:hanging="34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40">
    <w:nsid w:val="39D30DB5"/>
    <w:multiLevelType w:val="multilevel"/>
    <w:tmpl w:val="22A80E6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41">
    <w:nsid w:val="39D60964"/>
    <w:multiLevelType w:val="singleLevel"/>
    <w:tmpl w:val="D5C20846"/>
    <w:lvl w:ilvl="0">
      <w:start w:val="1"/>
      <w:numFmt w:val="decimal"/>
      <w:lvlText w:val="%1."/>
      <w:lvlJc w:val="left"/>
      <w:pPr>
        <w:tabs>
          <w:tab w:val="num" w:pos="720"/>
        </w:tabs>
        <w:ind w:left="720" w:hanging="720"/>
      </w:pPr>
      <w:rPr>
        <w:rFonts w:cs="Times New Roman" w:hint="default"/>
      </w:rPr>
    </w:lvl>
  </w:abstractNum>
  <w:abstractNum w:abstractNumId="742">
    <w:nsid w:val="39E71D1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43">
    <w:nsid w:val="39FF3CD8"/>
    <w:multiLevelType w:val="multilevel"/>
    <w:tmpl w:val="3C8EA29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b w:val="0"/>
        <w:i w:val="0"/>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744">
    <w:nsid w:val="3A214491"/>
    <w:multiLevelType w:val="multilevel"/>
    <w:tmpl w:val="675A415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45">
    <w:nsid w:val="3A2C7C2B"/>
    <w:multiLevelType w:val="multilevel"/>
    <w:tmpl w:val="BC94F58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46">
    <w:nsid w:val="3A481D8E"/>
    <w:multiLevelType w:val="singleLevel"/>
    <w:tmpl w:val="07C8BDA2"/>
    <w:lvl w:ilvl="0">
      <w:start w:val="2"/>
      <w:numFmt w:val="bullet"/>
      <w:lvlText w:val=""/>
      <w:lvlJc w:val="left"/>
      <w:pPr>
        <w:tabs>
          <w:tab w:val="num" w:pos="360"/>
        </w:tabs>
        <w:ind w:left="360" w:hanging="360"/>
      </w:pPr>
      <w:rPr>
        <w:rFonts w:ascii="Wingdings" w:hAnsi="Wingdings" w:hint="default"/>
      </w:rPr>
    </w:lvl>
  </w:abstractNum>
  <w:abstractNum w:abstractNumId="747">
    <w:nsid w:val="3A66083C"/>
    <w:multiLevelType w:val="multilevel"/>
    <w:tmpl w:val="A1A4794E"/>
    <w:lvl w:ilvl="0">
      <w:start w:val="1"/>
      <w:numFmt w:val="bullet"/>
      <w:lvlText w:val=""/>
      <w:lvlJc w:val="left"/>
      <w:pPr>
        <w:tabs>
          <w:tab w:val="num" w:pos="360"/>
        </w:tabs>
        <w:ind w:left="360" w:hanging="360"/>
      </w:pPr>
      <w:rPr>
        <w:rFonts w:ascii="Symbol" w:hAnsi="Symbol" w:hint="default"/>
        <w:b w:val="0"/>
        <w:i w:val="0"/>
      </w:rPr>
    </w:lvl>
    <w:lvl w:ilvl="1">
      <w:numFmt w:val="bullet"/>
      <w:lvlText w:val="-"/>
      <w:lvlJc w:val="left"/>
      <w:pPr>
        <w:tabs>
          <w:tab w:val="num" w:pos="1077"/>
        </w:tabs>
        <w:ind w:left="1077" w:hanging="397"/>
      </w:pPr>
      <w:rPr>
        <w:rFonts w:ascii="Book Antiqua" w:hAnsi="Book Antiqua"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48">
    <w:nsid w:val="3A6C05EA"/>
    <w:multiLevelType w:val="multilevel"/>
    <w:tmpl w:val="27FC699C"/>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749">
    <w:nsid w:val="3A853278"/>
    <w:multiLevelType w:val="multilevel"/>
    <w:tmpl w:val="D80E43D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0">
    <w:nsid w:val="3AA10448"/>
    <w:multiLevelType w:val="multilevel"/>
    <w:tmpl w:val="EFE017A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1">
    <w:nsid w:val="3AAB7759"/>
    <w:multiLevelType w:val="multilevel"/>
    <w:tmpl w:val="AD30A8A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2">
    <w:nsid w:val="3AB911D2"/>
    <w:multiLevelType w:val="multilevel"/>
    <w:tmpl w:val="B302F79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3">
    <w:nsid w:val="3AD53800"/>
    <w:multiLevelType w:val="multilevel"/>
    <w:tmpl w:val="04C2DEE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4">
    <w:nsid w:val="3AE469AD"/>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755">
    <w:nsid w:val="3AEB1A34"/>
    <w:multiLevelType w:val="multilevel"/>
    <w:tmpl w:val="DDCC8A2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56">
    <w:nsid w:val="3AFF7A25"/>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757">
    <w:nsid w:val="3B236F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58">
    <w:nsid w:val="3B393549"/>
    <w:multiLevelType w:val="singleLevel"/>
    <w:tmpl w:val="E19CD004"/>
    <w:lvl w:ilvl="0">
      <w:start w:val="9"/>
      <w:numFmt w:val="bullet"/>
      <w:lvlText w:val="-"/>
      <w:lvlJc w:val="left"/>
      <w:pPr>
        <w:tabs>
          <w:tab w:val="num" w:pos="644"/>
        </w:tabs>
        <w:ind w:left="644" w:hanging="360"/>
      </w:pPr>
      <w:rPr>
        <w:rFonts w:hint="default"/>
      </w:rPr>
    </w:lvl>
  </w:abstractNum>
  <w:abstractNum w:abstractNumId="759">
    <w:nsid w:val="3B404CB5"/>
    <w:multiLevelType w:val="singleLevel"/>
    <w:tmpl w:val="07C8BDA2"/>
    <w:lvl w:ilvl="0">
      <w:start w:val="2"/>
      <w:numFmt w:val="bullet"/>
      <w:lvlText w:val=""/>
      <w:lvlJc w:val="left"/>
      <w:pPr>
        <w:tabs>
          <w:tab w:val="num" w:pos="360"/>
        </w:tabs>
        <w:ind w:left="360" w:hanging="360"/>
      </w:pPr>
      <w:rPr>
        <w:rFonts w:ascii="Wingdings" w:hAnsi="Wingdings" w:hint="default"/>
      </w:rPr>
    </w:lvl>
  </w:abstractNum>
  <w:abstractNum w:abstractNumId="760">
    <w:nsid w:val="3B5206FA"/>
    <w:multiLevelType w:val="multilevel"/>
    <w:tmpl w:val="A17A462A"/>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761">
    <w:nsid w:val="3B59122B"/>
    <w:multiLevelType w:val="multilevel"/>
    <w:tmpl w:val="4412CFC0"/>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62">
    <w:nsid w:val="3B670EFA"/>
    <w:multiLevelType w:val="multilevel"/>
    <w:tmpl w:val="2DDA6E50"/>
    <w:lvl w:ilvl="0">
      <w:start w:val="2"/>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763">
    <w:nsid w:val="3B7F32A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64">
    <w:nsid w:val="3B834D9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65">
    <w:nsid w:val="3B9A4F6F"/>
    <w:multiLevelType w:val="multilevel"/>
    <w:tmpl w:val="3E34BBD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66">
    <w:nsid w:val="3B9E6DFD"/>
    <w:multiLevelType w:val="multilevel"/>
    <w:tmpl w:val="660666D6"/>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767">
    <w:nsid w:val="3BB0189F"/>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768">
    <w:nsid w:val="3BDB732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69">
    <w:nsid w:val="3BE0333D"/>
    <w:multiLevelType w:val="multilevel"/>
    <w:tmpl w:val="B1047C3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70">
    <w:nsid w:val="3BE453D3"/>
    <w:multiLevelType w:val="multilevel"/>
    <w:tmpl w:val="336E795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71">
    <w:nsid w:val="3BEB7222"/>
    <w:multiLevelType w:val="multilevel"/>
    <w:tmpl w:val="AB72D73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72">
    <w:nsid w:val="3BEF0376"/>
    <w:multiLevelType w:val="multilevel"/>
    <w:tmpl w:val="472249FA"/>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773">
    <w:nsid w:val="3C0D7F96"/>
    <w:multiLevelType w:val="singleLevel"/>
    <w:tmpl w:val="D458C002"/>
    <w:lvl w:ilvl="0">
      <w:numFmt w:val="bullet"/>
      <w:lvlText w:val="–"/>
      <w:lvlJc w:val="left"/>
      <w:pPr>
        <w:tabs>
          <w:tab w:val="num" w:pos="360"/>
        </w:tabs>
        <w:ind w:left="360" w:hanging="360"/>
      </w:pPr>
      <w:rPr>
        <w:rFonts w:ascii="Times New Roman" w:hAnsi="Times New Roman" w:hint="default"/>
      </w:rPr>
    </w:lvl>
  </w:abstractNum>
  <w:abstractNum w:abstractNumId="774">
    <w:nsid w:val="3C10657D"/>
    <w:multiLevelType w:val="singleLevel"/>
    <w:tmpl w:val="040C0009"/>
    <w:lvl w:ilvl="0">
      <w:start w:val="1"/>
      <w:numFmt w:val="bullet"/>
      <w:lvlText w:val=""/>
      <w:lvlJc w:val="left"/>
      <w:pPr>
        <w:tabs>
          <w:tab w:val="num" w:pos="360"/>
        </w:tabs>
        <w:ind w:left="360" w:hanging="360"/>
      </w:pPr>
      <w:rPr>
        <w:rFonts w:ascii="Wingdings" w:hAnsi="Wingdings" w:hint="default"/>
      </w:rPr>
    </w:lvl>
  </w:abstractNum>
  <w:abstractNum w:abstractNumId="775">
    <w:nsid w:val="3C3043E9"/>
    <w:multiLevelType w:val="multilevel"/>
    <w:tmpl w:val="1166E352"/>
    <w:lvl w:ilvl="0">
      <w:start w:val="1"/>
      <w:numFmt w:val="bullet"/>
      <w:lvlText w:val=""/>
      <w:lvlJc w:val="left"/>
      <w:pPr>
        <w:tabs>
          <w:tab w:val="num" w:pos="780"/>
        </w:tabs>
        <w:ind w:left="780" w:hanging="360"/>
      </w:pPr>
      <w:rPr>
        <w:rFonts w:ascii="Wingdings" w:hAnsi="Wingdings" w:hint="default"/>
      </w:rPr>
    </w:lvl>
    <w:lvl w:ilvl="1" w:tentative="1">
      <w:start w:val="1"/>
      <w:numFmt w:val="bullet"/>
      <w:lvlText w:val="o"/>
      <w:lvlJc w:val="left"/>
      <w:pPr>
        <w:tabs>
          <w:tab w:val="num" w:pos="1500"/>
        </w:tabs>
        <w:ind w:left="1500" w:hanging="360"/>
      </w:pPr>
      <w:rPr>
        <w:rFonts w:ascii="Courier New" w:hAnsi="Courier New"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776">
    <w:nsid w:val="3C5427B4"/>
    <w:multiLevelType w:val="multilevel"/>
    <w:tmpl w:val="948C33D8"/>
    <w:lvl w:ilvl="0">
      <w:start w:val="1"/>
      <w:numFmt w:val="bullet"/>
      <w:lvlText w:val=""/>
      <w:lvlJc w:val="left"/>
      <w:pPr>
        <w:tabs>
          <w:tab w:val="num" w:pos="360"/>
        </w:tabs>
      </w:pPr>
      <w:rPr>
        <w:rFonts w:ascii="Wingdings" w:hAnsi="Wingdings" w:hint="default"/>
        <w:color w:val="FF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77">
    <w:nsid w:val="3CB36EE9"/>
    <w:multiLevelType w:val="singleLevel"/>
    <w:tmpl w:val="4030F54A"/>
    <w:lvl w:ilvl="0">
      <w:start w:val="3"/>
      <w:numFmt w:val="bullet"/>
      <w:lvlText w:val="-"/>
      <w:lvlJc w:val="left"/>
      <w:pPr>
        <w:tabs>
          <w:tab w:val="num" w:pos="644"/>
        </w:tabs>
        <w:ind w:left="644" w:hanging="360"/>
      </w:pPr>
      <w:rPr>
        <w:rFonts w:hint="default"/>
      </w:rPr>
    </w:lvl>
  </w:abstractNum>
  <w:abstractNum w:abstractNumId="778">
    <w:nsid w:val="3CBE0F11"/>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680"/>
        </w:tabs>
        <w:ind w:left="3240" w:hanging="1080"/>
      </w:pPr>
      <w:rPr>
        <w:rFonts w:cs="Times New Roman"/>
      </w:rPr>
    </w:lvl>
    <w:lvl w:ilvl="7">
      <w:start w:val="1"/>
      <w:numFmt w:val="decimal"/>
      <w:lvlText w:val="%1.%2.%3.%4.%5.%6.%7.%8."/>
      <w:lvlJc w:val="left"/>
      <w:pPr>
        <w:tabs>
          <w:tab w:val="num" w:pos="5400"/>
        </w:tabs>
        <w:ind w:left="3744" w:hanging="1224"/>
      </w:pPr>
      <w:rPr>
        <w:rFonts w:cs="Times New Roman"/>
      </w:rPr>
    </w:lvl>
    <w:lvl w:ilvl="8">
      <w:start w:val="1"/>
      <w:numFmt w:val="decimal"/>
      <w:lvlText w:val="%1.%2.%3.%4.%5.%6.%7.%8.%9."/>
      <w:lvlJc w:val="left"/>
      <w:pPr>
        <w:tabs>
          <w:tab w:val="num" w:pos="6120"/>
        </w:tabs>
        <w:ind w:left="4320" w:hanging="1440"/>
      </w:pPr>
      <w:rPr>
        <w:rFonts w:cs="Times New Roman"/>
      </w:rPr>
    </w:lvl>
  </w:abstractNum>
  <w:abstractNum w:abstractNumId="779">
    <w:nsid w:val="3CF132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80">
    <w:nsid w:val="3CF36AC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81">
    <w:nsid w:val="3CF535C6"/>
    <w:multiLevelType w:val="singleLevel"/>
    <w:tmpl w:val="94841DFC"/>
    <w:lvl w:ilvl="0">
      <w:start w:val="1"/>
      <w:numFmt w:val="bullet"/>
      <w:lvlText w:val=""/>
      <w:lvlJc w:val="left"/>
      <w:pPr>
        <w:tabs>
          <w:tab w:val="num" w:pos="360"/>
        </w:tabs>
        <w:ind w:left="360" w:hanging="360"/>
      </w:pPr>
      <w:rPr>
        <w:rFonts w:ascii="Symbol" w:hAnsi="Symbol" w:hint="default"/>
      </w:rPr>
    </w:lvl>
  </w:abstractNum>
  <w:abstractNum w:abstractNumId="782">
    <w:nsid w:val="3CFF43AB"/>
    <w:multiLevelType w:val="singleLevel"/>
    <w:tmpl w:val="B874C7F4"/>
    <w:lvl w:ilvl="0">
      <w:start w:val="11"/>
      <w:numFmt w:val="bullet"/>
      <w:lvlText w:val="-"/>
      <w:lvlJc w:val="left"/>
      <w:pPr>
        <w:tabs>
          <w:tab w:val="num" w:pos="644"/>
        </w:tabs>
        <w:ind w:left="644" w:hanging="360"/>
      </w:pPr>
      <w:rPr>
        <w:rFonts w:hint="default"/>
      </w:rPr>
    </w:lvl>
  </w:abstractNum>
  <w:abstractNum w:abstractNumId="783">
    <w:nsid w:val="3D02339C"/>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784">
    <w:nsid w:val="3D0409AC"/>
    <w:multiLevelType w:val="singleLevel"/>
    <w:tmpl w:val="5CDCFE06"/>
    <w:lvl w:ilvl="0">
      <w:start w:val="1"/>
      <w:numFmt w:val="decimal"/>
      <w:lvlText w:val="%1)"/>
      <w:lvlJc w:val="left"/>
      <w:pPr>
        <w:tabs>
          <w:tab w:val="num" w:pos="360"/>
        </w:tabs>
        <w:ind w:left="360" w:hanging="360"/>
      </w:pPr>
      <w:rPr>
        <w:rFonts w:cs="Times New Roman" w:hint="eastAsia"/>
      </w:rPr>
    </w:lvl>
  </w:abstractNum>
  <w:abstractNum w:abstractNumId="785">
    <w:nsid w:val="3D202C65"/>
    <w:multiLevelType w:val="multilevel"/>
    <w:tmpl w:val="93D6F162"/>
    <w:lvl w:ilvl="0">
      <w:start w:val="1"/>
      <w:numFmt w:val="bullet"/>
      <w:lvlText w:val=""/>
      <w:lvlJc w:val="left"/>
      <w:pPr>
        <w:tabs>
          <w:tab w:val="num" w:pos="360"/>
        </w:tabs>
        <w:ind w:left="340" w:hanging="34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86">
    <w:nsid w:val="3D425273"/>
    <w:multiLevelType w:val="multilevel"/>
    <w:tmpl w:val="AD5AC5CA"/>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87">
    <w:nsid w:val="3D6C2B2B"/>
    <w:multiLevelType w:val="multilevel"/>
    <w:tmpl w:val="A59A7F3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88">
    <w:nsid w:val="3D7C0976"/>
    <w:multiLevelType w:val="singleLevel"/>
    <w:tmpl w:val="D34237CC"/>
    <w:lvl w:ilvl="0">
      <w:numFmt w:val="bullet"/>
      <w:lvlText w:val="-"/>
      <w:lvlJc w:val="left"/>
      <w:pPr>
        <w:tabs>
          <w:tab w:val="num" w:pos="1068"/>
        </w:tabs>
        <w:ind w:left="1068" w:hanging="360"/>
      </w:pPr>
      <w:rPr>
        <w:rFonts w:hint="default"/>
      </w:rPr>
    </w:lvl>
  </w:abstractNum>
  <w:abstractNum w:abstractNumId="789">
    <w:nsid w:val="3DB75D95"/>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790">
    <w:nsid w:val="3DDE3E1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791">
    <w:nsid w:val="3DFB7527"/>
    <w:multiLevelType w:val="singleLevel"/>
    <w:tmpl w:val="0409000F"/>
    <w:lvl w:ilvl="0">
      <w:start w:val="1"/>
      <w:numFmt w:val="decimal"/>
      <w:lvlText w:val="%1."/>
      <w:lvlJc w:val="left"/>
      <w:pPr>
        <w:tabs>
          <w:tab w:val="num" w:pos="360"/>
        </w:tabs>
        <w:ind w:left="360" w:hanging="360"/>
      </w:pPr>
      <w:rPr>
        <w:rFonts w:cs="Times New Roman"/>
      </w:rPr>
    </w:lvl>
  </w:abstractNum>
  <w:abstractNum w:abstractNumId="792">
    <w:nsid w:val="3E2C7070"/>
    <w:multiLevelType w:val="multilevel"/>
    <w:tmpl w:val="AB509D62"/>
    <w:lvl w:ilvl="0">
      <w:start w:val="1"/>
      <w:numFmt w:val="decimal"/>
      <w:lvlText w:val="%1."/>
      <w:lvlJc w:val="left"/>
      <w:pPr>
        <w:tabs>
          <w:tab w:val="num" w:pos="720"/>
        </w:tabs>
        <w:ind w:left="720" w:hanging="363"/>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793">
    <w:nsid w:val="3E4F3060"/>
    <w:multiLevelType w:val="multilevel"/>
    <w:tmpl w:val="3B50CD4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94">
    <w:nsid w:val="3E562192"/>
    <w:multiLevelType w:val="multilevel"/>
    <w:tmpl w:val="0D8E4320"/>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95">
    <w:nsid w:val="3E59218B"/>
    <w:multiLevelType w:val="multilevel"/>
    <w:tmpl w:val="CA108162"/>
    <w:lvl w:ilvl="0">
      <w:start w:val="1"/>
      <w:numFmt w:val="bullet"/>
      <w:lvlText w:val=""/>
      <w:lvlJc w:val="left"/>
      <w:pPr>
        <w:tabs>
          <w:tab w:val="num" w:pos="720"/>
        </w:tabs>
        <w:ind w:left="720" w:hanging="360"/>
      </w:pPr>
      <w:rPr>
        <w:rFonts w:ascii="Symbol" w:hAnsi="Symbol" w:hint="default"/>
      </w:rPr>
    </w:lvl>
    <w:lvl w:ilvl="1">
      <w:start w:val="7"/>
      <w:numFmt w:val="bullet"/>
      <w:lvlText w:val="-"/>
      <w:lvlJc w:val="left"/>
      <w:pPr>
        <w:tabs>
          <w:tab w:val="num" w:pos="1440"/>
        </w:tabs>
        <w:ind w:left="1440" w:hanging="360"/>
      </w:pPr>
      <w:rPr>
        <w:rFonts w:ascii="Times New Roman" w:eastAsia="MS Mincho" w:hAnsi="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96">
    <w:nsid w:val="3E5A36AF"/>
    <w:multiLevelType w:val="multilevel"/>
    <w:tmpl w:val="355A14EC"/>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97">
    <w:nsid w:val="3E6E378E"/>
    <w:multiLevelType w:val="multilevel"/>
    <w:tmpl w:val="F8F0A24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98">
    <w:nsid w:val="3E754539"/>
    <w:multiLevelType w:val="multilevel"/>
    <w:tmpl w:val="0EF41FC2"/>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799">
    <w:nsid w:val="3E87062E"/>
    <w:multiLevelType w:val="singleLevel"/>
    <w:tmpl w:val="C1E63FEE"/>
    <w:lvl w:ilvl="0">
      <w:start w:val="1"/>
      <w:numFmt w:val="decimal"/>
      <w:lvlText w:val="%1."/>
      <w:lvlJc w:val="left"/>
      <w:pPr>
        <w:tabs>
          <w:tab w:val="num" w:pos="360"/>
        </w:tabs>
        <w:ind w:left="360" w:hanging="360"/>
      </w:pPr>
      <w:rPr>
        <w:rFonts w:cs="Times New Roman"/>
      </w:rPr>
    </w:lvl>
  </w:abstractNum>
  <w:abstractNum w:abstractNumId="800">
    <w:nsid w:val="3E987BC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01">
    <w:nsid w:val="3E9E6B99"/>
    <w:multiLevelType w:val="multilevel"/>
    <w:tmpl w:val="59744D4C"/>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802">
    <w:nsid w:val="3EC85107"/>
    <w:multiLevelType w:val="singleLevel"/>
    <w:tmpl w:val="45FA125E"/>
    <w:lvl w:ilvl="0">
      <w:start w:val="1"/>
      <w:numFmt w:val="bullet"/>
      <w:lvlText w:val=""/>
      <w:lvlJc w:val="left"/>
      <w:pPr>
        <w:tabs>
          <w:tab w:val="num" w:pos="360"/>
        </w:tabs>
        <w:ind w:left="360" w:hanging="360"/>
      </w:pPr>
      <w:rPr>
        <w:rFonts w:ascii="Wingdings" w:hAnsi="Wingdings" w:hint="default"/>
        <w:sz w:val="16"/>
      </w:rPr>
    </w:lvl>
  </w:abstractNum>
  <w:abstractNum w:abstractNumId="803">
    <w:nsid w:val="3F317237"/>
    <w:multiLevelType w:val="multilevel"/>
    <w:tmpl w:val="E7B4A798"/>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804">
    <w:nsid w:val="3F3351B3"/>
    <w:multiLevelType w:val="singleLevel"/>
    <w:tmpl w:val="FFFFFFFF"/>
    <w:lvl w:ilvl="0">
      <w:numFmt w:val="decimal"/>
      <w:lvlText w:val="*"/>
      <w:lvlJc w:val="left"/>
      <w:rPr>
        <w:rFonts w:cs="Times New Roman"/>
      </w:rPr>
    </w:lvl>
  </w:abstractNum>
  <w:abstractNum w:abstractNumId="805">
    <w:nsid w:val="3F392572"/>
    <w:multiLevelType w:val="singleLevel"/>
    <w:tmpl w:val="936070A2"/>
    <w:lvl w:ilvl="0">
      <w:start w:val="2"/>
      <w:numFmt w:val="decimal"/>
      <w:lvlText w:val="%1)"/>
      <w:lvlJc w:val="left"/>
      <w:pPr>
        <w:tabs>
          <w:tab w:val="num" w:pos="360"/>
        </w:tabs>
        <w:ind w:left="360" w:hanging="360"/>
      </w:pPr>
      <w:rPr>
        <w:rFonts w:cs="Times New Roman" w:hint="eastAsia"/>
      </w:rPr>
    </w:lvl>
  </w:abstractNum>
  <w:abstractNum w:abstractNumId="806">
    <w:nsid w:val="3F5A2D7A"/>
    <w:multiLevelType w:val="singleLevel"/>
    <w:tmpl w:val="D34237CC"/>
    <w:lvl w:ilvl="0">
      <w:numFmt w:val="bullet"/>
      <w:lvlText w:val="-"/>
      <w:lvlJc w:val="left"/>
      <w:pPr>
        <w:tabs>
          <w:tab w:val="num" w:pos="1068"/>
        </w:tabs>
        <w:ind w:left="1068" w:hanging="360"/>
      </w:pPr>
      <w:rPr>
        <w:rFonts w:hint="default"/>
      </w:rPr>
    </w:lvl>
  </w:abstractNum>
  <w:abstractNum w:abstractNumId="807">
    <w:nsid w:val="3F6B3F95"/>
    <w:multiLevelType w:val="multilevel"/>
    <w:tmpl w:val="D05CD752"/>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08">
    <w:nsid w:val="3F7E131F"/>
    <w:multiLevelType w:val="multilevel"/>
    <w:tmpl w:val="8084BEE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09">
    <w:nsid w:val="3F8A5DDF"/>
    <w:multiLevelType w:val="multilevel"/>
    <w:tmpl w:val="402C60CE"/>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Symbol" w:hAnsi="Symbol"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810">
    <w:nsid w:val="3F931899"/>
    <w:multiLevelType w:val="multilevel"/>
    <w:tmpl w:val="93C09A0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11">
    <w:nsid w:val="3FDE5851"/>
    <w:multiLevelType w:val="multilevel"/>
    <w:tmpl w:val="B97C5EBE"/>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12">
    <w:nsid w:val="3FE2704A"/>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813">
    <w:nsid w:val="3FE60CF3"/>
    <w:multiLevelType w:val="multilevel"/>
    <w:tmpl w:val="F5F090F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14">
    <w:nsid w:val="3FF715B9"/>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815">
    <w:nsid w:val="40163D28"/>
    <w:multiLevelType w:val="multilevel"/>
    <w:tmpl w:val="CFD476E6"/>
    <w:lvl w:ilvl="0">
      <w:start w:val="1"/>
      <w:numFmt w:val="bullet"/>
      <w:lvlText w:val=""/>
      <w:lvlJc w:val="left"/>
      <w:pPr>
        <w:tabs>
          <w:tab w:val="num" w:pos="643"/>
        </w:tabs>
        <w:ind w:left="624" w:hanging="341"/>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16">
    <w:nsid w:val="402643ED"/>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817">
    <w:nsid w:val="40413389"/>
    <w:multiLevelType w:val="multilevel"/>
    <w:tmpl w:val="14045F5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818">
    <w:nsid w:val="405F3F8A"/>
    <w:multiLevelType w:val="multilevel"/>
    <w:tmpl w:val="BD96C30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819">
    <w:nsid w:val="40693E2D"/>
    <w:multiLevelType w:val="multilevel"/>
    <w:tmpl w:val="F25C61A8"/>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20">
    <w:nsid w:val="406E0E95"/>
    <w:multiLevelType w:val="multilevel"/>
    <w:tmpl w:val="3C24BC38"/>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21">
    <w:nsid w:val="408E3A97"/>
    <w:multiLevelType w:val="multilevel"/>
    <w:tmpl w:val="D746490A"/>
    <w:lvl w:ilvl="0">
      <w:start w:val="1"/>
      <w:numFmt w:val="lowerLetter"/>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822">
    <w:nsid w:val="40966F8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23">
    <w:nsid w:val="409676B9"/>
    <w:multiLevelType w:val="multilevel"/>
    <w:tmpl w:val="F8009BE6"/>
    <w:lvl w:ilvl="0">
      <w:start w:val="1"/>
      <w:numFmt w:val="bullet"/>
      <w:lvlText w:val=""/>
      <w:lvlJc w:val="left"/>
      <w:pPr>
        <w:tabs>
          <w:tab w:val="num" w:pos="397"/>
        </w:tabs>
        <w:ind w:left="397" w:hanging="397"/>
      </w:pPr>
      <w:rPr>
        <w:rFonts w:ascii="Symbol" w:hAnsi="Symbol" w:hint="default"/>
        <w:sz w:val="24"/>
      </w:rPr>
    </w:lvl>
    <w:lvl w:ilvl="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824">
    <w:nsid w:val="409B4927"/>
    <w:multiLevelType w:val="multilevel"/>
    <w:tmpl w:val="5BDC6B02"/>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825">
    <w:nsid w:val="40A36D9A"/>
    <w:multiLevelType w:val="multilevel"/>
    <w:tmpl w:val="DD0C93AA"/>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826">
    <w:nsid w:val="40B63C7F"/>
    <w:multiLevelType w:val="multilevel"/>
    <w:tmpl w:val="30B0452C"/>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27">
    <w:nsid w:val="40C7570B"/>
    <w:multiLevelType w:val="multilevel"/>
    <w:tmpl w:val="0D34C932"/>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28">
    <w:nsid w:val="40D43834"/>
    <w:multiLevelType w:val="multilevel"/>
    <w:tmpl w:val="E3C243FE"/>
    <w:lvl w:ilvl="0">
      <w:start w:val="1"/>
      <w:numFmt w:val="upp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829">
    <w:nsid w:val="40DF7C10"/>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830">
    <w:nsid w:val="40FB16A4"/>
    <w:multiLevelType w:val="multilevel"/>
    <w:tmpl w:val="7C24DB62"/>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831">
    <w:nsid w:val="40FE049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32">
    <w:nsid w:val="41010162"/>
    <w:multiLevelType w:val="multilevel"/>
    <w:tmpl w:val="BF9C4E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33">
    <w:nsid w:val="41104949"/>
    <w:multiLevelType w:val="singleLevel"/>
    <w:tmpl w:val="8534B77A"/>
    <w:lvl w:ilvl="0">
      <w:start w:val="7"/>
      <w:numFmt w:val="bullet"/>
      <w:lvlText w:val="-"/>
      <w:lvlJc w:val="left"/>
      <w:pPr>
        <w:tabs>
          <w:tab w:val="num" w:pos="360"/>
        </w:tabs>
        <w:ind w:left="360" w:hanging="360"/>
      </w:pPr>
      <w:rPr>
        <w:rFonts w:ascii="Times New Roman" w:hAnsi="Times New Roman" w:hint="default"/>
      </w:rPr>
    </w:lvl>
  </w:abstractNum>
  <w:abstractNum w:abstractNumId="834">
    <w:nsid w:val="41117B1B"/>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835">
    <w:nsid w:val="413B232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36">
    <w:nsid w:val="413E233A"/>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837">
    <w:nsid w:val="41406582"/>
    <w:multiLevelType w:val="multilevel"/>
    <w:tmpl w:val="F0905A48"/>
    <w:lvl w:ilvl="0">
      <w:start w:val="1"/>
      <w:numFmt w:val="bullet"/>
      <w:lvlText w:val=""/>
      <w:lvlJc w:val="left"/>
      <w:pPr>
        <w:tabs>
          <w:tab w:val="num" w:pos="1800"/>
        </w:tabs>
        <w:ind w:left="180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38">
    <w:nsid w:val="414244B8"/>
    <w:multiLevelType w:val="multilevel"/>
    <w:tmpl w:val="AB0C612E"/>
    <w:lvl w:ilvl="0">
      <w:start w:val="1"/>
      <w:numFmt w:val="decimal"/>
      <w:lvlText w:val="%1."/>
      <w:lvlJc w:val="left"/>
      <w:pPr>
        <w:tabs>
          <w:tab w:val="num" w:pos="360"/>
        </w:tabs>
      </w:pPr>
      <w:rPr>
        <w:rFonts w:cs="Times New Roman"/>
      </w:rPr>
    </w:lvl>
    <w:lvl w:ilvl="1">
      <w:start w:val="1"/>
      <w:numFmt w:val="decimal"/>
      <w:lvlText w:val="%1.%2"/>
      <w:lvlJc w:val="left"/>
      <w:pPr>
        <w:tabs>
          <w:tab w:val="num" w:pos="0"/>
        </w:tabs>
      </w:pPr>
      <w:rPr>
        <w:rFonts w:cs="Times New Roman"/>
      </w:rPr>
    </w:lvl>
    <w:lvl w:ilvl="2">
      <w:start w:val="1"/>
      <w:numFmt w:val="decimal"/>
      <w:lvlText w:val="%1.%2.%3"/>
      <w:lvlJc w:val="left"/>
      <w:pPr>
        <w:tabs>
          <w:tab w:val="num" w:pos="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839">
    <w:nsid w:val="41447EE2"/>
    <w:multiLevelType w:val="multilevel"/>
    <w:tmpl w:val="D4647C7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0">
    <w:nsid w:val="4160533F"/>
    <w:multiLevelType w:val="singleLevel"/>
    <w:tmpl w:val="B44EA658"/>
    <w:lvl w:ilvl="0">
      <w:start w:val="1"/>
      <w:numFmt w:val="decimal"/>
      <w:lvlText w:val="%1."/>
      <w:legacy w:legacy="1" w:legacySpace="0" w:legacyIndent="397"/>
      <w:lvlJc w:val="left"/>
      <w:pPr>
        <w:ind w:left="567" w:hanging="397"/>
      </w:pPr>
      <w:rPr>
        <w:rFonts w:cs="Times New Roman"/>
      </w:rPr>
    </w:lvl>
  </w:abstractNum>
  <w:abstractNum w:abstractNumId="841">
    <w:nsid w:val="416D4668"/>
    <w:multiLevelType w:val="multilevel"/>
    <w:tmpl w:val="1D907124"/>
    <w:lvl w:ilvl="0">
      <w:start w:val="10"/>
      <w:numFmt w:val="bullet"/>
      <w:lvlText w:val="-"/>
      <w:lvlJc w:val="left"/>
      <w:pPr>
        <w:tabs>
          <w:tab w:val="num" w:pos="644"/>
        </w:tabs>
        <w:ind w:left="644" w:hanging="360"/>
      </w:pPr>
      <w:rPr>
        <w:rFonts w:ascii="Times New Roman" w:eastAsia="MS Mincho"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842">
    <w:nsid w:val="41867EB3"/>
    <w:multiLevelType w:val="multilevel"/>
    <w:tmpl w:val="F862923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3">
    <w:nsid w:val="418F47A0"/>
    <w:multiLevelType w:val="multilevel"/>
    <w:tmpl w:val="14045F5A"/>
    <w:lvl w:ilvl="0">
      <w:start w:val="2"/>
      <w:numFmt w:val="bullet"/>
      <w:lvlText w:val=""/>
      <w:lvlJc w:val="left"/>
      <w:pPr>
        <w:tabs>
          <w:tab w:val="num" w:pos="360"/>
        </w:tabs>
        <w:ind w:left="357" w:hanging="357"/>
      </w:pPr>
      <w:rPr>
        <w:rFonts w:ascii="Symbol" w:hAnsi="Symbol" w:hint="default"/>
        <w:sz w:val="16"/>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844">
    <w:nsid w:val="419C48B4"/>
    <w:multiLevelType w:val="multilevel"/>
    <w:tmpl w:val="E72C280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5">
    <w:nsid w:val="419C4C7D"/>
    <w:multiLevelType w:val="multilevel"/>
    <w:tmpl w:val="36246ABA"/>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846">
    <w:nsid w:val="41DB25E7"/>
    <w:multiLevelType w:val="multilevel"/>
    <w:tmpl w:val="95DA31F0"/>
    <w:lvl w:ilvl="0">
      <w:start w:val="1"/>
      <w:numFmt w:val="bullet"/>
      <w:lvlText w:val="-"/>
      <w:lvlJc w:val="left"/>
      <w:pPr>
        <w:tabs>
          <w:tab w:val="num" w:pos="927"/>
        </w:tabs>
        <w:ind w:left="907" w:hanging="340"/>
      </w:pPr>
      <w:rPr>
        <w:rFonts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47">
    <w:nsid w:val="41E2383F"/>
    <w:multiLevelType w:val="singleLevel"/>
    <w:tmpl w:val="AF503D9C"/>
    <w:lvl w:ilvl="0">
      <w:start w:val="1"/>
      <w:numFmt w:val="bullet"/>
      <w:lvlText w:val=""/>
      <w:lvlJc w:val="left"/>
      <w:pPr>
        <w:tabs>
          <w:tab w:val="num" w:pos="360"/>
        </w:tabs>
        <w:ind w:left="360" w:hanging="360"/>
      </w:pPr>
      <w:rPr>
        <w:rFonts w:ascii="Symbol" w:hAnsi="Symbol" w:hint="default"/>
      </w:rPr>
    </w:lvl>
  </w:abstractNum>
  <w:abstractNum w:abstractNumId="848">
    <w:nsid w:val="41EB160C"/>
    <w:multiLevelType w:val="singleLevel"/>
    <w:tmpl w:val="D8AE0462"/>
    <w:lvl w:ilvl="0">
      <w:start w:val="1"/>
      <w:numFmt w:val="decimal"/>
      <w:lvlText w:val="%1."/>
      <w:legacy w:legacy="1" w:legacySpace="0" w:legacyIndent="283"/>
      <w:lvlJc w:val="left"/>
      <w:pPr>
        <w:ind w:left="1077" w:hanging="283"/>
      </w:pPr>
      <w:rPr>
        <w:rFonts w:cs="Times New Roman"/>
      </w:rPr>
    </w:lvl>
  </w:abstractNum>
  <w:abstractNum w:abstractNumId="849">
    <w:nsid w:val="41F34E47"/>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850">
    <w:nsid w:val="422674AF"/>
    <w:multiLevelType w:val="multilevel"/>
    <w:tmpl w:val="386CDAD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1">
    <w:nsid w:val="423E0989"/>
    <w:multiLevelType w:val="multilevel"/>
    <w:tmpl w:val="E6AAAD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852">
    <w:nsid w:val="424518D4"/>
    <w:multiLevelType w:val="multilevel"/>
    <w:tmpl w:val="6B24E6F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3">
    <w:nsid w:val="425911E6"/>
    <w:multiLevelType w:val="multilevel"/>
    <w:tmpl w:val="94A865C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4">
    <w:nsid w:val="425F7A71"/>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855">
    <w:nsid w:val="42B5574B"/>
    <w:multiLevelType w:val="multilevel"/>
    <w:tmpl w:val="2D603B7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6">
    <w:nsid w:val="42C003B9"/>
    <w:multiLevelType w:val="multilevel"/>
    <w:tmpl w:val="0000000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57">
    <w:nsid w:val="42C13925"/>
    <w:multiLevelType w:val="multilevel"/>
    <w:tmpl w:val="E30A7D7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58">
    <w:nsid w:val="42DF2A76"/>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859">
    <w:nsid w:val="42ED39D5"/>
    <w:multiLevelType w:val="multilevel"/>
    <w:tmpl w:val="C0900B1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60">
    <w:nsid w:val="43000D9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61">
    <w:nsid w:val="43111E76"/>
    <w:multiLevelType w:val="multilevel"/>
    <w:tmpl w:val="B9F0BC3E"/>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62">
    <w:nsid w:val="433100E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63">
    <w:nsid w:val="43485EC5"/>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864">
    <w:nsid w:val="43606CDB"/>
    <w:multiLevelType w:val="multilevel"/>
    <w:tmpl w:val="996EA08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65">
    <w:nsid w:val="436B254F"/>
    <w:multiLevelType w:val="multilevel"/>
    <w:tmpl w:val="30F242E2"/>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66">
    <w:nsid w:val="43C067B7"/>
    <w:multiLevelType w:val="singleLevel"/>
    <w:tmpl w:val="C1E63FEE"/>
    <w:lvl w:ilvl="0">
      <w:start w:val="1"/>
      <w:numFmt w:val="decimal"/>
      <w:lvlText w:val="%1."/>
      <w:lvlJc w:val="left"/>
      <w:pPr>
        <w:tabs>
          <w:tab w:val="num" w:pos="360"/>
        </w:tabs>
        <w:ind w:left="360" w:hanging="360"/>
      </w:pPr>
      <w:rPr>
        <w:rFonts w:cs="Times New Roman"/>
      </w:rPr>
    </w:lvl>
  </w:abstractNum>
  <w:abstractNum w:abstractNumId="867">
    <w:nsid w:val="43E4413A"/>
    <w:multiLevelType w:val="multilevel"/>
    <w:tmpl w:val="382E9DA2"/>
    <w:lvl w:ilvl="0">
      <w:start w:val="2"/>
      <w:numFmt w:val="bullet"/>
      <w:lvlText w:val=""/>
      <w:lvlJc w:val="left"/>
      <w:pPr>
        <w:tabs>
          <w:tab w:val="num" w:pos="360"/>
        </w:tabs>
        <w:ind w:left="357" w:hanging="357"/>
      </w:pPr>
      <w:rPr>
        <w:rFonts w:ascii="Symbol" w:hAnsi="Symbol" w:hint="default"/>
        <w:sz w:val="16"/>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868">
    <w:nsid w:val="43FC5AB6"/>
    <w:multiLevelType w:val="multilevel"/>
    <w:tmpl w:val="61E65190"/>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869">
    <w:nsid w:val="43FD77C9"/>
    <w:multiLevelType w:val="multilevel"/>
    <w:tmpl w:val="5F36112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70">
    <w:nsid w:val="44023CED"/>
    <w:multiLevelType w:val="singleLevel"/>
    <w:tmpl w:val="0232B774"/>
    <w:lvl w:ilvl="0">
      <w:start w:val="8"/>
      <w:numFmt w:val="bullet"/>
      <w:lvlText w:val="-"/>
      <w:lvlJc w:val="left"/>
      <w:pPr>
        <w:tabs>
          <w:tab w:val="num" w:pos="360"/>
        </w:tabs>
        <w:ind w:left="360" w:hanging="360"/>
      </w:pPr>
      <w:rPr>
        <w:rFonts w:hint="default"/>
      </w:rPr>
    </w:lvl>
  </w:abstractNum>
  <w:abstractNum w:abstractNumId="871">
    <w:nsid w:val="440A7A98"/>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872">
    <w:nsid w:val="44326309"/>
    <w:multiLevelType w:val="multilevel"/>
    <w:tmpl w:val="56EAA70C"/>
    <w:lvl w:ilvl="0">
      <w:start w:val="1"/>
      <w:numFmt w:val="bullet"/>
      <w:lvlText w:val=""/>
      <w:lvlJc w:val="left"/>
      <w:pPr>
        <w:tabs>
          <w:tab w:val="num" w:pos="360"/>
        </w:tabs>
        <w:ind w:left="360" w:hanging="360"/>
      </w:pPr>
      <w:rPr>
        <w:rFonts w:ascii="Wingdings" w:hAnsi="Wingdings"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873">
    <w:nsid w:val="443A3ACB"/>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874">
    <w:nsid w:val="4445450A"/>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875">
    <w:nsid w:val="44484C82"/>
    <w:multiLevelType w:val="multilevel"/>
    <w:tmpl w:val="99E4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nsid w:val="44617C86"/>
    <w:multiLevelType w:val="multilevel"/>
    <w:tmpl w:val="F59C0670"/>
    <w:lvl w:ilvl="0">
      <w:start w:val="1"/>
      <w:numFmt w:val="bullet"/>
      <w:lvlText w:val=""/>
      <w:lvlJc w:val="left"/>
      <w:pPr>
        <w:tabs>
          <w:tab w:val="num" w:pos="360"/>
        </w:tabs>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77">
    <w:nsid w:val="446B79AD"/>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878">
    <w:nsid w:val="44786E62"/>
    <w:multiLevelType w:val="multilevel"/>
    <w:tmpl w:val="D880214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79">
    <w:nsid w:val="44790B12"/>
    <w:multiLevelType w:val="multilevel"/>
    <w:tmpl w:val="EC540752"/>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880">
    <w:nsid w:val="44971F50"/>
    <w:multiLevelType w:val="multilevel"/>
    <w:tmpl w:val="A9744A88"/>
    <w:lvl w:ilvl="0">
      <w:start w:val="1"/>
      <w:numFmt w:val="decimal"/>
      <w:lvlText w:val="%1."/>
      <w:lvlJc w:val="left"/>
      <w:pPr>
        <w:tabs>
          <w:tab w:val="num" w:pos="360"/>
        </w:tabs>
        <w:ind w:left="360" w:hanging="360"/>
      </w:pPr>
      <w:rPr>
        <w:rFonts w:cs="Times New Roman"/>
      </w:rPr>
    </w:lvl>
    <w:lvl w:ilvl="1">
      <w:start w:val="1"/>
      <w:numFmt w:val="decimal"/>
      <w:lvlRestart w:val="0"/>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881">
    <w:nsid w:val="44B3594B"/>
    <w:multiLevelType w:val="multilevel"/>
    <w:tmpl w:val="D7EAA34E"/>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882">
    <w:nsid w:val="44B920B2"/>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883">
    <w:nsid w:val="44DB598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884">
    <w:nsid w:val="44DC6456"/>
    <w:multiLevelType w:val="singleLevel"/>
    <w:tmpl w:val="A3DA801A"/>
    <w:lvl w:ilvl="0">
      <w:start w:val="1"/>
      <w:numFmt w:val="bullet"/>
      <w:lvlText w:val=""/>
      <w:lvlJc w:val="left"/>
      <w:pPr>
        <w:tabs>
          <w:tab w:val="num" w:pos="360"/>
        </w:tabs>
        <w:ind w:left="360" w:hanging="360"/>
      </w:pPr>
      <w:rPr>
        <w:rFonts w:ascii="Wingdings" w:hAnsi="Wingdings" w:hint="default"/>
        <w:sz w:val="20"/>
      </w:rPr>
    </w:lvl>
  </w:abstractNum>
  <w:abstractNum w:abstractNumId="885">
    <w:nsid w:val="44E01B07"/>
    <w:multiLevelType w:val="multilevel"/>
    <w:tmpl w:val="1DE0814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86">
    <w:nsid w:val="44E82DE8"/>
    <w:multiLevelType w:val="multilevel"/>
    <w:tmpl w:val="BD54CD76"/>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887">
    <w:nsid w:val="44FF3FB1"/>
    <w:multiLevelType w:val="singleLevel"/>
    <w:tmpl w:val="040C000F"/>
    <w:lvl w:ilvl="0">
      <w:start w:val="1"/>
      <w:numFmt w:val="decimal"/>
      <w:lvlText w:val="%1."/>
      <w:lvlJc w:val="left"/>
      <w:pPr>
        <w:tabs>
          <w:tab w:val="num" w:pos="360"/>
        </w:tabs>
        <w:ind w:left="360" w:hanging="360"/>
      </w:pPr>
      <w:rPr>
        <w:rFonts w:cs="Times New Roman"/>
      </w:rPr>
    </w:lvl>
  </w:abstractNum>
  <w:abstractNum w:abstractNumId="888">
    <w:nsid w:val="4515750B"/>
    <w:multiLevelType w:val="singleLevel"/>
    <w:tmpl w:val="805CC2E0"/>
    <w:lvl w:ilvl="0">
      <w:start w:val="1"/>
      <w:numFmt w:val="decimal"/>
      <w:lvlText w:val="%1."/>
      <w:legacy w:legacy="1" w:legacySpace="0" w:legacyIndent="397"/>
      <w:lvlJc w:val="left"/>
      <w:pPr>
        <w:ind w:left="567" w:hanging="397"/>
      </w:pPr>
      <w:rPr>
        <w:rFonts w:cs="Times New Roman"/>
      </w:rPr>
    </w:lvl>
  </w:abstractNum>
  <w:abstractNum w:abstractNumId="889">
    <w:nsid w:val="45465278"/>
    <w:multiLevelType w:val="multilevel"/>
    <w:tmpl w:val="409AD22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90">
    <w:nsid w:val="454A6FCA"/>
    <w:multiLevelType w:val="multilevel"/>
    <w:tmpl w:val="5282CE04"/>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
      <w:lvlJc w:val="left"/>
      <w:pPr>
        <w:tabs>
          <w:tab w:val="num" w:pos="927"/>
        </w:tabs>
        <w:ind w:left="907" w:hanging="340"/>
      </w:pPr>
      <w:rPr>
        <w:rFonts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91">
    <w:nsid w:val="455177CC"/>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892">
    <w:nsid w:val="456A4104"/>
    <w:multiLevelType w:val="multilevel"/>
    <w:tmpl w:val="EB886D66"/>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93">
    <w:nsid w:val="45B61A30"/>
    <w:multiLevelType w:val="multilevel"/>
    <w:tmpl w:val="D45EDC3E"/>
    <w:lvl w:ilvl="0">
      <w:start w:val="1"/>
      <w:numFmt w:val="bullet"/>
      <w:lvlText w:val="-"/>
      <w:lvlJc w:val="left"/>
      <w:pPr>
        <w:tabs>
          <w:tab w:val="num" w:pos="360"/>
        </w:tabs>
        <w:ind w:left="340" w:hanging="340"/>
      </w:pPr>
      <w:rPr>
        <w:rFonts w:hAnsi="Courier New" w:hint="default"/>
      </w:rPr>
    </w:lvl>
    <w:lvl w:ilvl="1" w:tentative="1">
      <w:start w:val="1"/>
      <w:numFmt w:val="bullet"/>
      <w:lvlText w:val="o"/>
      <w:lvlJc w:val="left"/>
      <w:pPr>
        <w:tabs>
          <w:tab w:val="num" w:pos="873"/>
        </w:tabs>
        <w:ind w:left="873" w:hanging="360"/>
      </w:pPr>
      <w:rPr>
        <w:rFonts w:ascii="Courier New" w:hAnsi="Courier New" w:hint="default"/>
      </w:rPr>
    </w:lvl>
    <w:lvl w:ilvl="2" w:tentative="1">
      <w:start w:val="1"/>
      <w:numFmt w:val="bullet"/>
      <w:lvlText w:val=""/>
      <w:lvlJc w:val="left"/>
      <w:pPr>
        <w:tabs>
          <w:tab w:val="num" w:pos="1593"/>
        </w:tabs>
        <w:ind w:left="1593" w:hanging="360"/>
      </w:pPr>
      <w:rPr>
        <w:rFonts w:ascii="Wingdings" w:hAnsi="Wingdings" w:hint="default"/>
      </w:rPr>
    </w:lvl>
    <w:lvl w:ilvl="3" w:tentative="1">
      <w:start w:val="1"/>
      <w:numFmt w:val="bullet"/>
      <w:lvlText w:val=""/>
      <w:lvlJc w:val="left"/>
      <w:pPr>
        <w:tabs>
          <w:tab w:val="num" w:pos="2313"/>
        </w:tabs>
        <w:ind w:left="2313" w:hanging="360"/>
      </w:pPr>
      <w:rPr>
        <w:rFonts w:ascii="Symbol" w:hAnsi="Symbol" w:hint="default"/>
      </w:rPr>
    </w:lvl>
    <w:lvl w:ilvl="4" w:tentative="1">
      <w:start w:val="1"/>
      <w:numFmt w:val="bullet"/>
      <w:lvlText w:val="o"/>
      <w:lvlJc w:val="left"/>
      <w:pPr>
        <w:tabs>
          <w:tab w:val="num" w:pos="3033"/>
        </w:tabs>
        <w:ind w:left="3033" w:hanging="360"/>
      </w:pPr>
      <w:rPr>
        <w:rFonts w:ascii="Courier New" w:hAnsi="Courier New" w:hint="default"/>
      </w:rPr>
    </w:lvl>
    <w:lvl w:ilvl="5" w:tentative="1">
      <w:start w:val="1"/>
      <w:numFmt w:val="bullet"/>
      <w:lvlText w:val=""/>
      <w:lvlJc w:val="left"/>
      <w:pPr>
        <w:tabs>
          <w:tab w:val="num" w:pos="3753"/>
        </w:tabs>
        <w:ind w:left="3753" w:hanging="360"/>
      </w:pPr>
      <w:rPr>
        <w:rFonts w:ascii="Wingdings" w:hAnsi="Wingdings" w:hint="default"/>
      </w:rPr>
    </w:lvl>
    <w:lvl w:ilvl="6" w:tentative="1">
      <w:start w:val="1"/>
      <w:numFmt w:val="bullet"/>
      <w:lvlText w:val=""/>
      <w:lvlJc w:val="left"/>
      <w:pPr>
        <w:tabs>
          <w:tab w:val="num" w:pos="4473"/>
        </w:tabs>
        <w:ind w:left="4473" w:hanging="360"/>
      </w:pPr>
      <w:rPr>
        <w:rFonts w:ascii="Symbol" w:hAnsi="Symbol" w:hint="default"/>
      </w:rPr>
    </w:lvl>
    <w:lvl w:ilvl="7" w:tentative="1">
      <w:start w:val="1"/>
      <w:numFmt w:val="bullet"/>
      <w:lvlText w:val="o"/>
      <w:lvlJc w:val="left"/>
      <w:pPr>
        <w:tabs>
          <w:tab w:val="num" w:pos="5193"/>
        </w:tabs>
        <w:ind w:left="5193" w:hanging="360"/>
      </w:pPr>
      <w:rPr>
        <w:rFonts w:ascii="Courier New" w:hAnsi="Courier New" w:hint="default"/>
      </w:rPr>
    </w:lvl>
    <w:lvl w:ilvl="8" w:tentative="1">
      <w:start w:val="1"/>
      <w:numFmt w:val="bullet"/>
      <w:lvlText w:val=""/>
      <w:lvlJc w:val="left"/>
      <w:pPr>
        <w:tabs>
          <w:tab w:val="num" w:pos="5913"/>
        </w:tabs>
        <w:ind w:left="5913" w:hanging="360"/>
      </w:pPr>
      <w:rPr>
        <w:rFonts w:ascii="Wingdings" w:hAnsi="Wingdings" w:hint="default"/>
      </w:rPr>
    </w:lvl>
  </w:abstractNum>
  <w:abstractNum w:abstractNumId="894">
    <w:nsid w:val="45D368D9"/>
    <w:multiLevelType w:val="multilevel"/>
    <w:tmpl w:val="402C60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95">
    <w:nsid w:val="45E34CE0"/>
    <w:multiLevelType w:val="multilevel"/>
    <w:tmpl w:val="6A6C2A22"/>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96">
    <w:nsid w:val="45EC40F5"/>
    <w:multiLevelType w:val="multilevel"/>
    <w:tmpl w:val="4DA2AE26"/>
    <w:lvl w:ilvl="0">
      <w:start w:val="1"/>
      <w:numFmt w:val="low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897">
    <w:nsid w:val="45EE7043"/>
    <w:multiLevelType w:val="multilevel"/>
    <w:tmpl w:val="F18E9B4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898">
    <w:nsid w:val="46160C7F"/>
    <w:multiLevelType w:val="singleLevel"/>
    <w:tmpl w:val="BE64B466"/>
    <w:lvl w:ilvl="0">
      <w:start w:val="1"/>
      <w:numFmt w:val="bullet"/>
      <w:lvlText w:val=""/>
      <w:lvlJc w:val="left"/>
      <w:pPr>
        <w:tabs>
          <w:tab w:val="num" w:pos="360"/>
        </w:tabs>
        <w:ind w:left="360" w:hanging="360"/>
      </w:pPr>
      <w:rPr>
        <w:rFonts w:ascii="Wingdings" w:hAnsi="Wingdings" w:hint="default"/>
        <w:sz w:val="16"/>
      </w:rPr>
    </w:lvl>
  </w:abstractNum>
  <w:abstractNum w:abstractNumId="899">
    <w:nsid w:val="464D3319"/>
    <w:multiLevelType w:val="multilevel"/>
    <w:tmpl w:val="C61CA6A6"/>
    <w:lvl w:ilvl="0">
      <w:start w:val="1"/>
      <w:numFmt w:val="decimal"/>
      <w:lvlText w:val="%1"/>
      <w:lvlJc w:val="left"/>
      <w:pPr>
        <w:tabs>
          <w:tab w:val="num" w:pos="735"/>
        </w:tabs>
        <w:ind w:left="735" w:hanging="735"/>
      </w:pPr>
      <w:rPr>
        <w:rFonts w:cs="Times New Roman" w:hint="default"/>
      </w:rPr>
    </w:lvl>
    <w:lvl w:ilvl="1">
      <w:start w:val="1"/>
      <w:numFmt w:val="decimal"/>
      <w:lvlText w:val="%1.%2"/>
      <w:lvlJc w:val="left"/>
      <w:pPr>
        <w:tabs>
          <w:tab w:val="num" w:pos="735"/>
        </w:tabs>
        <w:ind w:left="735" w:hanging="735"/>
      </w:pPr>
      <w:rPr>
        <w:rFonts w:cs="Times New Roman" w:hint="default"/>
      </w:rPr>
    </w:lvl>
    <w:lvl w:ilvl="2">
      <w:start w:val="1"/>
      <w:numFmt w:val="decimal"/>
      <w:lvlText w:val="%1.%2.%3"/>
      <w:lvlJc w:val="left"/>
      <w:pPr>
        <w:tabs>
          <w:tab w:val="num" w:pos="1080"/>
        </w:tabs>
        <w:ind w:left="735" w:hanging="735"/>
      </w:pPr>
      <w:rPr>
        <w:rFonts w:cs="Times New Roman" w:hint="default"/>
      </w:rPr>
    </w:lvl>
    <w:lvl w:ilvl="3">
      <w:start w:val="1"/>
      <w:numFmt w:val="decimal"/>
      <w:lvlText w:val="%1.%2.%3.%4"/>
      <w:lvlJc w:val="left"/>
      <w:pPr>
        <w:tabs>
          <w:tab w:val="num" w:pos="1440"/>
        </w:tabs>
        <w:ind w:left="735" w:hanging="735"/>
      </w:pPr>
      <w:rPr>
        <w:rFonts w:cs="Times New Roman" w:hint="default"/>
      </w:rPr>
    </w:lvl>
    <w:lvl w:ilvl="4">
      <w:start w:val="1"/>
      <w:numFmt w:val="decimal"/>
      <w:lvlText w:val="%1.%2.%3.%4.%5"/>
      <w:lvlJc w:val="left"/>
      <w:pPr>
        <w:tabs>
          <w:tab w:val="num" w:pos="1440"/>
        </w:tabs>
        <w:ind w:left="1080" w:hanging="1080"/>
      </w:pPr>
      <w:rPr>
        <w:rFonts w:cs="Times New Roman" w:hint="default"/>
      </w:rPr>
    </w:lvl>
    <w:lvl w:ilvl="5">
      <w:start w:val="1"/>
      <w:numFmt w:val="decimal"/>
      <w:lvlText w:val="%1.%2.%3.%4.%5.%6"/>
      <w:lvlJc w:val="left"/>
      <w:pPr>
        <w:tabs>
          <w:tab w:val="num" w:pos="180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900">
    <w:nsid w:val="46561F99"/>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901">
    <w:nsid w:val="466720B5"/>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902">
    <w:nsid w:val="466A182D"/>
    <w:multiLevelType w:val="multilevel"/>
    <w:tmpl w:val="52EECDF8"/>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03">
    <w:nsid w:val="46904FE5"/>
    <w:multiLevelType w:val="multilevel"/>
    <w:tmpl w:val="61DEF24E"/>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904">
    <w:nsid w:val="46974E4A"/>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905">
    <w:nsid w:val="46A867B7"/>
    <w:multiLevelType w:val="multilevel"/>
    <w:tmpl w:val="2D22FD60"/>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906">
    <w:nsid w:val="46C36E6C"/>
    <w:multiLevelType w:val="singleLevel"/>
    <w:tmpl w:val="04070007"/>
    <w:lvl w:ilvl="0">
      <w:start w:val="1"/>
      <w:numFmt w:val="bullet"/>
      <w:lvlText w:val="-"/>
      <w:lvlJc w:val="left"/>
      <w:pPr>
        <w:tabs>
          <w:tab w:val="num" w:pos="360"/>
        </w:tabs>
        <w:ind w:left="360" w:hanging="360"/>
      </w:pPr>
      <w:rPr>
        <w:sz w:val="16"/>
      </w:rPr>
    </w:lvl>
  </w:abstractNum>
  <w:abstractNum w:abstractNumId="907">
    <w:nsid w:val="46CB2ED6"/>
    <w:multiLevelType w:val="multilevel"/>
    <w:tmpl w:val="102EFBC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08">
    <w:nsid w:val="46E04D4C"/>
    <w:multiLevelType w:val="multilevel"/>
    <w:tmpl w:val="9FE6BA64"/>
    <w:lvl w:ilvl="0">
      <w:start w:val="1"/>
      <w:numFmt w:val="bullet"/>
      <w:lvlText w:val=""/>
      <w:lvlJc w:val="left"/>
      <w:pPr>
        <w:tabs>
          <w:tab w:val="num" w:pos="360"/>
        </w:tabs>
        <w:ind w:left="340" w:hanging="340"/>
      </w:pPr>
      <w:rPr>
        <w:rFonts w:ascii="Symbol" w:hAnsi="Symbol" w:hint="default"/>
        <w:color w:val="auto"/>
        <w:sz w:val="22"/>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909">
    <w:nsid w:val="470A7E33"/>
    <w:multiLevelType w:val="multilevel"/>
    <w:tmpl w:val="661C9A9A"/>
    <w:lvl w:ilvl="0">
      <w:start w:val="1"/>
      <w:numFmt w:val="decimal"/>
      <w:lvlText w:val="%1."/>
      <w:lvlJc w:val="left"/>
      <w:pPr>
        <w:tabs>
          <w:tab w:val="num" w:pos="432"/>
        </w:tabs>
        <w:ind w:left="432" w:hanging="432"/>
      </w:pPr>
      <w:rPr>
        <w:rFonts w:cs="Times New Roman" w:hint="default"/>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10">
    <w:nsid w:val="472C2DA6"/>
    <w:multiLevelType w:val="multilevel"/>
    <w:tmpl w:val="91C60176"/>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911">
    <w:nsid w:val="474A2CC3"/>
    <w:multiLevelType w:val="multilevel"/>
    <w:tmpl w:val="560691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12">
    <w:nsid w:val="4779423E"/>
    <w:multiLevelType w:val="multilevel"/>
    <w:tmpl w:val="5F361122"/>
    <w:lvl w:ilvl="0">
      <w:start w:val="1"/>
      <w:numFmt w:val="decimal"/>
      <w:lvlText w:val="%1."/>
      <w:lvlJc w:val="left"/>
      <w:pPr>
        <w:tabs>
          <w:tab w:val="num" w:pos="1080"/>
        </w:tabs>
        <w:ind w:left="1080" w:hanging="360"/>
      </w:pPr>
      <w:rPr>
        <w:rFonts w:cs="Times New Roman"/>
      </w:rPr>
    </w:lvl>
    <w:lvl w:ilvl="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913">
    <w:nsid w:val="477D48F9"/>
    <w:multiLevelType w:val="multilevel"/>
    <w:tmpl w:val="7D06BDB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14">
    <w:nsid w:val="47902AE2"/>
    <w:multiLevelType w:val="multilevel"/>
    <w:tmpl w:val="DC5A2D0E"/>
    <w:lvl w:ilvl="0">
      <w:start w:val="10"/>
      <w:numFmt w:val="decimal"/>
      <w:lvlText w:val="%1"/>
      <w:lvlJc w:val="left"/>
      <w:pPr>
        <w:tabs>
          <w:tab w:val="num" w:pos="1425"/>
        </w:tabs>
        <w:ind w:left="1425" w:hanging="1425"/>
      </w:pPr>
      <w:rPr>
        <w:rFonts w:cs="Times New Roman" w:hint="default"/>
      </w:rPr>
    </w:lvl>
    <w:lvl w:ilvl="1">
      <w:start w:val="2"/>
      <w:numFmt w:val="decimal"/>
      <w:lvlText w:val="%1.%2"/>
      <w:lvlJc w:val="left"/>
      <w:pPr>
        <w:tabs>
          <w:tab w:val="num" w:pos="1425"/>
        </w:tabs>
        <w:ind w:left="1425" w:hanging="1425"/>
      </w:pPr>
      <w:rPr>
        <w:rFonts w:cs="Times New Roman" w:hint="default"/>
      </w:rPr>
    </w:lvl>
    <w:lvl w:ilvl="2">
      <w:start w:val="2"/>
      <w:numFmt w:val="decimal"/>
      <w:lvlText w:val="%1.%2.%3"/>
      <w:lvlJc w:val="left"/>
      <w:pPr>
        <w:tabs>
          <w:tab w:val="num" w:pos="1425"/>
        </w:tabs>
        <w:ind w:left="1425" w:hanging="1425"/>
      </w:pPr>
      <w:rPr>
        <w:rFonts w:cs="Times New Roman" w:hint="default"/>
      </w:rPr>
    </w:lvl>
    <w:lvl w:ilvl="3">
      <w:start w:val="11"/>
      <w:numFmt w:val="decimal"/>
      <w:lvlText w:val="%1.%2.%3.%4"/>
      <w:lvlJc w:val="left"/>
      <w:pPr>
        <w:tabs>
          <w:tab w:val="num" w:pos="1425"/>
        </w:tabs>
        <w:ind w:left="1425" w:hanging="1425"/>
      </w:pPr>
      <w:rPr>
        <w:rFonts w:cs="Times New Roman" w:hint="default"/>
      </w:rPr>
    </w:lvl>
    <w:lvl w:ilvl="4">
      <w:start w:val="1"/>
      <w:numFmt w:val="decimal"/>
      <w:lvlText w:val="%1.%2.%3.%4.%5"/>
      <w:lvlJc w:val="left"/>
      <w:pPr>
        <w:tabs>
          <w:tab w:val="num" w:pos="1425"/>
        </w:tabs>
        <w:ind w:left="1425" w:hanging="1425"/>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915">
    <w:nsid w:val="479F582A"/>
    <w:multiLevelType w:val="multilevel"/>
    <w:tmpl w:val="DD70969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916">
    <w:nsid w:val="47A0144C"/>
    <w:multiLevelType w:val="multilevel"/>
    <w:tmpl w:val="3C9EFF46"/>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17">
    <w:nsid w:val="47A13156"/>
    <w:multiLevelType w:val="singleLevel"/>
    <w:tmpl w:val="749ACF6C"/>
    <w:lvl w:ilvl="0">
      <w:numFmt w:val="bullet"/>
      <w:lvlText w:val=""/>
      <w:lvlJc w:val="left"/>
      <w:pPr>
        <w:tabs>
          <w:tab w:val="num" w:pos="360"/>
        </w:tabs>
        <w:ind w:left="360" w:hanging="360"/>
      </w:pPr>
      <w:rPr>
        <w:rFonts w:ascii="Symbol" w:hAnsi="Symbol" w:hint="default"/>
      </w:rPr>
    </w:lvl>
  </w:abstractNum>
  <w:abstractNum w:abstractNumId="918">
    <w:nsid w:val="47AA12CC"/>
    <w:multiLevelType w:val="singleLevel"/>
    <w:tmpl w:val="040C000F"/>
    <w:lvl w:ilvl="0">
      <w:start w:val="1"/>
      <w:numFmt w:val="decimal"/>
      <w:lvlText w:val="%1."/>
      <w:lvlJc w:val="left"/>
      <w:pPr>
        <w:tabs>
          <w:tab w:val="num" w:pos="360"/>
        </w:tabs>
        <w:ind w:left="360" w:hanging="360"/>
      </w:pPr>
      <w:rPr>
        <w:rFonts w:cs="Times New Roman"/>
      </w:rPr>
    </w:lvl>
  </w:abstractNum>
  <w:abstractNum w:abstractNumId="919">
    <w:nsid w:val="47AE2263"/>
    <w:multiLevelType w:val="singleLevel"/>
    <w:tmpl w:val="04130001"/>
    <w:lvl w:ilvl="0">
      <w:start w:val="1"/>
      <w:numFmt w:val="bullet"/>
      <w:lvlText w:val=""/>
      <w:lvlJc w:val="left"/>
      <w:pPr>
        <w:tabs>
          <w:tab w:val="num" w:pos="360"/>
        </w:tabs>
        <w:ind w:left="360" w:hanging="360"/>
      </w:pPr>
      <w:rPr>
        <w:rFonts w:ascii="Symbol" w:hAnsi="Symbol" w:hint="default"/>
      </w:rPr>
    </w:lvl>
  </w:abstractNum>
  <w:abstractNum w:abstractNumId="920">
    <w:nsid w:val="47B64A2B"/>
    <w:multiLevelType w:val="multilevel"/>
    <w:tmpl w:val="15A483C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21">
    <w:nsid w:val="47B70C89"/>
    <w:multiLevelType w:val="multilevel"/>
    <w:tmpl w:val="339A083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22">
    <w:nsid w:val="47CD38D7"/>
    <w:multiLevelType w:val="singleLevel"/>
    <w:tmpl w:val="3BCECC54"/>
    <w:lvl w:ilvl="0">
      <w:start w:val="1"/>
      <w:numFmt w:val="bullet"/>
      <w:lvlText w:val=""/>
      <w:lvlJc w:val="left"/>
      <w:pPr>
        <w:tabs>
          <w:tab w:val="num" w:pos="360"/>
        </w:tabs>
        <w:ind w:left="360" w:hanging="360"/>
      </w:pPr>
      <w:rPr>
        <w:rFonts w:ascii="Wingdings" w:hAnsi="Wingdings" w:hint="default"/>
        <w:sz w:val="16"/>
      </w:rPr>
    </w:lvl>
  </w:abstractNum>
  <w:abstractNum w:abstractNumId="923">
    <w:nsid w:val="47DD3E94"/>
    <w:multiLevelType w:val="singleLevel"/>
    <w:tmpl w:val="D34237CC"/>
    <w:lvl w:ilvl="0">
      <w:numFmt w:val="bullet"/>
      <w:lvlText w:val="-"/>
      <w:lvlJc w:val="left"/>
      <w:pPr>
        <w:tabs>
          <w:tab w:val="num" w:pos="1068"/>
        </w:tabs>
        <w:ind w:left="1068" w:hanging="360"/>
      </w:pPr>
      <w:rPr>
        <w:rFonts w:hint="default"/>
      </w:rPr>
    </w:lvl>
  </w:abstractNum>
  <w:abstractNum w:abstractNumId="924">
    <w:nsid w:val="47E30247"/>
    <w:multiLevelType w:val="multilevel"/>
    <w:tmpl w:val="0BE2501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25">
    <w:nsid w:val="47FA0052"/>
    <w:multiLevelType w:val="multilevel"/>
    <w:tmpl w:val="E17E25BE"/>
    <w:lvl w:ilvl="0">
      <w:start w:val="1"/>
      <w:numFmt w:val="bullet"/>
      <w:lvlText w:val=""/>
      <w:lvlJc w:val="left"/>
      <w:pPr>
        <w:tabs>
          <w:tab w:val="num" w:pos="360"/>
        </w:tabs>
        <w:ind w:left="340" w:hanging="34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26">
    <w:nsid w:val="48162FF4"/>
    <w:multiLevelType w:val="singleLevel"/>
    <w:tmpl w:val="F086055E"/>
    <w:lvl w:ilvl="0">
      <w:start w:val="1"/>
      <w:numFmt w:val="lowerLetter"/>
      <w:lvlText w:val="%1)"/>
      <w:legacy w:legacy="1" w:legacySpace="0" w:legacyIndent="283"/>
      <w:lvlJc w:val="left"/>
      <w:pPr>
        <w:ind w:left="567" w:hanging="283"/>
      </w:pPr>
      <w:rPr>
        <w:rFonts w:cs="Times New Roman"/>
      </w:rPr>
    </w:lvl>
  </w:abstractNum>
  <w:abstractNum w:abstractNumId="927">
    <w:nsid w:val="482A467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28">
    <w:nsid w:val="4830286E"/>
    <w:multiLevelType w:val="multilevel"/>
    <w:tmpl w:val="52F4E364"/>
    <w:lvl w:ilvl="0">
      <w:start w:val="1"/>
      <w:numFmt w:val="bullet"/>
      <w:lvlText w:val=""/>
      <w:lvlJc w:val="left"/>
      <w:pPr>
        <w:tabs>
          <w:tab w:val="num" w:pos="360"/>
        </w:tabs>
        <w:ind w:left="340" w:hanging="340"/>
      </w:pPr>
      <w:rPr>
        <w:rFonts w:ascii="Wingdings" w:hAnsi="Wingdings" w:hint="default"/>
        <w:sz w:val="24"/>
      </w:rPr>
    </w:lvl>
    <w:lvl w:ilvl="1">
      <w:start w:val="1"/>
      <w:numFmt w:val="bullet"/>
      <w:lvlText w:val="-"/>
      <w:lvlJc w:val="left"/>
      <w:pPr>
        <w:tabs>
          <w:tab w:val="num" w:pos="700"/>
        </w:tabs>
        <w:ind w:left="680" w:hanging="340"/>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29">
    <w:nsid w:val="484964CB"/>
    <w:multiLevelType w:val="multilevel"/>
    <w:tmpl w:val="2570B90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30">
    <w:nsid w:val="48651500"/>
    <w:multiLevelType w:val="multilevel"/>
    <w:tmpl w:val="866432E6"/>
    <w:lvl w:ilvl="0">
      <w:start w:val="1"/>
      <w:numFmt w:val="bullet"/>
      <w:lvlText w:val="o"/>
      <w:lvlJc w:val="left"/>
      <w:pPr>
        <w:tabs>
          <w:tab w:val="num" w:pos="360"/>
        </w:tabs>
        <w:ind w:left="360" w:hanging="360"/>
      </w:pPr>
      <w:rPr>
        <w:rFonts w:ascii="Courier New" w:hAnsi="Courier New"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931">
    <w:nsid w:val="487915A1"/>
    <w:multiLevelType w:val="multilevel"/>
    <w:tmpl w:val="E722854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32">
    <w:nsid w:val="4890071A"/>
    <w:multiLevelType w:val="multilevel"/>
    <w:tmpl w:val="A62EA516"/>
    <w:lvl w:ilvl="0">
      <w:start w:val="1"/>
      <w:numFmt w:val="decimal"/>
      <w:lvlText w:val="%1."/>
      <w:lvlJc w:val="left"/>
      <w:pPr>
        <w:tabs>
          <w:tab w:val="num" w:pos="360"/>
        </w:tabs>
        <w:ind w:left="357" w:hanging="357"/>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933">
    <w:nsid w:val="48CF757C"/>
    <w:multiLevelType w:val="multilevel"/>
    <w:tmpl w:val="CC2C6324"/>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34">
    <w:nsid w:val="48E670F1"/>
    <w:multiLevelType w:val="multilevel"/>
    <w:tmpl w:val="4D16CFF2"/>
    <w:lvl w:ilvl="0">
      <w:start w:val="1"/>
      <w:numFmt w:val="bullet"/>
      <w:lvlText w:val="-"/>
      <w:lvlJc w:val="left"/>
      <w:pPr>
        <w:tabs>
          <w:tab w:val="num" w:pos="360"/>
        </w:tabs>
        <w:ind w:left="340" w:hanging="340"/>
      </w:pPr>
      <w:rPr>
        <w:rFonts w:hAnsi="Courier New" w:hint="default"/>
      </w:rPr>
    </w:lvl>
    <w:lvl w:ilvl="1" w:tentative="1">
      <w:start w:val="1"/>
      <w:numFmt w:val="bullet"/>
      <w:lvlText w:val="o"/>
      <w:lvlJc w:val="left"/>
      <w:pPr>
        <w:tabs>
          <w:tab w:val="num" w:pos="873"/>
        </w:tabs>
        <w:ind w:left="873" w:hanging="360"/>
      </w:pPr>
      <w:rPr>
        <w:rFonts w:ascii="Courier New" w:hAnsi="Courier New" w:hint="default"/>
      </w:rPr>
    </w:lvl>
    <w:lvl w:ilvl="2" w:tentative="1">
      <w:start w:val="1"/>
      <w:numFmt w:val="bullet"/>
      <w:lvlText w:val=""/>
      <w:lvlJc w:val="left"/>
      <w:pPr>
        <w:tabs>
          <w:tab w:val="num" w:pos="1593"/>
        </w:tabs>
        <w:ind w:left="1593" w:hanging="360"/>
      </w:pPr>
      <w:rPr>
        <w:rFonts w:ascii="Wingdings" w:hAnsi="Wingdings" w:hint="default"/>
      </w:rPr>
    </w:lvl>
    <w:lvl w:ilvl="3" w:tentative="1">
      <w:start w:val="1"/>
      <w:numFmt w:val="bullet"/>
      <w:lvlText w:val=""/>
      <w:lvlJc w:val="left"/>
      <w:pPr>
        <w:tabs>
          <w:tab w:val="num" w:pos="2313"/>
        </w:tabs>
        <w:ind w:left="2313" w:hanging="360"/>
      </w:pPr>
      <w:rPr>
        <w:rFonts w:ascii="Symbol" w:hAnsi="Symbol" w:hint="default"/>
      </w:rPr>
    </w:lvl>
    <w:lvl w:ilvl="4" w:tentative="1">
      <w:start w:val="1"/>
      <w:numFmt w:val="bullet"/>
      <w:lvlText w:val="o"/>
      <w:lvlJc w:val="left"/>
      <w:pPr>
        <w:tabs>
          <w:tab w:val="num" w:pos="3033"/>
        </w:tabs>
        <w:ind w:left="3033" w:hanging="360"/>
      </w:pPr>
      <w:rPr>
        <w:rFonts w:ascii="Courier New" w:hAnsi="Courier New" w:hint="default"/>
      </w:rPr>
    </w:lvl>
    <w:lvl w:ilvl="5" w:tentative="1">
      <w:start w:val="1"/>
      <w:numFmt w:val="bullet"/>
      <w:lvlText w:val=""/>
      <w:lvlJc w:val="left"/>
      <w:pPr>
        <w:tabs>
          <w:tab w:val="num" w:pos="3753"/>
        </w:tabs>
        <w:ind w:left="3753" w:hanging="360"/>
      </w:pPr>
      <w:rPr>
        <w:rFonts w:ascii="Wingdings" w:hAnsi="Wingdings" w:hint="default"/>
      </w:rPr>
    </w:lvl>
    <w:lvl w:ilvl="6" w:tentative="1">
      <w:start w:val="1"/>
      <w:numFmt w:val="bullet"/>
      <w:lvlText w:val=""/>
      <w:lvlJc w:val="left"/>
      <w:pPr>
        <w:tabs>
          <w:tab w:val="num" w:pos="4473"/>
        </w:tabs>
        <w:ind w:left="4473" w:hanging="360"/>
      </w:pPr>
      <w:rPr>
        <w:rFonts w:ascii="Symbol" w:hAnsi="Symbol" w:hint="default"/>
      </w:rPr>
    </w:lvl>
    <w:lvl w:ilvl="7" w:tentative="1">
      <w:start w:val="1"/>
      <w:numFmt w:val="bullet"/>
      <w:lvlText w:val="o"/>
      <w:lvlJc w:val="left"/>
      <w:pPr>
        <w:tabs>
          <w:tab w:val="num" w:pos="5193"/>
        </w:tabs>
        <w:ind w:left="5193" w:hanging="360"/>
      </w:pPr>
      <w:rPr>
        <w:rFonts w:ascii="Courier New" w:hAnsi="Courier New" w:hint="default"/>
      </w:rPr>
    </w:lvl>
    <w:lvl w:ilvl="8" w:tentative="1">
      <w:start w:val="1"/>
      <w:numFmt w:val="bullet"/>
      <w:lvlText w:val=""/>
      <w:lvlJc w:val="left"/>
      <w:pPr>
        <w:tabs>
          <w:tab w:val="num" w:pos="5913"/>
        </w:tabs>
        <w:ind w:left="5913" w:hanging="360"/>
      </w:pPr>
      <w:rPr>
        <w:rFonts w:ascii="Wingdings" w:hAnsi="Wingdings" w:hint="default"/>
      </w:rPr>
    </w:lvl>
  </w:abstractNum>
  <w:abstractNum w:abstractNumId="935">
    <w:nsid w:val="48F46CFB"/>
    <w:multiLevelType w:val="multilevel"/>
    <w:tmpl w:val="E3EA4A76"/>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36">
    <w:nsid w:val="48F9325F"/>
    <w:multiLevelType w:val="multilevel"/>
    <w:tmpl w:val="52F4E364"/>
    <w:lvl w:ilvl="0">
      <w:start w:val="1"/>
      <w:numFmt w:val="bullet"/>
      <w:lvlText w:val=""/>
      <w:lvlJc w:val="left"/>
      <w:pPr>
        <w:tabs>
          <w:tab w:val="num" w:pos="360"/>
        </w:tabs>
        <w:ind w:left="340" w:hanging="340"/>
      </w:pPr>
      <w:rPr>
        <w:rFonts w:ascii="Wingdings" w:hAnsi="Wingdings" w:hint="default"/>
        <w:sz w:val="24"/>
      </w:rPr>
    </w:lvl>
    <w:lvl w:ilvl="1">
      <w:start w:val="1"/>
      <w:numFmt w:val="bullet"/>
      <w:lvlText w:val="-"/>
      <w:lvlJc w:val="left"/>
      <w:pPr>
        <w:tabs>
          <w:tab w:val="num" w:pos="927"/>
        </w:tabs>
        <w:ind w:left="907" w:hanging="340"/>
      </w:pPr>
      <w:rPr>
        <w:rFonts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37">
    <w:nsid w:val="48FA51C0"/>
    <w:multiLevelType w:val="multilevel"/>
    <w:tmpl w:val="F15E634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38">
    <w:nsid w:val="48FF1BF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39">
    <w:nsid w:val="490B755C"/>
    <w:multiLevelType w:val="multilevel"/>
    <w:tmpl w:val="3672319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40">
    <w:nsid w:val="4913190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41">
    <w:nsid w:val="492305E0"/>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680"/>
        </w:tabs>
        <w:ind w:left="3240" w:hanging="1080"/>
      </w:pPr>
      <w:rPr>
        <w:rFonts w:cs="Times New Roman"/>
      </w:rPr>
    </w:lvl>
    <w:lvl w:ilvl="7">
      <w:start w:val="1"/>
      <w:numFmt w:val="decimal"/>
      <w:lvlText w:val="%1.%2.%3.%4.%5.%6.%7.%8."/>
      <w:lvlJc w:val="left"/>
      <w:pPr>
        <w:tabs>
          <w:tab w:val="num" w:pos="5400"/>
        </w:tabs>
        <w:ind w:left="3744" w:hanging="1224"/>
      </w:pPr>
      <w:rPr>
        <w:rFonts w:cs="Times New Roman"/>
      </w:rPr>
    </w:lvl>
    <w:lvl w:ilvl="8">
      <w:start w:val="1"/>
      <w:numFmt w:val="decimal"/>
      <w:lvlText w:val="%1.%2.%3.%4.%5.%6.%7.%8.%9."/>
      <w:lvlJc w:val="left"/>
      <w:pPr>
        <w:tabs>
          <w:tab w:val="num" w:pos="6120"/>
        </w:tabs>
        <w:ind w:left="4320" w:hanging="1440"/>
      </w:pPr>
      <w:rPr>
        <w:rFonts w:cs="Times New Roman"/>
      </w:rPr>
    </w:lvl>
  </w:abstractNum>
  <w:abstractNum w:abstractNumId="942">
    <w:nsid w:val="493535BF"/>
    <w:multiLevelType w:val="multilevel"/>
    <w:tmpl w:val="355EC87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43">
    <w:nsid w:val="49545C90"/>
    <w:multiLevelType w:val="multilevel"/>
    <w:tmpl w:val="B4AE0EF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44">
    <w:nsid w:val="496571D8"/>
    <w:multiLevelType w:val="singleLevel"/>
    <w:tmpl w:val="B77EE0A8"/>
    <w:lvl w:ilvl="0">
      <w:start w:val="1"/>
      <w:numFmt w:val="decimal"/>
      <w:lvlText w:val="%1."/>
      <w:legacy w:legacy="1" w:legacySpace="0" w:legacyIndent="283"/>
      <w:lvlJc w:val="left"/>
      <w:pPr>
        <w:ind w:left="283" w:hanging="283"/>
      </w:pPr>
      <w:rPr>
        <w:rFonts w:cs="Times New Roman"/>
      </w:rPr>
    </w:lvl>
  </w:abstractNum>
  <w:abstractNum w:abstractNumId="945">
    <w:nsid w:val="4968549E"/>
    <w:multiLevelType w:val="multilevel"/>
    <w:tmpl w:val="23640CC8"/>
    <w:lvl w:ilvl="0">
      <w:start w:val="1"/>
      <w:numFmt w:val="bullet"/>
      <w:lvlText w:val=""/>
      <w:lvlJc w:val="left"/>
      <w:pPr>
        <w:tabs>
          <w:tab w:val="num" w:pos="360"/>
        </w:tabs>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46">
    <w:nsid w:val="4972590A"/>
    <w:multiLevelType w:val="multilevel"/>
    <w:tmpl w:val="17C8B634"/>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47">
    <w:nsid w:val="497A14E0"/>
    <w:multiLevelType w:val="singleLevel"/>
    <w:tmpl w:val="18DC2D48"/>
    <w:lvl w:ilvl="0">
      <w:numFmt w:val="bullet"/>
      <w:lvlText w:val="-"/>
      <w:lvlJc w:val="left"/>
      <w:pPr>
        <w:tabs>
          <w:tab w:val="num" w:pos="720"/>
        </w:tabs>
        <w:ind w:left="720" w:hanging="360"/>
      </w:pPr>
      <w:rPr>
        <w:rFonts w:hint="default"/>
      </w:rPr>
    </w:lvl>
  </w:abstractNum>
  <w:abstractNum w:abstractNumId="948">
    <w:nsid w:val="49911134"/>
    <w:multiLevelType w:val="multilevel"/>
    <w:tmpl w:val="582AA962"/>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949">
    <w:nsid w:val="49CA02D0"/>
    <w:multiLevelType w:val="multilevel"/>
    <w:tmpl w:val="CB06188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50">
    <w:nsid w:val="49D42093"/>
    <w:multiLevelType w:val="multilevel"/>
    <w:tmpl w:val="BA5E3272"/>
    <w:lvl w:ilvl="0">
      <w:start w:val="1"/>
      <w:numFmt w:val="bullet"/>
      <w:lvlText w:val=""/>
      <w:lvlJc w:val="left"/>
      <w:pPr>
        <w:tabs>
          <w:tab w:val="num" w:pos="360"/>
        </w:tabs>
      </w:pPr>
      <w:rPr>
        <w:rFonts w:ascii="Wingdings" w:hAnsi="Wingdings"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51">
    <w:nsid w:val="4A1255CB"/>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952">
    <w:nsid w:val="4A3A4EFC"/>
    <w:multiLevelType w:val="multilevel"/>
    <w:tmpl w:val="ABA8E754"/>
    <w:lvl w:ilvl="0">
      <w:start w:val="6"/>
      <w:numFmt w:val="decimal"/>
      <w:lvlText w:val="%1."/>
      <w:lvlJc w:val="left"/>
      <w:pPr>
        <w:tabs>
          <w:tab w:val="num" w:pos="0"/>
        </w:tabs>
      </w:pPr>
      <w:rPr>
        <w:rFonts w:cs="Times New Roman"/>
      </w:rPr>
    </w:lvl>
    <w:lvl w:ilvl="1">
      <w:start w:val="1"/>
      <w:numFmt w:val="decimal"/>
      <w:lvlText w:val="A.2.%2"/>
      <w:lvlJc w:val="left"/>
      <w:pPr>
        <w:tabs>
          <w:tab w:val="num" w:pos="1080"/>
        </w:tabs>
      </w:pPr>
      <w:rPr>
        <w:rFonts w:cs="Times New Roman"/>
      </w:rPr>
    </w:lvl>
    <w:lvl w:ilvl="2">
      <w:start w:val="1"/>
      <w:numFmt w:val="decimal"/>
      <w:lvlText w:val="%1.%2.%3"/>
      <w:lvlJc w:val="left"/>
      <w:pPr>
        <w:tabs>
          <w:tab w:val="num" w:pos="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953">
    <w:nsid w:val="4A3C3677"/>
    <w:multiLevelType w:val="singleLevel"/>
    <w:tmpl w:val="0410000F"/>
    <w:lvl w:ilvl="0">
      <w:start w:val="1"/>
      <w:numFmt w:val="decimal"/>
      <w:lvlText w:val="%1."/>
      <w:lvlJc w:val="left"/>
      <w:pPr>
        <w:tabs>
          <w:tab w:val="num" w:pos="360"/>
        </w:tabs>
        <w:ind w:left="360" w:hanging="360"/>
      </w:pPr>
      <w:rPr>
        <w:rFonts w:cs="Times New Roman"/>
      </w:rPr>
    </w:lvl>
  </w:abstractNum>
  <w:abstractNum w:abstractNumId="954">
    <w:nsid w:val="4A3F23FD"/>
    <w:multiLevelType w:val="multilevel"/>
    <w:tmpl w:val="8E68C286"/>
    <w:lvl w:ilvl="0">
      <w:start w:val="5"/>
      <w:numFmt w:val="decimal"/>
      <w:lvlText w:val="%1"/>
      <w:lvlJc w:val="left"/>
      <w:pPr>
        <w:tabs>
          <w:tab w:val="num" w:pos="630"/>
        </w:tabs>
        <w:ind w:left="630" w:hanging="630"/>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2"/>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955">
    <w:nsid w:val="4A6A7BFB"/>
    <w:multiLevelType w:val="multilevel"/>
    <w:tmpl w:val="274016F0"/>
    <w:lvl w:ilvl="0">
      <w:start w:val="1"/>
      <w:numFmt w:val="decimal"/>
      <w:lvlText w:val="%1."/>
      <w:lvlJc w:val="left"/>
      <w:pPr>
        <w:tabs>
          <w:tab w:val="num" w:pos="360"/>
        </w:tabs>
        <w:ind w:left="360" w:hanging="360"/>
      </w:pPr>
      <w:rPr>
        <w:rFonts w:cs="Times New Roman" w:hint="default"/>
        <w:b w:val="0"/>
        <w:i w:val="0"/>
        <w:sz w:val="24"/>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956">
    <w:nsid w:val="4AA4331E"/>
    <w:multiLevelType w:val="singleLevel"/>
    <w:tmpl w:val="A3325A00"/>
    <w:lvl w:ilvl="0">
      <w:start w:val="1"/>
      <w:numFmt w:val="bullet"/>
      <w:lvlText w:val=""/>
      <w:lvlJc w:val="left"/>
      <w:pPr>
        <w:tabs>
          <w:tab w:val="num" w:pos="360"/>
        </w:tabs>
        <w:ind w:left="360" w:hanging="360"/>
      </w:pPr>
      <w:rPr>
        <w:rFonts w:ascii="Wingdings" w:hAnsi="Wingdings" w:hint="default"/>
        <w:color w:val="auto"/>
      </w:rPr>
    </w:lvl>
  </w:abstractNum>
  <w:abstractNum w:abstractNumId="957">
    <w:nsid w:val="4AB242C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58">
    <w:nsid w:val="4AD76C9F"/>
    <w:multiLevelType w:val="multilevel"/>
    <w:tmpl w:val="D794FDFA"/>
    <w:lvl w:ilvl="0">
      <w:start w:val="1"/>
      <w:numFmt w:val="decimal"/>
      <w:lvlText w:val="%1."/>
      <w:lvlJc w:val="left"/>
      <w:pPr>
        <w:tabs>
          <w:tab w:val="num" w:pos="432"/>
        </w:tabs>
        <w:ind w:left="432" w:hanging="432"/>
      </w:pPr>
      <w:rPr>
        <w:rFonts w:cs="Times New Roman" w:hint="default"/>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59">
    <w:nsid w:val="4AED30CD"/>
    <w:multiLevelType w:val="multilevel"/>
    <w:tmpl w:val="C366D99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60">
    <w:nsid w:val="4B037EA0"/>
    <w:multiLevelType w:val="multilevel"/>
    <w:tmpl w:val="3BC8DAC6"/>
    <w:lvl w:ilvl="0">
      <w:start w:val="1"/>
      <w:numFmt w:val="bullet"/>
      <w:lvlText w:val=""/>
      <w:lvlJc w:val="left"/>
      <w:pPr>
        <w:tabs>
          <w:tab w:val="num" w:pos="1068"/>
        </w:tabs>
        <w:ind w:left="1068" w:hanging="360"/>
      </w:pPr>
      <w:rPr>
        <w:rFonts w:ascii="Wingdings" w:hAnsi="Wingdings" w:hint="default"/>
        <w:sz w:val="16"/>
      </w:rPr>
    </w:lvl>
    <w:lvl w:ilvl="1" w:tentative="1">
      <w:start w:val="1"/>
      <w:numFmt w:val="bullet"/>
      <w:lvlText w:val="o"/>
      <w:lvlJc w:val="left"/>
      <w:pPr>
        <w:tabs>
          <w:tab w:val="num" w:pos="1788"/>
        </w:tabs>
        <w:ind w:left="1788" w:hanging="360"/>
      </w:pPr>
      <w:rPr>
        <w:rFonts w:ascii="Courier New" w:hAnsi="Courier New" w:hint="default"/>
      </w:rPr>
    </w:lvl>
    <w:lvl w:ilvl="2" w:tentative="1">
      <w:start w:val="1"/>
      <w:numFmt w:val="bullet"/>
      <w:lvlText w:val=""/>
      <w:lvlJc w:val="left"/>
      <w:pPr>
        <w:tabs>
          <w:tab w:val="num" w:pos="2508"/>
        </w:tabs>
        <w:ind w:left="2508" w:hanging="360"/>
      </w:pPr>
      <w:rPr>
        <w:rFonts w:ascii="Wingdings" w:hAnsi="Wingdings" w:hint="default"/>
      </w:rPr>
    </w:lvl>
    <w:lvl w:ilvl="3" w:tentative="1">
      <w:start w:val="1"/>
      <w:numFmt w:val="bullet"/>
      <w:lvlText w:val=""/>
      <w:lvlJc w:val="left"/>
      <w:pPr>
        <w:tabs>
          <w:tab w:val="num" w:pos="3228"/>
        </w:tabs>
        <w:ind w:left="3228" w:hanging="360"/>
      </w:pPr>
      <w:rPr>
        <w:rFonts w:ascii="Symbol" w:hAnsi="Symbol" w:hint="default"/>
      </w:rPr>
    </w:lvl>
    <w:lvl w:ilvl="4" w:tentative="1">
      <w:start w:val="1"/>
      <w:numFmt w:val="bullet"/>
      <w:lvlText w:val="o"/>
      <w:lvlJc w:val="left"/>
      <w:pPr>
        <w:tabs>
          <w:tab w:val="num" w:pos="3948"/>
        </w:tabs>
        <w:ind w:left="3948" w:hanging="360"/>
      </w:pPr>
      <w:rPr>
        <w:rFonts w:ascii="Courier New" w:hAnsi="Courier New" w:hint="default"/>
      </w:rPr>
    </w:lvl>
    <w:lvl w:ilvl="5" w:tentative="1">
      <w:start w:val="1"/>
      <w:numFmt w:val="bullet"/>
      <w:lvlText w:val=""/>
      <w:lvlJc w:val="left"/>
      <w:pPr>
        <w:tabs>
          <w:tab w:val="num" w:pos="4668"/>
        </w:tabs>
        <w:ind w:left="4668" w:hanging="360"/>
      </w:pPr>
      <w:rPr>
        <w:rFonts w:ascii="Wingdings" w:hAnsi="Wingdings" w:hint="default"/>
      </w:rPr>
    </w:lvl>
    <w:lvl w:ilvl="6" w:tentative="1">
      <w:start w:val="1"/>
      <w:numFmt w:val="bullet"/>
      <w:lvlText w:val=""/>
      <w:lvlJc w:val="left"/>
      <w:pPr>
        <w:tabs>
          <w:tab w:val="num" w:pos="5388"/>
        </w:tabs>
        <w:ind w:left="5388" w:hanging="360"/>
      </w:pPr>
      <w:rPr>
        <w:rFonts w:ascii="Symbol" w:hAnsi="Symbol" w:hint="default"/>
      </w:rPr>
    </w:lvl>
    <w:lvl w:ilvl="7" w:tentative="1">
      <w:start w:val="1"/>
      <w:numFmt w:val="bullet"/>
      <w:lvlText w:val="o"/>
      <w:lvlJc w:val="left"/>
      <w:pPr>
        <w:tabs>
          <w:tab w:val="num" w:pos="6108"/>
        </w:tabs>
        <w:ind w:left="6108" w:hanging="360"/>
      </w:pPr>
      <w:rPr>
        <w:rFonts w:ascii="Courier New" w:hAnsi="Courier New" w:hint="default"/>
      </w:rPr>
    </w:lvl>
    <w:lvl w:ilvl="8" w:tentative="1">
      <w:start w:val="1"/>
      <w:numFmt w:val="bullet"/>
      <w:lvlText w:val=""/>
      <w:lvlJc w:val="left"/>
      <w:pPr>
        <w:tabs>
          <w:tab w:val="num" w:pos="6828"/>
        </w:tabs>
        <w:ind w:left="6828" w:hanging="360"/>
      </w:pPr>
      <w:rPr>
        <w:rFonts w:ascii="Wingdings" w:hAnsi="Wingdings" w:hint="default"/>
      </w:rPr>
    </w:lvl>
  </w:abstractNum>
  <w:abstractNum w:abstractNumId="961">
    <w:nsid w:val="4B2C1C73"/>
    <w:multiLevelType w:val="singleLevel"/>
    <w:tmpl w:val="FFFFFFFF"/>
    <w:lvl w:ilvl="0">
      <w:numFmt w:val="decimal"/>
      <w:lvlText w:val="*"/>
      <w:lvlJc w:val="left"/>
      <w:rPr>
        <w:rFonts w:cs="Times New Roman"/>
      </w:rPr>
    </w:lvl>
  </w:abstractNum>
  <w:abstractNum w:abstractNumId="962">
    <w:nsid w:val="4B2D4C09"/>
    <w:multiLevelType w:val="multilevel"/>
    <w:tmpl w:val="8B5CF3E4"/>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63">
    <w:nsid w:val="4B4855E9"/>
    <w:multiLevelType w:val="multilevel"/>
    <w:tmpl w:val="0E54ED56"/>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
      <w:lvlJc w:val="left"/>
      <w:pPr>
        <w:tabs>
          <w:tab w:val="num" w:pos="873"/>
        </w:tabs>
        <w:ind w:left="853" w:hanging="340"/>
      </w:pPr>
      <w:rPr>
        <w:rFonts w:ascii="Symbol" w:hAnsi="Symbol" w:hint="default"/>
        <w:color w:val="auto"/>
        <w:sz w:val="22"/>
      </w:rPr>
    </w:lvl>
    <w:lvl w:ilvl="2" w:tentative="1">
      <w:start w:val="1"/>
      <w:numFmt w:val="bullet"/>
      <w:lvlText w:val=""/>
      <w:lvlJc w:val="left"/>
      <w:pPr>
        <w:tabs>
          <w:tab w:val="num" w:pos="1593"/>
        </w:tabs>
        <w:ind w:left="1593" w:hanging="360"/>
      </w:pPr>
      <w:rPr>
        <w:rFonts w:ascii="Wingdings" w:hAnsi="Wingdings" w:hint="default"/>
      </w:rPr>
    </w:lvl>
    <w:lvl w:ilvl="3" w:tentative="1">
      <w:start w:val="1"/>
      <w:numFmt w:val="bullet"/>
      <w:lvlText w:val=""/>
      <w:lvlJc w:val="left"/>
      <w:pPr>
        <w:tabs>
          <w:tab w:val="num" w:pos="2313"/>
        </w:tabs>
        <w:ind w:left="2313" w:hanging="360"/>
      </w:pPr>
      <w:rPr>
        <w:rFonts w:ascii="Symbol" w:hAnsi="Symbol" w:hint="default"/>
      </w:rPr>
    </w:lvl>
    <w:lvl w:ilvl="4" w:tentative="1">
      <w:start w:val="1"/>
      <w:numFmt w:val="bullet"/>
      <w:lvlText w:val="o"/>
      <w:lvlJc w:val="left"/>
      <w:pPr>
        <w:tabs>
          <w:tab w:val="num" w:pos="3033"/>
        </w:tabs>
        <w:ind w:left="3033" w:hanging="360"/>
      </w:pPr>
      <w:rPr>
        <w:rFonts w:ascii="Courier New" w:hAnsi="Courier New" w:hint="default"/>
      </w:rPr>
    </w:lvl>
    <w:lvl w:ilvl="5" w:tentative="1">
      <w:start w:val="1"/>
      <w:numFmt w:val="bullet"/>
      <w:lvlText w:val=""/>
      <w:lvlJc w:val="left"/>
      <w:pPr>
        <w:tabs>
          <w:tab w:val="num" w:pos="3753"/>
        </w:tabs>
        <w:ind w:left="3753" w:hanging="360"/>
      </w:pPr>
      <w:rPr>
        <w:rFonts w:ascii="Wingdings" w:hAnsi="Wingdings" w:hint="default"/>
      </w:rPr>
    </w:lvl>
    <w:lvl w:ilvl="6" w:tentative="1">
      <w:start w:val="1"/>
      <w:numFmt w:val="bullet"/>
      <w:lvlText w:val=""/>
      <w:lvlJc w:val="left"/>
      <w:pPr>
        <w:tabs>
          <w:tab w:val="num" w:pos="4473"/>
        </w:tabs>
        <w:ind w:left="4473" w:hanging="360"/>
      </w:pPr>
      <w:rPr>
        <w:rFonts w:ascii="Symbol" w:hAnsi="Symbol" w:hint="default"/>
      </w:rPr>
    </w:lvl>
    <w:lvl w:ilvl="7" w:tentative="1">
      <w:start w:val="1"/>
      <w:numFmt w:val="bullet"/>
      <w:lvlText w:val="o"/>
      <w:lvlJc w:val="left"/>
      <w:pPr>
        <w:tabs>
          <w:tab w:val="num" w:pos="5193"/>
        </w:tabs>
        <w:ind w:left="5193" w:hanging="360"/>
      </w:pPr>
      <w:rPr>
        <w:rFonts w:ascii="Courier New" w:hAnsi="Courier New" w:hint="default"/>
      </w:rPr>
    </w:lvl>
    <w:lvl w:ilvl="8" w:tentative="1">
      <w:start w:val="1"/>
      <w:numFmt w:val="bullet"/>
      <w:lvlText w:val=""/>
      <w:lvlJc w:val="left"/>
      <w:pPr>
        <w:tabs>
          <w:tab w:val="num" w:pos="5913"/>
        </w:tabs>
        <w:ind w:left="5913" w:hanging="360"/>
      </w:pPr>
      <w:rPr>
        <w:rFonts w:ascii="Wingdings" w:hAnsi="Wingdings" w:hint="default"/>
      </w:rPr>
    </w:lvl>
  </w:abstractNum>
  <w:abstractNum w:abstractNumId="964">
    <w:nsid w:val="4B58281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65">
    <w:nsid w:val="4B5E283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66">
    <w:nsid w:val="4B7E5FF8"/>
    <w:multiLevelType w:val="singleLevel"/>
    <w:tmpl w:val="DB20FDFA"/>
    <w:lvl w:ilvl="0">
      <w:start w:val="1"/>
      <w:numFmt w:val="bullet"/>
      <w:lvlText w:val=""/>
      <w:lvlJc w:val="left"/>
      <w:pPr>
        <w:tabs>
          <w:tab w:val="num" w:pos="417"/>
        </w:tabs>
        <w:ind w:left="340" w:hanging="283"/>
      </w:pPr>
      <w:rPr>
        <w:rFonts w:ascii="Symbol" w:hAnsi="Symbol" w:hint="default"/>
        <w:color w:val="auto"/>
      </w:rPr>
    </w:lvl>
  </w:abstractNum>
  <w:abstractNum w:abstractNumId="967">
    <w:nsid w:val="4B874648"/>
    <w:multiLevelType w:val="multilevel"/>
    <w:tmpl w:val="E3C800B8"/>
    <w:lvl w:ilvl="0">
      <w:start w:val="1"/>
      <w:numFmt w:val="bullet"/>
      <w:lvlText w:val=""/>
      <w:lvlJc w:val="left"/>
      <w:pPr>
        <w:tabs>
          <w:tab w:val="num" w:pos="360"/>
        </w:tabs>
        <w:ind w:left="340" w:hanging="340"/>
      </w:pPr>
      <w:rPr>
        <w:rFonts w:ascii="Wingdings" w:hAnsi="Wingdings" w:hint="default"/>
        <w:sz w:val="24"/>
      </w:rPr>
    </w:lvl>
    <w:lvl w:ilvl="1">
      <w:start w:val="1"/>
      <w:numFmt w:val="bullet"/>
      <w:lvlText w:val="-"/>
      <w:lvlJc w:val="left"/>
      <w:pPr>
        <w:tabs>
          <w:tab w:val="num" w:pos="700"/>
        </w:tabs>
        <w:ind w:left="680" w:hanging="340"/>
      </w:pPr>
      <w:rPr>
        <w:rFonts w:hint="default"/>
      </w:rPr>
    </w:lvl>
    <w:lvl w:ilvl="2" w:tentative="1">
      <w:start w:val="1"/>
      <w:numFmt w:val="bullet"/>
      <w:lvlText w:val=""/>
      <w:lvlJc w:val="left"/>
      <w:pPr>
        <w:tabs>
          <w:tab w:val="num" w:pos="1820"/>
        </w:tabs>
        <w:ind w:left="1820" w:hanging="360"/>
      </w:pPr>
      <w:rPr>
        <w:rFonts w:ascii="Wingdings" w:hAnsi="Wingdings" w:hint="default"/>
      </w:rPr>
    </w:lvl>
    <w:lvl w:ilvl="3" w:tentative="1">
      <w:start w:val="1"/>
      <w:numFmt w:val="bullet"/>
      <w:lvlText w:val=""/>
      <w:lvlJc w:val="left"/>
      <w:pPr>
        <w:tabs>
          <w:tab w:val="num" w:pos="2540"/>
        </w:tabs>
        <w:ind w:left="2540" w:hanging="360"/>
      </w:pPr>
      <w:rPr>
        <w:rFonts w:ascii="Symbol" w:hAnsi="Symbol" w:hint="default"/>
      </w:rPr>
    </w:lvl>
    <w:lvl w:ilvl="4" w:tentative="1">
      <w:start w:val="1"/>
      <w:numFmt w:val="bullet"/>
      <w:lvlText w:val="o"/>
      <w:lvlJc w:val="left"/>
      <w:pPr>
        <w:tabs>
          <w:tab w:val="num" w:pos="3260"/>
        </w:tabs>
        <w:ind w:left="3260" w:hanging="360"/>
      </w:pPr>
      <w:rPr>
        <w:rFonts w:ascii="Courier New" w:hAnsi="Courier New" w:hint="default"/>
      </w:rPr>
    </w:lvl>
    <w:lvl w:ilvl="5" w:tentative="1">
      <w:start w:val="1"/>
      <w:numFmt w:val="bullet"/>
      <w:lvlText w:val=""/>
      <w:lvlJc w:val="left"/>
      <w:pPr>
        <w:tabs>
          <w:tab w:val="num" w:pos="3980"/>
        </w:tabs>
        <w:ind w:left="3980" w:hanging="360"/>
      </w:pPr>
      <w:rPr>
        <w:rFonts w:ascii="Wingdings" w:hAnsi="Wingdings" w:hint="default"/>
      </w:rPr>
    </w:lvl>
    <w:lvl w:ilvl="6" w:tentative="1">
      <w:start w:val="1"/>
      <w:numFmt w:val="bullet"/>
      <w:lvlText w:val=""/>
      <w:lvlJc w:val="left"/>
      <w:pPr>
        <w:tabs>
          <w:tab w:val="num" w:pos="4700"/>
        </w:tabs>
        <w:ind w:left="4700" w:hanging="360"/>
      </w:pPr>
      <w:rPr>
        <w:rFonts w:ascii="Symbol" w:hAnsi="Symbol" w:hint="default"/>
      </w:rPr>
    </w:lvl>
    <w:lvl w:ilvl="7" w:tentative="1">
      <w:start w:val="1"/>
      <w:numFmt w:val="bullet"/>
      <w:lvlText w:val="o"/>
      <w:lvlJc w:val="left"/>
      <w:pPr>
        <w:tabs>
          <w:tab w:val="num" w:pos="5420"/>
        </w:tabs>
        <w:ind w:left="5420" w:hanging="360"/>
      </w:pPr>
      <w:rPr>
        <w:rFonts w:ascii="Courier New" w:hAnsi="Courier New" w:hint="default"/>
      </w:rPr>
    </w:lvl>
    <w:lvl w:ilvl="8" w:tentative="1">
      <w:start w:val="1"/>
      <w:numFmt w:val="bullet"/>
      <w:lvlText w:val=""/>
      <w:lvlJc w:val="left"/>
      <w:pPr>
        <w:tabs>
          <w:tab w:val="num" w:pos="6140"/>
        </w:tabs>
        <w:ind w:left="6140" w:hanging="360"/>
      </w:pPr>
      <w:rPr>
        <w:rFonts w:ascii="Wingdings" w:hAnsi="Wingdings" w:hint="default"/>
      </w:rPr>
    </w:lvl>
  </w:abstractNum>
  <w:abstractNum w:abstractNumId="968">
    <w:nsid w:val="4BC928A0"/>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969">
    <w:nsid w:val="4BCC0C1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70">
    <w:nsid w:val="4BE312CA"/>
    <w:multiLevelType w:val="multilevel"/>
    <w:tmpl w:val="1A7A0F4E"/>
    <w:lvl w:ilvl="0">
      <w:start w:val="1"/>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971">
    <w:nsid w:val="4C157EA5"/>
    <w:multiLevelType w:val="multilevel"/>
    <w:tmpl w:val="9FE6BA64"/>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972">
    <w:nsid w:val="4C4660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73">
    <w:nsid w:val="4C4778DE"/>
    <w:multiLevelType w:val="multilevel"/>
    <w:tmpl w:val="AA3C3828"/>
    <w:lvl w:ilvl="0">
      <w:start w:val="1"/>
      <w:numFmt w:val="decimal"/>
      <w:lvlText w:val="%1"/>
      <w:lvlJc w:val="left"/>
      <w:pPr>
        <w:tabs>
          <w:tab w:val="num" w:pos="432"/>
        </w:tabs>
        <w:ind w:left="432" w:hanging="432"/>
      </w:pPr>
      <w:rPr>
        <w:rFonts w:ascii="Arial" w:hAnsi="Arial" w:cs="Times New Roman" w:hint="default"/>
        <w:b/>
        <w:i w:val="0"/>
        <w:strike w:val="0"/>
        <w:dstrike w:val="0"/>
        <w:outline w:val="0"/>
        <w:shadow w:val="0"/>
        <w:emboss w:val="0"/>
        <w:imprint w:val="0"/>
        <w:vanish w:val="0"/>
        <w:color w:val="auto"/>
        <w:sz w:val="28"/>
        <w:vertAlign w:val="baseline"/>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974">
    <w:nsid w:val="4C4D77B4"/>
    <w:multiLevelType w:val="multilevel"/>
    <w:tmpl w:val="BECC2AB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75">
    <w:nsid w:val="4C4E2109"/>
    <w:multiLevelType w:val="singleLevel"/>
    <w:tmpl w:val="0D640178"/>
    <w:lvl w:ilvl="0">
      <w:start w:val="11"/>
      <w:numFmt w:val="bullet"/>
      <w:lvlText w:val="-"/>
      <w:lvlJc w:val="left"/>
      <w:pPr>
        <w:tabs>
          <w:tab w:val="num" w:pos="644"/>
        </w:tabs>
        <w:ind w:left="644" w:hanging="360"/>
      </w:pPr>
      <w:rPr>
        <w:rFonts w:hint="default"/>
      </w:rPr>
    </w:lvl>
  </w:abstractNum>
  <w:abstractNum w:abstractNumId="976">
    <w:nsid w:val="4C713D75"/>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977">
    <w:nsid w:val="4C7B3FBD"/>
    <w:multiLevelType w:val="multilevel"/>
    <w:tmpl w:val="FD2C31AE"/>
    <w:lvl w:ilvl="0">
      <w:start w:val="5"/>
      <w:numFmt w:val="decimal"/>
      <w:lvlText w:val="%1"/>
      <w:lvlJc w:val="left"/>
      <w:pPr>
        <w:tabs>
          <w:tab w:val="num" w:pos="720"/>
        </w:tabs>
        <w:ind w:left="720" w:hanging="720"/>
      </w:pPr>
      <w:rPr>
        <w:rFonts w:cs="Times New Roman" w:hint="default"/>
      </w:rPr>
    </w:lvl>
    <w:lvl w:ilvl="1">
      <w:start w:val="6"/>
      <w:numFmt w:val="decimal"/>
      <w:lvlText w:val="%1.%2"/>
      <w:lvlJc w:val="left"/>
      <w:pPr>
        <w:tabs>
          <w:tab w:val="num" w:pos="720"/>
        </w:tabs>
        <w:ind w:left="720" w:hanging="720"/>
      </w:pPr>
      <w:rPr>
        <w:rFonts w:cs="Times New Roman" w:hint="default"/>
      </w:rPr>
    </w:lvl>
    <w:lvl w:ilvl="2">
      <w:start w:val="9"/>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720"/>
        </w:tabs>
        <w:ind w:left="720" w:hanging="72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978">
    <w:nsid w:val="4C8C48D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79">
    <w:nsid w:val="4C8F45E2"/>
    <w:multiLevelType w:val="multilevel"/>
    <w:tmpl w:val="43466AA0"/>
    <w:lvl w:ilvl="0">
      <w:start w:val="1"/>
      <w:numFmt w:val="lowerRoman"/>
      <w:lvlText w:val="%1."/>
      <w:lvlJc w:val="right"/>
      <w:pPr>
        <w:tabs>
          <w:tab w:val="num" w:pos="1514"/>
        </w:tabs>
        <w:ind w:left="1514" w:hanging="357"/>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980">
    <w:nsid w:val="4CA175C0"/>
    <w:multiLevelType w:val="singleLevel"/>
    <w:tmpl w:val="0DC45F50"/>
    <w:lvl w:ilvl="0">
      <w:start w:val="6"/>
      <w:numFmt w:val="decimal"/>
      <w:lvlText w:val="%1"/>
      <w:lvlJc w:val="left"/>
      <w:pPr>
        <w:tabs>
          <w:tab w:val="num" w:pos="360"/>
        </w:tabs>
        <w:ind w:left="360" w:hanging="360"/>
      </w:pPr>
      <w:rPr>
        <w:rFonts w:cs="Times New Roman" w:hint="default"/>
      </w:rPr>
    </w:lvl>
  </w:abstractNum>
  <w:abstractNum w:abstractNumId="981">
    <w:nsid w:val="4CBB5AA1"/>
    <w:multiLevelType w:val="multilevel"/>
    <w:tmpl w:val="3C86742A"/>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982">
    <w:nsid w:val="4CD663C0"/>
    <w:multiLevelType w:val="multilevel"/>
    <w:tmpl w:val="F5F0B94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83">
    <w:nsid w:val="4CDA0BDC"/>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84">
    <w:nsid w:val="4CF75C0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85">
    <w:nsid w:val="4CF7734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86">
    <w:nsid w:val="4D101A52"/>
    <w:multiLevelType w:val="multilevel"/>
    <w:tmpl w:val="A2B22E68"/>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87">
    <w:nsid w:val="4D22442B"/>
    <w:multiLevelType w:val="multilevel"/>
    <w:tmpl w:val="04090025"/>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988">
    <w:nsid w:val="4D3110E7"/>
    <w:multiLevelType w:val="multilevel"/>
    <w:tmpl w:val="508C9852"/>
    <w:lvl w:ilvl="0">
      <w:start w:val="1"/>
      <w:numFmt w:val="bullet"/>
      <w:lvlText w:val=""/>
      <w:lvlJc w:val="left"/>
      <w:pPr>
        <w:tabs>
          <w:tab w:val="num" w:pos="360"/>
        </w:tabs>
        <w:ind w:left="360" w:hanging="360"/>
      </w:pPr>
      <w:rPr>
        <w:rFonts w:ascii="Wingdings" w:hAnsi="Wingdings"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989">
    <w:nsid w:val="4D4772A3"/>
    <w:multiLevelType w:val="singleLevel"/>
    <w:tmpl w:val="AF503D9C"/>
    <w:lvl w:ilvl="0">
      <w:start w:val="1"/>
      <w:numFmt w:val="bullet"/>
      <w:lvlText w:val=""/>
      <w:lvlJc w:val="left"/>
      <w:pPr>
        <w:tabs>
          <w:tab w:val="num" w:pos="360"/>
        </w:tabs>
        <w:ind w:left="360" w:hanging="360"/>
      </w:pPr>
      <w:rPr>
        <w:rFonts w:ascii="Symbol" w:hAnsi="Symbol" w:hint="default"/>
      </w:rPr>
    </w:lvl>
  </w:abstractNum>
  <w:abstractNum w:abstractNumId="990">
    <w:nsid w:val="4D5E61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991">
    <w:nsid w:val="4D5E652A"/>
    <w:multiLevelType w:val="multilevel"/>
    <w:tmpl w:val="78F0F23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992">
    <w:nsid w:val="4D976C4C"/>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993">
    <w:nsid w:val="4D9B70AD"/>
    <w:multiLevelType w:val="multilevel"/>
    <w:tmpl w:val="DD70969E"/>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994">
    <w:nsid w:val="4DB43F79"/>
    <w:multiLevelType w:val="singleLevel"/>
    <w:tmpl w:val="86B20484"/>
    <w:lvl w:ilvl="0">
      <w:numFmt w:val="bullet"/>
      <w:lvlText w:val="-"/>
      <w:lvlJc w:val="left"/>
      <w:pPr>
        <w:tabs>
          <w:tab w:val="num" w:pos="360"/>
        </w:tabs>
        <w:ind w:left="360" w:hanging="360"/>
      </w:pPr>
      <w:rPr>
        <w:rFonts w:ascii="Times New Roman" w:hAnsi="Times New Roman" w:hint="default"/>
      </w:rPr>
    </w:lvl>
  </w:abstractNum>
  <w:abstractNum w:abstractNumId="995">
    <w:nsid w:val="4DC12DB5"/>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996">
    <w:nsid w:val="4DC30661"/>
    <w:multiLevelType w:val="multilevel"/>
    <w:tmpl w:val="534ACD36"/>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97">
    <w:nsid w:val="4DC835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98">
    <w:nsid w:val="4DE4652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99">
    <w:nsid w:val="4E0447F2"/>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000">
    <w:nsid w:val="4E1076D1"/>
    <w:multiLevelType w:val="multilevel"/>
    <w:tmpl w:val="28AEF190"/>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001">
    <w:nsid w:val="4E123D5E"/>
    <w:multiLevelType w:val="multilevel"/>
    <w:tmpl w:val="ED28C9B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02">
    <w:nsid w:val="4E1F35C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03">
    <w:nsid w:val="4E2706E1"/>
    <w:multiLevelType w:val="singleLevel"/>
    <w:tmpl w:val="26E0E700"/>
    <w:lvl w:ilvl="0">
      <w:start w:val="1"/>
      <w:numFmt w:val="lowerLetter"/>
      <w:lvlText w:val="%1)"/>
      <w:lvlJc w:val="left"/>
      <w:pPr>
        <w:tabs>
          <w:tab w:val="num" w:pos="360"/>
        </w:tabs>
        <w:ind w:left="360" w:hanging="360"/>
      </w:pPr>
      <w:rPr>
        <w:rFonts w:cs="Times New Roman" w:hint="default"/>
      </w:rPr>
    </w:lvl>
  </w:abstractNum>
  <w:abstractNum w:abstractNumId="1004">
    <w:nsid w:val="4E3D466C"/>
    <w:multiLevelType w:val="singleLevel"/>
    <w:tmpl w:val="BE24E682"/>
    <w:lvl w:ilvl="0">
      <w:start w:val="3"/>
      <w:numFmt w:val="decimal"/>
      <w:lvlText w:val="%1- "/>
      <w:legacy w:legacy="1" w:legacySpace="0" w:legacyIndent="283"/>
      <w:lvlJc w:val="left"/>
      <w:pPr>
        <w:ind w:left="283" w:hanging="283"/>
      </w:pPr>
      <w:rPr>
        <w:rFonts w:ascii="Arial" w:hAnsi="Arial" w:cs="Times New Roman" w:hint="default"/>
        <w:b w:val="0"/>
        <w:i/>
        <w:sz w:val="20"/>
        <w:u w:val="none"/>
      </w:rPr>
    </w:lvl>
  </w:abstractNum>
  <w:abstractNum w:abstractNumId="1005">
    <w:nsid w:val="4E461ED9"/>
    <w:multiLevelType w:val="multilevel"/>
    <w:tmpl w:val="98A21168"/>
    <w:lvl w:ilvl="0">
      <w:start w:val="5"/>
      <w:numFmt w:val="bullet"/>
      <w:lvlText w:val="-"/>
      <w:lvlJc w:val="left"/>
      <w:pPr>
        <w:tabs>
          <w:tab w:val="num" w:pos="720"/>
        </w:tabs>
        <w:ind w:left="720" w:hanging="360"/>
      </w:pPr>
      <w:rPr>
        <w:rFonts w:ascii="Times New Roman" w:eastAsia="Arial Unicode MS"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8"/>
      <w:numFmt w:val="decimal"/>
      <w:lvlText w:val="%3)"/>
      <w:lvlJc w:val="left"/>
      <w:pPr>
        <w:tabs>
          <w:tab w:val="num" w:pos="2160"/>
        </w:tabs>
        <w:ind w:left="2160" w:hanging="360"/>
      </w:pPr>
      <w:rPr>
        <w:rFonts w:cs="Times New Roman"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06">
    <w:nsid w:val="4E5849BC"/>
    <w:multiLevelType w:val="multilevel"/>
    <w:tmpl w:val="F7E00A3E"/>
    <w:lvl w:ilvl="0">
      <w:start w:val="1"/>
      <w:numFmt w:val="bullet"/>
      <w:lvlText w:val=""/>
      <w:lvlJc w:val="left"/>
      <w:pPr>
        <w:tabs>
          <w:tab w:val="num" w:pos="360"/>
        </w:tabs>
        <w:ind w:left="360" w:hanging="360"/>
      </w:pPr>
      <w:rPr>
        <w:rFonts w:ascii="Symbol" w:hAnsi="Symbol"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color w:val="auto"/>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07">
    <w:nsid w:val="4E611CA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08">
    <w:nsid w:val="4E62464E"/>
    <w:multiLevelType w:val="multilevel"/>
    <w:tmpl w:val="E7E6EDB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09">
    <w:nsid w:val="4E6C3C1D"/>
    <w:multiLevelType w:val="multilevel"/>
    <w:tmpl w:val="C35C339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10">
    <w:nsid w:val="4E781C9F"/>
    <w:multiLevelType w:val="singleLevel"/>
    <w:tmpl w:val="F82C560C"/>
    <w:lvl w:ilvl="0">
      <w:numFmt w:val="bullet"/>
      <w:lvlText w:val="-"/>
      <w:lvlJc w:val="left"/>
      <w:pPr>
        <w:tabs>
          <w:tab w:val="num" w:pos="360"/>
        </w:tabs>
        <w:ind w:left="360" w:hanging="360"/>
      </w:pPr>
      <w:rPr>
        <w:rFonts w:ascii="Times New Roman" w:hAnsi="Times New Roman" w:hint="default"/>
      </w:rPr>
    </w:lvl>
  </w:abstractNum>
  <w:abstractNum w:abstractNumId="1011">
    <w:nsid w:val="4EB9494C"/>
    <w:multiLevelType w:val="singleLevel"/>
    <w:tmpl w:val="7750B7C8"/>
    <w:lvl w:ilvl="0">
      <w:numFmt w:val="bullet"/>
      <w:lvlText w:val=""/>
      <w:lvlJc w:val="left"/>
      <w:pPr>
        <w:tabs>
          <w:tab w:val="num" w:pos="360"/>
        </w:tabs>
        <w:ind w:left="360" w:hanging="360"/>
      </w:pPr>
      <w:rPr>
        <w:rFonts w:ascii="Wingdings" w:hAnsi="Wingdings" w:hint="default"/>
      </w:rPr>
    </w:lvl>
  </w:abstractNum>
  <w:abstractNum w:abstractNumId="1012">
    <w:nsid w:val="4EC11583"/>
    <w:multiLevelType w:val="multilevel"/>
    <w:tmpl w:val="C8B8B07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13">
    <w:nsid w:val="4EEE4115"/>
    <w:multiLevelType w:val="multilevel"/>
    <w:tmpl w:val="FCA4D3F8"/>
    <w:lvl w:ilvl="0">
      <w:start w:val="1"/>
      <w:numFmt w:val="bullet"/>
      <w:lvlText w:val=""/>
      <w:lvlJc w:val="left"/>
      <w:pPr>
        <w:tabs>
          <w:tab w:val="num" w:pos="360"/>
        </w:tabs>
      </w:pPr>
      <w:rPr>
        <w:rFonts w:ascii="Wingdings" w:hAnsi="Wingdings" w:hint="default"/>
        <w:color w:val="33996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14">
    <w:nsid w:val="4EEE435A"/>
    <w:multiLevelType w:val="multilevel"/>
    <w:tmpl w:val="4114FE32"/>
    <w:lvl w:ilvl="0">
      <w:start w:val="7"/>
      <w:numFmt w:val="decimal"/>
      <w:lvlText w:val="%1."/>
      <w:lvlJc w:val="left"/>
      <w:pPr>
        <w:tabs>
          <w:tab w:val="num" w:pos="870"/>
        </w:tabs>
        <w:ind w:left="870" w:hanging="870"/>
      </w:pPr>
      <w:rPr>
        <w:rFonts w:cs="Times New Roman" w:hint="default"/>
      </w:rPr>
    </w:lvl>
    <w:lvl w:ilvl="1">
      <w:start w:val="1"/>
      <w:numFmt w:val="decimal"/>
      <w:lvlText w:val="%1.%2)"/>
      <w:lvlJc w:val="left"/>
      <w:pPr>
        <w:tabs>
          <w:tab w:val="num" w:pos="1437"/>
        </w:tabs>
        <w:ind w:left="1437" w:hanging="870"/>
      </w:pPr>
      <w:rPr>
        <w:rFonts w:cs="Times New Roman" w:hint="default"/>
      </w:rPr>
    </w:lvl>
    <w:lvl w:ilvl="2">
      <w:start w:val="1"/>
      <w:numFmt w:val="decimal"/>
      <w:lvlText w:val="%1.%2)%3."/>
      <w:lvlJc w:val="left"/>
      <w:pPr>
        <w:tabs>
          <w:tab w:val="num" w:pos="2214"/>
        </w:tabs>
        <w:ind w:left="2214" w:hanging="1080"/>
      </w:pPr>
      <w:rPr>
        <w:rFonts w:cs="Times New Roman" w:hint="default"/>
      </w:rPr>
    </w:lvl>
    <w:lvl w:ilvl="3">
      <w:start w:val="1"/>
      <w:numFmt w:val="decimal"/>
      <w:lvlText w:val="%1.%2)%3.%4."/>
      <w:lvlJc w:val="left"/>
      <w:pPr>
        <w:tabs>
          <w:tab w:val="num" w:pos="2781"/>
        </w:tabs>
        <w:ind w:left="2781" w:hanging="1080"/>
      </w:pPr>
      <w:rPr>
        <w:rFonts w:cs="Times New Roman" w:hint="default"/>
      </w:rPr>
    </w:lvl>
    <w:lvl w:ilvl="4">
      <w:start w:val="1"/>
      <w:numFmt w:val="decimal"/>
      <w:lvlText w:val="%1.%2)%3.%4.%5."/>
      <w:lvlJc w:val="left"/>
      <w:pPr>
        <w:tabs>
          <w:tab w:val="num" w:pos="3708"/>
        </w:tabs>
        <w:ind w:left="3708" w:hanging="1440"/>
      </w:pPr>
      <w:rPr>
        <w:rFonts w:cs="Times New Roman" w:hint="default"/>
      </w:rPr>
    </w:lvl>
    <w:lvl w:ilvl="5">
      <w:start w:val="1"/>
      <w:numFmt w:val="decimal"/>
      <w:lvlText w:val="%1.%2)%3.%4.%5.%6."/>
      <w:lvlJc w:val="left"/>
      <w:pPr>
        <w:tabs>
          <w:tab w:val="num" w:pos="4635"/>
        </w:tabs>
        <w:ind w:left="4635" w:hanging="1800"/>
      </w:pPr>
      <w:rPr>
        <w:rFonts w:cs="Times New Roman" w:hint="default"/>
      </w:rPr>
    </w:lvl>
    <w:lvl w:ilvl="6">
      <w:start w:val="1"/>
      <w:numFmt w:val="decimal"/>
      <w:lvlText w:val="%1.%2)%3.%4.%5.%6.%7."/>
      <w:lvlJc w:val="left"/>
      <w:pPr>
        <w:tabs>
          <w:tab w:val="num" w:pos="5202"/>
        </w:tabs>
        <w:ind w:left="5202" w:hanging="1800"/>
      </w:pPr>
      <w:rPr>
        <w:rFonts w:cs="Times New Roman" w:hint="default"/>
      </w:rPr>
    </w:lvl>
    <w:lvl w:ilvl="7">
      <w:start w:val="1"/>
      <w:numFmt w:val="decimal"/>
      <w:lvlText w:val="%1.%2)%3.%4.%5.%6.%7.%8."/>
      <w:lvlJc w:val="left"/>
      <w:pPr>
        <w:tabs>
          <w:tab w:val="num" w:pos="6129"/>
        </w:tabs>
        <w:ind w:left="6129" w:hanging="2160"/>
      </w:pPr>
      <w:rPr>
        <w:rFonts w:cs="Times New Roman" w:hint="default"/>
      </w:rPr>
    </w:lvl>
    <w:lvl w:ilvl="8">
      <w:start w:val="1"/>
      <w:numFmt w:val="decimal"/>
      <w:lvlText w:val="%1.%2)%3.%4.%5.%6.%7.%8.%9."/>
      <w:lvlJc w:val="left"/>
      <w:pPr>
        <w:tabs>
          <w:tab w:val="num" w:pos="7056"/>
        </w:tabs>
        <w:ind w:left="7056" w:hanging="2520"/>
      </w:pPr>
      <w:rPr>
        <w:rFonts w:cs="Times New Roman" w:hint="default"/>
      </w:rPr>
    </w:lvl>
  </w:abstractNum>
  <w:abstractNum w:abstractNumId="1015">
    <w:nsid w:val="4F2D3CBA"/>
    <w:multiLevelType w:val="multilevel"/>
    <w:tmpl w:val="796EED1C"/>
    <w:lvl w:ilvl="0">
      <w:start w:val="1"/>
      <w:numFmt w:val="lowerLetter"/>
      <w:pStyle w:val="BL"/>
      <w:lvlText w:val="%1)"/>
      <w:lvlJc w:val="left"/>
      <w:pPr>
        <w:tabs>
          <w:tab w:val="num" w:pos="360"/>
        </w:tabs>
        <w:ind w:left="284" w:hanging="284"/>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016">
    <w:nsid w:val="4F39062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17">
    <w:nsid w:val="4F430F7B"/>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018">
    <w:nsid w:val="4F472FB2"/>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019">
    <w:nsid w:val="4F721050"/>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1020">
    <w:nsid w:val="4F786DA7"/>
    <w:multiLevelType w:val="multilevel"/>
    <w:tmpl w:val="80A6CB9C"/>
    <w:lvl w:ilvl="0">
      <w:start w:val="1"/>
      <w:numFmt w:val="decimal"/>
      <w:lvlText w:val="%1"/>
      <w:lvlJc w:val="left"/>
      <w:pPr>
        <w:tabs>
          <w:tab w:val="num" w:pos="1564"/>
        </w:tabs>
        <w:ind w:left="1564" w:hanging="432"/>
      </w:pPr>
      <w:rPr>
        <w:rFonts w:cs="Times New Roman" w:hint="default"/>
      </w:rPr>
    </w:lvl>
    <w:lvl w:ilvl="1">
      <w:start w:val="1"/>
      <w:numFmt w:val="decimal"/>
      <w:isLgl/>
      <w:lvlText w:val="%1.%2"/>
      <w:lvlJc w:val="left"/>
      <w:pPr>
        <w:tabs>
          <w:tab w:val="num" w:pos="1708"/>
        </w:tabs>
        <w:ind w:left="1708" w:hanging="576"/>
      </w:pPr>
      <w:rPr>
        <w:rFonts w:cs="Times New Roman" w:hint="default"/>
      </w:rPr>
    </w:lvl>
    <w:lvl w:ilvl="2">
      <w:start w:val="1"/>
      <w:numFmt w:val="decimal"/>
      <w:lvlText w:val="%1.%2.%3"/>
      <w:lvlJc w:val="left"/>
      <w:pPr>
        <w:tabs>
          <w:tab w:val="num" w:pos="1852"/>
        </w:tabs>
        <w:ind w:left="1852" w:hanging="720"/>
      </w:pPr>
      <w:rPr>
        <w:rFonts w:cs="Times New Roman" w:hint="default"/>
      </w:rPr>
    </w:lvl>
    <w:lvl w:ilvl="3">
      <w:start w:val="1"/>
      <w:numFmt w:val="decimal"/>
      <w:lvlText w:val="%1.%2.%3.%4"/>
      <w:lvlJc w:val="left"/>
      <w:pPr>
        <w:tabs>
          <w:tab w:val="num" w:pos="1996"/>
        </w:tabs>
        <w:ind w:left="1996" w:hanging="864"/>
      </w:pPr>
      <w:rPr>
        <w:rFonts w:cs="Times New Roman" w:hint="default"/>
      </w:rPr>
    </w:lvl>
    <w:lvl w:ilvl="4">
      <w:start w:val="1"/>
      <w:numFmt w:val="decimal"/>
      <w:lvlText w:val="%1.%2.%3.%4.%5"/>
      <w:lvlJc w:val="left"/>
      <w:pPr>
        <w:tabs>
          <w:tab w:val="num" w:pos="2140"/>
        </w:tabs>
        <w:ind w:left="2140" w:hanging="1008"/>
      </w:pPr>
      <w:rPr>
        <w:rFonts w:cs="Times New Roman" w:hint="default"/>
      </w:rPr>
    </w:lvl>
    <w:lvl w:ilvl="5">
      <w:start w:val="1"/>
      <w:numFmt w:val="decimal"/>
      <w:lvlText w:val="%1.%2.%3.%4.%5.%6"/>
      <w:lvlJc w:val="left"/>
      <w:pPr>
        <w:tabs>
          <w:tab w:val="num" w:pos="2284"/>
        </w:tabs>
        <w:ind w:left="2284" w:hanging="1152"/>
      </w:pPr>
      <w:rPr>
        <w:rFonts w:cs="Times New Roman" w:hint="default"/>
      </w:rPr>
    </w:lvl>
    <w:lvl w:ilvl="6">
      <w:start w:val="1"/>
      <w:numFmt w:val="decimal"/>
      <w:lvlText w:val="%1.%2.%3.%4.%5.%6.%7"/>
      <w:lvlJc w:val="left"/>
      <w:pPr>
        <w:tabs>
          <w:tab w:val="num" w:pos="2428"/>
        </w:tabs>
        <w:ind w:left="2428" w:hanging="1296"/>
      </w:pPr>
      <w:rPr>
        <w:rFonts w:cs="Times New Roman" w:hint="default"/>
      </w:rPr>
    </w:lvl>
    <w:lvl w:ilvl="7">
      <w:start w:val="1"/>
      <w:numFmt w:val="decimal"/>
      <w:lvlText w:val="%1.%2.%3.%4.%5.%6.%7.%8"/>
      <w:lvlJc w:val="left"/>
      <w:pPr>
        <w:tabs>
          <w:tab w:val="num" w:pos="2572"/>
        </w:tabs>
        <w:ind w:left="2572" w:hanging="1440"/>
      </w:pPr>
      <w:rPr>
        <w:rFonts w:cs="Times New Roman" w:hint="default"/>
      </w:rPr>
    </w:lvl>
    <w:lvl w:ilvl="8">
      <w:start w:val="1"/>
      <w:numFmt w:val="decimal"/>
      <w:lvlText w:val="%1.%2.%3.%4.%5.%6.%7.%8.%9"/>
      <w:lvlJc w:val="left"/>
      <w:pPr>
        <w:tabs>
          <w:tab w:val="num" w:pos="2716"/>
        </w:tabs>
        <w:ind w:left="2716" w:hanging="1584"/>
      </w:pPr>
      <w:rPr>
        <w:rFonts w:cs="Times New Roman" w:hint="default"/>
      </w:rPr>
    </w:lvl>
  </w:abstractNum>
  <w:abstractNum w:abstractNumId="1021">
    <w:nsid w:val="4F8610D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022">
    <w:nsid w:val="4F8B4C3F"/>
    <w:multiLevelType w:val="singleLevel"/>
    <w:tmpl w:val="FFFFFFFF"/>
    <w:lvl w:ilvl="0">
      <w:numFmt w:val="decimal"/>
      <w:lvlText w:val="*"/>
      <w:lvlJc w:val="left"/>
      <w:rPr>
        <w:rFonts w:cs="Times New Roman"/>
      </w:rPr>
    </w:lvl>
  </w:abstractNum>
  <w:abstractNum w:abstractNumId="1023">
    <w:nsid w:val="4F9A1B85"/>
    <w:multiLevelType w:val="multilevel"/>
    <w:tmpl w:val="F5CC537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24">
    <w:nsid w:val="4FBA4A18"/>
    <w:multiLevelType w:val="multilevel"/>
    <w:tmpl w:val="86E2F44E"/>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025">
    <w:nsid w:val="4FBE045A"/>
    <w:multiLevelType w:val="multilevel"/>
    <w:tmpl w:val="371ECBD0"/>
    <w:lvl w:ilvl="0">
      <w:start w:val="1"/>
      <w:numFmt w:val="bullet"/>
      <w:lvlText w:val=""/>
      <w:lvlJc w:val="left"/>
      <w:pPr>
        <w:tabs>
          <w:tab w:val="num" w:pos="1080"/>
        </w:tabs>
        <w:ind w:left="1080" w:hanging="360"/>
      </w:pPr>
      <w:rPr>
        <w:rFonts w:ascii="Wingdings" w:hAnsi="Wingdings" w:hint="default"/>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1026">
    <w:nsid w:val="4FC03FB4"/>
    <w:multiLevelType w:val="singleLevel"/>
    <w:tmpl w:val="04070007"/>
    <w:lvl w:ilvl="0">
      <w:start w:val="1"/>
      <w:numFmt w:val="bullet"/>
      <w:lvlText w:val="-"/>
      <w:lvlJc w:val="left"/>
      <w:pPr>
        <w:tabs>
          <w:tab w:val="num" w:pos="360"/>
        </w:tabs>
        <w:ind w:left="360" w:hanging="360"/>
      </w:pPr>
      <w:rPr>
        <w:sz w:val="16"/>
      </w:rPr>
    </w:lvl>
  </w:abstractNum>
  <w:abstractNum w:abstractNumId="1027">
    <w:nsid w:val="4FC44E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028">
    <w:nsid w:val="4FCE45ED"/>
    <w:multiLevelType w:val="multilevel"/>
    <w:tmpl w:val="A9104DFC"/>
    <w:lvl w:ilvl="0">
      <w:start w:val="3"/>
      <w:numFmt w:val="decimal"/>
      <w:lvlText w:val="%1"/>
      <w:lvlJc w:val="left"/>
      <w:pPr>
        <w:tabs>
          <w:tab w:val="num" w:pos="432"/>
        </w:tabs>
        <w:ind w:left="432" w:hanging="432"/>
      </w:pPr>
      <w:rPr>
        <w:rFonts w:cs="Times New Roman" w:hint="default"/>
      </w:rPr>
    </w:lvl>
    <w:lvl w:ilvl="1">
      <w:start w:val="5"/>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29">
    <w:nsid w:val="4FE53D9C"/>
    <w:multiLevelType w:val="singleLevel"/>
    <w:tmpl w:val="712877DC"/>
    <w:lvl w:ilvl="0">
      <w:start w:val="2"/>
      <w:numFmt w:val="decimal"/>
      <w:lvlText w:val="%1."/>
      <w:lvlJc w:val="left"/>
      <w:pPr>
        <w:tabs>
          <w:tab w:val="num" w:pos="2130"/>
        </w:tabs>
        <w:ind w:left="2130" w:hanging="2130"/>
      </w:pPr>
      <w:rPr>
        <w:rFonts w:cs="Times New Roman" w:hint="default"/>
      </w:rPr>
    </w:lvl>
  </w:abstractNum>
  <w:abstractNum w:abstractNumId="1030">
    <w:nsid w:val="4FEE3103"/>
    <w:multiLevelType w:val="multilevel"/>
    <w:tmpl w:val="075CA9E0"/>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31">
    <w:nsid w:val="4FF36B25"/>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1032">
    <w:nsid w:val="50187702"/>
    <w:multiLevelType w:val="multilevel"/>
    <w:tmpl w:val="B4908834"/>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1033">
    <w:nsid w:val="501D3B0E"/>
    <w:multiLevelType w:val="singleLevel"/>
    <w:tmpl w:val="F53202BC"/>
    <w:lvl w:ilvl="0">
      <w:start w:val="1"/>
      <w:numFmt w:val="bullet"/>
      <w:lvlText w:val=""/>
      <w:lvlJc w:val="left"/>
      <w:pPr>
        <w:tabs>
          <w:tab w:val="num" w:pos="360"/>
        </w:tabs>
        <w:ind w:left="360" w:hanging="360"/>
      </w:pPr>
      <w:rPr>
        <w:rFonts w:ascii="Symbol" w:hAnsi="Symbol" w:hint="default"/>
      </w:rPr>
    </w:lvl>
  </w:abstractNum>
  <w:abstractNum w:abstractNumId="1034">
    <w:nsid w:val="5027209D"/>
    <w:multiLevelType w:val="multilevel"/>
    <w:tmpl w:val="4FD8A60C"/>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035">
    <w:nsid w:val="50273963"/>
    <w:multiLevelType w:val="singleLevel"/>
    <w:tmpl w:val="0409000F"/>
    <w:lvl w:ilvl="0">
      <w:start w:val="1"/>
      <w:numFmt w:val="decimal"/>
      <w:lvlText w:val="%1."/>
      <w:lvlJc w:val="left"/>
      <w:pPr>
        <w:tabs>
          <w:tab w:val="num" w:pos="425"/>
        </w:tabs>
        <w:ind w:left="425" w:hanging="425"/>
      </w:pPr>
      <w:rPr>
        <w:rFonts w:cs="Times New Roman"/>
      </w:rPr>
    </w:lvl>
  </w:abstractNum>
  <w:abstractNum w:abstractNumId="1036">
    <w:nsid w:val="50591E54"/>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1037">
    <w:nsid w:val="50614EF9"/>
    <w:multiLevelType w:val="multilevel"/>
    <w:tmpl w:val="ECAE7574"/>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038">
    <w:nsid w:val="509C3C5E"/>
    <w:multiLevelType w:val="multilevel"/>
    <w:tmpl w:val="6A4A15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39">
    <w:nsid w:val="50A64032"/>
    <w:multiLevelType w:val="multilevel"/>
    <w:tmpl w:val="06F2EED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0">
    <w:nsid w:val="50B86029"/>
    <w:multiLevelType w:val="multilevel"/>
    <w:tmpl w:val="B1CEAA4A"/>
    <w:lvl w:ilvl="0">
      <w:start w:val="1"/>
      <w:numFmt w:val="decimal"/>
      <w:lvlText w:val="%1."/>
      <w:lvlJc w:val="left"/>
      <w:pPr>
        <w:tabs>
          <w:tab w:val="num" w:pos="720"/>
        </w:tabs>
        <w:ind w:left="720" w:hanging="360"/>
      </w:pPr>
      <w:rPr>
        <w:rFonts w:cs="Times New Roman" w:hint="default"/>
      </w:rPr>
    </w:lvl>
    <w:lvl w:ilvl="1">
      <w:start w:val="20"/>
      <w:numFmt w:val="decimal"/>
      <w:lvlText w:val="%2"/>
      <w:lvlJc w:val="left"/>
      <w:pPr>
        <w:tabs>
          <w:tab w:val="num" w:pos="1620"/>
        </w:tabs>
        <w:ind w:left="1620" w:hanging="540"/>
      </w:pPr>
      <w:rPr>
        <w:rFonts w:cs="Times New Roman" w:hint="default"/>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041">
    <w:nsid w:val="50BB54CD"/>
    <w:multiLevelType w:val="multilevel"/>
    <w:tmpl w:val="E3C800B8"/>
    <w:lvl w:ilvl="0">
      <w:start w:val="1"/>
      <w:numFmt w:val="bullet"/>
      <w:lvlText w:val=""/>
      <w:lvlJc w:val="left"/>
      <w:pPr>
        <w:tabs>
          <w:tab w:val="num" w:pos="700"/>
        </w:tabs>
        <w:ind w:left="680" w:hanging="340"/>
      </w:pPr>
      <w:rPr>
        <w:rFonts w:ascii="Wingdings" w:hAnsi="Wingdings" w:hint="default"/>
        <w:sz w:val="24"/>
      </w:rPr>
    </w:lvl>
    <w:lvl w:ilvl="1">
      <w:start w:val="1"/>
      <w:numFmt w:val="bullet"/>
      <w:lvlText w:val="-"/>
      <w:lvlJc w:val="left"/>
      <w:pPr>
        <w:tabs>
          <w:tab w:val="num" w:pos="1477"/>
        </w:tabs>
        <w:ind w:left="1477" w:hanging="397"/>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2">
    <w:nsid w:val="50D40A3C"/>
    <w:multiLevelType w:val="multilevel"/>
    <w:tmpl w:val="9FE6BA64"/>
    <w:lvl w:ilvl="0">
      <w:start w:val="1"/>
      <w:numFmt w:val="bullet"/>
      <w:lvlText w:val=""/>
      <w:lvlJc w:val="left"/>
      <w:pPr>
        <w:tabs>
          <w:tab w:val="num" w:pos="360"/>
        </w:tabs>
        <w:ind w:left="340" w:hanging="340"/>
      </w:pPr>
      <w:rPr>
        <w:rFonts w:ascii="Symbol" w:hAnsi="Symbol" w:hint="default"/>
        <w:color w:val="auto"/>
        <w:sz w:val="22"/>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043">
    <w:nsid w:val="50DF2FC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44">
    <w:nsid w:val="50E119A6"/>
    <w:multiLevelType w:val="multilevel"/>
    <w:tmpl w:val="612A042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5">
    <w:nsid w:val="50F05949"/>
    <w:multiLevelType w:val="multilevel"/>
    <w:tmpl w:val="0FEE6F84"/>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046">
    <w:nsid w:val="50F350A2"/>
    <w:multiLevelType w:val="multilevel"/>
    <w:tmpl w:val="1702FC84"/>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7">
    <w:nsid w:val="5104514E"/>
    <w:multiLevelType w:val="multilevel"/>
    <w:tmpl w:val="B066D3F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8">
    <w:nsid w:val="510B5682"/>
    <w:multiLevelType w:val="multilevel"/>
    <w:tmpl w:val="0D18CA4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49">
    <w:nsid w:val="510D221B"/>
    <w:multiLevelType w:val="multilevel"/>
    <w:tmpl w:val="BF827CAC"/>
    <w:lvl w:ilvl="0">
      <w:start w:val="1"/>
      <w:numFmt w:val="bullet"/>
      <w:lvlText w:val=""/>
      <w:lvlJc w:val="left"/>
      <w:pPr>
        <w:tabs>
          <w:tab w:val="num" w:pos="791"/>
        </w:tabs>
        <w:ind w:left="791" w:hanging="360"/>
      </w:pPr>
      <w:rPr>
        <w:rFonts w:ascii="Wingdings" w:hAnsi="Wingdings" w:hint="default"/>
        <w:sz w:val="16"/>
      </w:rPr>
    </w:lvl>
    <w:lvl w:ilvl="1" w:tentative="1">
      <w:start w:val="1"/>
      <w:numFmt w:val="bullet"/>
      <w:lvlText w:val="o"/>
      <w:lvlJc w:val="left"/>
      <w:pPr>
        <w:tabs>
          <w:tab w:val="num" w:pos="1871"/>
        </w:tabs>
        <w:ind w:left="1871" w:hanging="360"/>
      </w:pPr>
      <w:rPr>
        <w:rFonts w:ascii="Courier New" w:hAnsi="Courier New" w:hint="default"/>
      </w:rPr>
    </w:lvl>
    <w:lvl w:ilvl="2" w:tentative="1">
      <w:start w:val="1"/>
      <w:numFmt w:val="bullet"/>
      <w:lvlText w:val=""/>
      <w:lvlJc w:val="left"/>
      <w:pPr>
        <w:tabs>
          <w:tab w:val="num" w:pos="2591"/>
        </w:tabs>
        <w:ind w:left="2591" w:hanging="360"/>
      </w:pPr>
      <w:rPr>
        <w:rFonts w:ascii="Wingdings" w:hAnsi="Wingdings" w:hint="default"/>
      </w:rPr>
    </w:lvl>
    <w:lvl w:ilvl="3" w:tentative="1">
      <w:start w:val="1"/>
      <w:numFmt w:val="bullet"/>
      <w:lvlText w:val=""/>
      <w:lvlJc w:val="left"/>
      <w:pPr>
        <w:tabs>
          <w:tab w:val="num" w:pos="3311"/>
        </w:tabs>
        <w:ind w:left="3311" w:hanging="360"/>
      </w:pPr>
      <w:rPr>
        <w:rFonts w:ascii="Symbol" w:hAnsi="Symbol" w:hint="default"/>
      </w:rPr>
    </w:lvl>
    <w:lvl w:ilvl="4" w:tentative="1">
      <w:start w:val="1"/>
      <w:numFmt w:val="bullet"/>
      <w:lvlText w:val="o"/>
      <w:lvlJc w:val="left"/>
      <w:pPr>
        <w:tabs>
          <w:tab w:val="num" w:pos="4031"/>
        </w:tabs>
        <w:ind w:left="4031" w:hanging="360"/>
      </w:pPr>
      <w:rPr>
        <w:rFonts w:ascii="Courier New" w:hAnsi="Courier New" w:hint="default"/>
      </w:rPr>
    </w:lvl>
    <w:lvl w:ilvl="5" w:tentative="1">
      <w:start w:val="1"/>
      <w:numFmt w:val="bullet"/>
      <w:lvlText w:val=""/>
      <w:lvlJc w:val="left"/>
      <w:pPr>
        <w:tabs>
          <w:tab w:val="num" w:pos="4751"/>
        </w:tabs>
        <w:ind w:left="4751" w:hanging="360"/>
      </w:pPr>
      <w:rPr>
        <w:rFonts w:ascii="Wingdings" w:hAnsi="Wingdings" w:hint="default"/>
      </w:rPr>
    </w:lvl>
    <w:lvl w:ilvl="6" w:tentative="1">
      <w:start w:val="1"/>
      <w:numFmt w:val="bullet"/>
      <w:lvlText w:val=""/>
      <w:lvlJc w:val="left"/>
      <w:pPr>
        <w:tabs>
          <w:tab w:val="num" w:pos="5471"/>
        </w:tabs>
        <w:ind w:left="5471" w:hanging="360"/>
      </w:pPr>
      <w:rPr>
        <w:rFonts w:ascii="Symbol" w:hAnsi="Symbol" w:hint="default"/>
      </w:rPr>
    </w:lvl>
    <w:lvl w:ilvl="7" w:tentative="1">
      <w:start w:val="1"/>
      <w:numFmt w:val="bullet"/>
      <w:lvlText w:val="o"/>
      <w:lvlJc w:val="left"/>
      <w:pPr>
        <w:tabs>
          <w:tab w:val="num" w:pos="6191"/>
        </w:tabs>
        <w:ind w:left="6191" w:hanging="360"/>
      </w:pPr>
      <w:rPr>
        <w:rFonts w:ascii="Courier New" w:hAnsi="Courier New" w:hint="default"/>
      </w:rPr>
    </w:lvl>
    <w:lvl w:ilvl="8" w:tentative="1">
      <w:start w:val="1"/>
      <w:numFmt w:val="bullet"/>
      <w:lvlText w:val=""/>
      <w:lvlJc w:val="left"/>
      <w:pPr>
        <w:tabs>
          <w:tab w:val="num" w:pos="6911"/>
        </w:tabs>
        <w:ind w:left="6911" w:hanging="360"/>
      </w:pPr>
      <w:rPr>
        <w:rFonts w:ascii="Wingdings" w:hAnsi="Wingdings" w:hint="default"/>
      </w:rPr>
    </w:lvl>
  </w:abstractNum>
  <w:abstractNum w:abstractNumId="1050">
    <w:nsid w:val="51317D36"/>
    <w:multiLevelType w:val="singleLevel"/>
    <w:tmpl w:val="90A0E1EA"/>
    <w:lvl w:ilvl="0">
      <w:start w:val="1"/>
      <w:numFmt w:val="bullet"/>
      <w:lvlText w:val=""/>
      <w:lvlJc w:val="left"/>
      <w:pPr>
        <w:tabs>
          <w:tab w:val="num" w:pos="360"/>
        </w:tabs>
        <w:ind w:left="360" w:hanging="360"/>
      </w:pPr>
      <w:rPr>
        <w:rFonts w:ascii="Symbol" w:hAnsi="Symbol" w:hint="default"/>
        <w:color w:val="auto"/>
        <w:sz w:val="20"/>
      </w:rPr>
    </w:lvl>
  </w:abstractNum>
  <w:abstractNum w:abstractNumId="1051">
    <w:nsid w:val="5136503A"/>
    <w:multiLevelType w:val="multilevel"/>
    <w:tmpl w:val="2CA06AE2"/>
    <w:lvl w:ilvl="0">
      <w:start w:val="7"/>
      <w:numFmt w:val="decimal"/>
      <w:lvlText w:val="%1"/>
      <w:lvlJc w:val="left"/>
      <w:pPr>
        <w:tabs>
          <w:tab w:val="num" w:pos="1140"/>
        </w:tabs>
        <w:ind w:left="1140" w:hanging="1140"/>
      </w:pPr>
      <w:rPr>
        <w:rFonts w:cs="Times New Roman" w:hint="default"/>
      </w:rPr>
    </w:lvl>
    <w:lvl w:ilvl="1">
      <w:start w:val="1"/>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1052">
    <w:nsid w:val="515F5FFB"/>
    <w:multiLevelType w:val="singleLevel"/>
    <w:tmpl w:val="B77EE0A8"/>
    <w:lvl w:ilvl="0">
      <w:start w:val="1"/>
      <w:numFmt w:val="decimal"/>
      <w:lvlText w:val="%1."/>
      <w:legacy w:legacy="1" w:legacySpace="0" w:legacyIndent="283"/>
      <w:lvlJc w:val="left"/>
      <w:pPr>
        <w:ind w:left="283" w:hanging="283"/>
      </w:pPr>
      <w:rPr>
        <w:rFonts w:cs="Times New Roman"/>
      </w:rPr>
    </w:lvl>
  </w:abstractNum>
  <w:abstractNum w:abstractNumId="1053">
    <w:nsid w:val="518B0403"/>
    <w:multiLevelType w:val="multilevel"/>
    <w:tmpl w:val="E2AC7888"/>
    <w:lvl w:ilvl="0">
      <w:start w:val="10"/>
      <w:numFmt w:val="decimal"/>
      <w:lvlText w:val="%1"/>
      <w:lvlJc w:val="left"/>
      <w:pPr>
        <w:tabs>
          <w:tab w:val="num" w:pos="390"/>
        </w:tabs>
        <w:ind w:left="390" w:hanging="390"/>
      </w:pPr>
      <w:rPr>
        <w:rFonts w:cs="Times New Roman" w:hint="default"/>
      </w:rPr>
    </w:lvl>
    <w:lvl w:ilvl="1">
      <w:start w:val="2"/>
      <w:numFmt w:val="decimal"/>
      <w:isLgl/>
      <w:lvlText w:val="%1.%2"/>
      <w:lvlJc w:val="left"/>
      <w:pPr>
        <w:tabs>
          <w:tab w:val="num" w:pos="795"/>
        </w:tabs>
        <w:ind w:left="795" w:hanging="795"/>
      </w:pPr>
      <w:rPr>
        <w:rFonts w:cs="Times New Roman" w:hint="default"/>
      </w:rPr>
    </w:lvl>
    <w:lvl w:ilvl="2">
      <w:start w:val="2"/>
      <w:numFmt w:val="decimal"/>
      <w:isLgl/>
      <w:lvlText w:val="%1.%2.%3"/>
      <w:lvlJc w:val="left"/>
      <w:pPr>
        <w:tabs>
          <w:tab w:val="num" w:pos="795"/>
        </w:tabs>
        <w:ind w:left="795" w:hanging="795"/>
      </w:pPr>
      <w:rPr>
        <w:rFonts w:cs="Times New Roman" w:hint="default"/>
      </w:rPr>
    </w:lvl>
    <w:lvl w:ilvl="3">
      <w:start w:val="2"/>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440"/>
        </w:tabs>
        <w:ind w:left="1440" w:hanging="144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2160"/>
        </w:tabs>
        <w:ind w:left="2160" w:hanging="216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1054">
    <w:nsid w:val="518C396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55">
    <w:nsid w:val="51B96C43"/>
    <w:multiLevelType w:val="multilevel"/>
    <w:tmpl w:val="9FE6BA64"/>
    <w:lvl w:ilvl="0">
      <w:start w:val="1"/>
      <w:numFmt w:val="bullet"/>
      <w:lvlText w:val=""/>
      <w:lvlJc w:val="left"/>
      <w:pPr>
        <w:tabs>
          <w:tab w:val="num" w:pos="720"/>
        </w:tabs>
        <w:ind w:left="720" w:hanging="360"/>
      </w:pPr>
      <w:rPr>
        <w:rFonts w:ascii="Symbol" w:hAnsi="Symbol"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056">
    <w:nsid w:val="51BB3164"/>
    <w:multiLevelType w:val="multilevel"/>
    <w:tmpl w:val="371ECBD0"/>
    <w:lvl w:ilvl="0">
      <w:start w:val="1"/>
      <w:numFmt w:val="bullet"/>
      <w:lvlText w:val=""/>
      <w:lvlJc w:val="left"/>
      <w:pPr>
        <w:tabs>
          <w:tab w:val="num" w:pos="1080"/>
        </w:tabs>
        <w:ind w:left="1080" w:hanging="360"/>
      </w:pPr>
      <w:rPr>
        <w:rFonts w:ascii="Wingdings" w:hAnsi="Wingdings" w:hint="default"/>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1057">
    <w:nsid w:val="51BE1ECB"/>
    <w:multiLevelType w:val="singleLevel"/>
    <w:tmpl w:val="5AD28732"/>
    <w:lvl w:ilvl="0">
      <w:start w:val="1"/>
      <w:numFmt w:val="bullet"/>
      <w:lvlText w:val=""/>
      <w:lvlJc w:val="left"/>
      <w:pPr>
        <w:tabs>
          <w:tab w:val="num" w:pos="851"/>
        </w:tabs>
        <w:ind w:left="851" w:hanging="397"/>
      </w:pPr>
      <w:rPr>
        <w:rFonts w:ascii="Symbol" w:hAnsi="Symbol" w:hint="default"/>
      </w:rPr>
    </w:lvl>
  </w:abstractNum>
  <w:abstractNum w:abstractNumId="1058">
    <w:nsid w:val="51EF0910"/>
    <w:multiLevelType w:val="multilevel"/>
    <w:tmpl w:val="D1B0E91C"/>
    <w:lvl w:ilvl="0">
      <w:start w:val="1"/>
      <w:numFmt w:val="decimal"/>
      <w:lvlText w:val="%1."/>
      <w:lvlJc w:val="left"/>
      <w:pPr>
        <w:tabs>
          <w:tab w:val="num" w:pos="705"/>
        </w:tabs>
        <w:ind w:left="705" w:hanging="705"/>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059">
    <w:nsid w:val="521365AF"/>
    <w:multiLevelType w:val="multilevel"/>
    <w:tmpl w:val="5AA4BD28"/>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060">
    <w:nsid w:val="523E49A2"/>
    <w:multiLevelType w:val="multilevel"/>
    <w:tmpl w:val="26F2942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61">
    <w:nsid w:val="52553DAE"/>
    <w:multiLevelType w:val="multilevel"/>
    <w:tmpl w:val="F32EDC5E"/>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62">
    <w:nsid w:val="525A0A47"/>
    <w:multiLevelType w:val="multilevel"/>
    <w:tmpl w:val="0F66F6E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063">
    <w:nsid w:val="525D71F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064">
    <w:nsid w:val="5288609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65">
    <w:nsid w:val="528C1592"/>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066">
    <w:nsid w:val="528D327A"/>
    <w:multiLevelType w:val="multilevel"/>
    <w:tmpl w:val="F970C782"/>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o"/>
      <w:lvlJc w:val="left"/>
      <w:pPr>
        <w:tabs>
          <w:tab w:val="num" w:pos="700"/>
        </w:tabs>
        <w:ind w:left="700" w:hanging="360"/>
      </w:pPr>
      <w:rPr>
        <w:rFonts w:hint="default"/>
      </w:rPr>
    </w:lvl>
    <w:lvl w:ilvl="2">
      <w:start w:val="1"/>
      <w:numFmt w:val="bullet"/>
      <w:lvlText w:val=""/>
      <w:lvlJc w:val="left"/>
      <w:pPr>
        <w:tabs>
          <w:tab w:val="num" w:pos="740"/>
        </w:tabs>
        <w:ind w:left="740" w:hanging="360"/>
      </w:pPr>
      <w:rPr>
        <w:rFonts w:ascii="Wingdings" w:hAnsi="Wingdings" w:hint="default"/>
      </w:rPr>
    </w:lvl>
    <w:lvl w:ilvl="3">
      <w:start w:val="1"/>
      <w:numFmt w:val="bullet"/>
      <w:lvlText w:val=""/>
      <w:lvlJc w:val="left"/>
      <w:pPr>
        <w:tabs>
          <w:tab w:val="num" w:pos="1460"/>
        </w:tabs>
        <w:ind w:left="1460" w:hanging="360"/>
      </w:pPr>
      <w:rPr>
        <w:rFonts w:ascii="Symbol" w:hAnsi="Symbol" w:hint="default"/>
      </w:rPr>
    </w:lvl>
    <w:lvl w:ilvl="4">
      <w:start w:val="1"/>
      <w:numFmt w:val="bullet"/>
      <w:lvlText w:val="o"/>
      <w:lvlJc w:val="left"/>
      <w:pPr>
        <w:tabs>
          <w:tab w:val="num" w:pos="2180"/>
        </w:tabs>
        <w:ind w:left="2180" w:hanging="360"/>
      </w:pPr>
      <w:rPr>
        <w:rFonts w:ascii="Courier New" w:hAnsi="Courier New" w:hint="default"/>
      </w:rPr>
    </w:lvl>
    <w:lvl w:ilvl="5">
      <w:start w:val="1"/>
      <w:numFmt w:val="bullet"/>
      <w:lvlText w:val=""/>
      <w:lvlJc w:val="left"/>
      <w:pPr>
        <w:tabs>
          <w:tab w:val="num" w:pos="2900"/>
        </w:tabs>
        <w:ind w:left="2900" w:hanging="360"/>
      </w:pPr>
      <w:rPr>
        <w:rFonts w:ascii="Wingdings" w:hAnsi="Wingdings" w:hint="default"/>
      </w:rPr>
    </w:lvl>
    <w:lvl w:ilvl="6">
      <w:start w:val="1"/>
      <w:numFmt w:val="bullet"/>
      <w:lvlText w:val=""/>
      <w:lvlJc w:val="left"/>
      <w:pPr>
        <w:tabs>
          <w:tab w:val="num" w:pos="3620"/>
        </w:tabs>
        <w:ind w:left="3620" w:hanging="360"/>
      </w:pPr>
      <w:rPr>
        <w:rFonts w:ascii="Symbol" w:hAnsi="Symbol" w:hint="default"/>
      </w:rPr>
    </w:lvl>
    <w:lvl w:ilvl="7">
      <w:start w:val="1"/>
      <w:numFmt w:val="bullet"/>
      <w:lvlText w:val="o"/>
      <w:lvlJc w:val="left"/>
      <w:pPr>
        <w:tabs>
          <w:tab w:val="num" w:pos="4340"/>
        </w:tabs>
        <w:ind w:left="4340" w:hanging="360"/>
      </w:pPr>
      <w:rPr>
        <w:rFonts w:ascii="Courier New" w:hAnsi="Courier New" w:hint="default"/>
      </w:rPr>
    </w:lvl>
    <w:lvl w:ilvl="8">
      <w:start w:val="1"/>
      <w:numFmt w:val="bullet"/>
      <w:lvlText w:val=""/>
      <w:lvlJc w:val="left"/>
      <w:pPr>
        <w:tabs>
          <w:tab w:val="num" w:pos="5060"/>
        </w:tabs>
        <w:ind w:left="5060" w:hanging="360"/>
      </w:pPr>
      <w:rPr>
        <w:rFonts w:ascii="Wingdings" w:hAnsi="Wingdings" w:hint="default"/>
      </w:rPr>
    </w:lvl>
  </w:abstractNum>
  <w:abstractNum w:abstractNumId="1067">
    <w:nsid w:val="52B06875"/>
    <w:multiLevelType w:val="singleLevel"/>
    <w:tmpl w:val="97F62716"/>
    <w:lvl w:ilvl="0">
      <w:start w:val="1"/>
      <w:numFmt w:val="decimal"/>
      <w:lvlText w:val="%1."/>
      <w:legacy w:legacy="1" w:legacySpace="0" w:legacyIndent="397"/>
      <w:lvlJc w:val="left"/>
      <w:pPr>
        <w:ind w:left="567" w:hanging="397"/>
      </w:pPr>
      <w:rPr>
        <w:rFonts w:cs="Times New Roman"/>
      </w:rPr>
    </w:lvl>
  </w:abstractNum>
  <w:abstractNum w:abstractNumId="1068">
    <w:nsid w:val="52B41518"/>
    <w:multiLevelType w:val="multilevel"/>
    <w:tmpl w:val="F39EA118"/>
    <w:lvl w:ilvl="0">
      <w:start w:val="3"/>
      <w:numFmt w:val="decimal"/>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069">
    <w:nsid w:val="52CD51A3"/>
    <w:multiLevelType w:val="multilevel"/>
    <w:tmpl w:val="60B44ED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70">
    <w:nsid w:val="52D206A4"/>
    <w:multiLevelType w:val="singleLevel"/>
    <w:tmpl w:val="0410000F"/>
    <w:lvl w:ilvl="0">
      <w:start w:val="1"/>
      <w:numFmt w:val="decimal"/>
      <w:lvlText w:val="%1."/>
      <w:lvlJc w:val="left"/>
      <w:pPr>
        <w:tabs>
          <w:tab w:val="num" w:pos="360"/>
        </w:tabs>
        <w:ind w:left="360" w:hanging="360"/>
      </w:pPr>
      <w:rPr>
        <w:rFonts w:cs="Times New Roman"/>
      </w:rPr>
    </w:lvl>
  </w:abstractNum>
  <w:abstractNum w:abstractNumId="1071">
    <w:nsid w:val="52D327F3"/>
    <w:multiLevelType w:val="multilevel"/>
    <w:tmpl w:val="B8DC5BCC"/>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72">
    <w:nsid w:val="52E01ABC"/>
    <w:multiLevelType w:val="singleLevel"/>
    <w:tmpl w:val="AF9442F2"/>
    <w:lvl w:ilvl="0">
      <w:numFmt w:val="bullet"/>
      <w:lvlText w:val="-"/>
      <w:lvlJc w:val="left"/>
      <w:pPr>
        <w:tabs>
          <w:tab w:val="num" w:pos="360"/>
        </w:tabs>
        <w:ind w:left="360" w:hanging="360"/>
      </w:pPr>
      <w:rPr>
        <w:rFonts w:hint="default"/>
      </w:rPr>
    </w:lvl>
  </w:abstractNum>
  <w:abstractNum w:abstractNumId="1073">
    <w:nsid w:val="52EB40A8"/>
    <w:multiLevelType w:val="multilevel"/>
    <w:tmpl w:val="560691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74">
    <w:nsid w:val="52F7250B"/>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1075">
    <w:nsid w:val="53176747"/>
    <w:multiLevelType w:val="multilevel"/>
    <w:tmpl w:val="B2C0DC7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76">
    <w:nsid w:val="53397B06"/>
    <w:multiLevelType w:val="singleLevel"/>
    <w:tmpl w:val="4BA6A944"/>
    <w:lvl w:ilvl="0">
      <w:start w:val="1"/>
      <w:numFmt w:val="bullet"/>
      <w:lvlText w:val="-"/>
      <w:lvlJc w:val="left"/>
      <w:pPr>
        <w:tabs>
          <w:tab w:val="num" w:pos="360"/>
        </w:tabs>
        <w:ind w:left="360" w:hanging="360"/>
      </w:pPr>
      <w:rPr>
        <w:rFonts w:hint="default"/>
      </w:rPr>
    </w:lvl>
  </w:abstractNum>
  <w:abstractNum w:abstractNumId="1077">
    <w:nsid w:val="533B4AA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78">
    <w:nsid w:val="536E60C5"/>
    <w:multiLevelType w:val="multilevel"/>
    <w:tmpl w:val="869ED1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079">
    <w:nsid w:val="536F1659"/>
    <w:multiLevelType w:val="singleLevel"/>
    <w:tmpl w:val="0462A526"/>
    <w:lvl w:ilvl="0">
      <w:start w:val="1"/>
      <w:numFmt w:val="upperLetter"/>
      <w:lvlText w:val="%1)"/>
      <w:lvlJc w:val="left"/>
      <w:pPr>
        <w:tabs>
          <w:tab w:val="num" w:pos="360"/>
        </w:tabs>
        <w:ind w:left="360" w:hanging="360"/>
      </w:pPr>
      <w:rPr>
        <w:rFonts w:cs="Times New Roman" w:hint="default"/>
      </w:rPr>
    </w:lvl>
  </w:abstractNum>
  <w:abstractNum w:abstractNumId="1080">
    <w:nsid w:val="53872960"/>
    <w:multiLevelType w:val="multilevel"/>
    <w:tmpl w:val="E5045912"/>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81">
    <w:nsid w:val="53A7753C"/>
    <w:multiLevelType w:val="singleLevel"/>
    <w:tmpl w:val="B46AC50E"/>
    <w:lvl w:ilvl="0">
      <w:start w:val="1"/>
      <w:numFmt w:val="decimal"/>
      <w:lvlText w:val="(%1)"/>
      <w:lvlJc w:val="left"/>
      <w:pPr>
        <w:tabs>
          <w:tab w:val="num" w:pos="705"/>
        </w:tabs>
        <w:ind w:left="705" w:hanging="705"/>
      </w:pPr>
      <w:rPr>
        <w:rFonts w:cs="Times New Roman" w:hint="default"/>
      </w:rPr>
    </w:lvl>
  </w:abstractNum>
  <w:abstractNum w:abstractNumId="1082">
    <w:nsid w:val="53AA76B0"/>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1083">
    <w:nsid w:val="53D14B49"/>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084">
    <w:nsid w:val="53D609A0"/>
    <w:multiLevelType w:val="multilevel"/>
    <w:tmpl w:val="C01EC424"/>
    <w:lvl w:ilvl="0">
      <w:start w:val="1"/>
      <w:numFmt w:val="bullet"/>
      <w:lvlText w:val=""/>
      <w:lvlJc w:val="left"/>
      <w:pPr>
        <w:tabs>
          <w:tab w:val="num" w:pos="700"/>
        </w:tabs>
        <w:ind w:left="34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85">
    <w:nsid w:val="53DE2A5E"/>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086">
    <w:nsid w:val="53F05D96"/>
    <w:multiLevelType w:val="multilevel"/>
    <w:tmpl w:val="40F0ADC2"/>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418"/>
        </w:tabs>
        <w:ind w:left="1418" w:hanging="1418"/>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87">
    <w:nsid w:val="53F05FE8"/>
    <w:multiLevelType w:val="singleLevel"/>
    <w:tmpl w:val="5AD28732"/>
    <w:lvl w:ilvl="0">
      <w:start w:val="1"/>
      <w:numFmt w:val="bullet"/>
      <w:lvlText w:val=""/>
      <w:lvlJc w:val="left"/>
      <w:pPr>
        <w:tabs>
          <w:tab w:val="num" w:pos="851"/>
        </w:tabs>
        <w:ind w:left="851" w:hanging="397"/>
      </w:pPr>
      <w:rPr>
        <w:rFonts w:ascii="Symbol" w:hAnsi="Symbol" w:hint="default"/>
      </w:rPr>
    </w:lvl>
  </w:abstractNum>
  <w:abstractNum w:abstractNumId="1088">
    <w:nsid w:val="540B0159"/>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1089">
    <w:nsid w:val="542E2312"/>
    <w:multiLevelType w:val="singleLevel"/>
    <w:tmpl w:val="40A43A9A"/>
    <w:lvl w:ilvl="0">
      <w:start w:val="3"/>
      <w:numFmt w:val="upperLetter"/>
      <w:lvlText w:val="%1-"/>
      <w:legacy w:legacy="1" w:legacySpace="0" w:legacyIndent="1440"/>
      <w:lvlJc w:val="left"/>
      <w:pPr>
        <w:ind w:left="1440" w:hanging="1440"/>
      </w:pPr>
      <w:rPr>
        <w:rFonts w:cs="Times New Roman"/>
      </w:rPr>
    </w:lvl>
  </w:abstractNum>
  <w:abstractNum w:abstractNumId="1090">
    <w:nsid w:val="543542D4"/>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091">
    <w:nsid w:val="5439450E"/>
    <w:multiLevelType w:val="multilevel"/>
    <w:tmpl w:val="F8009BE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092">
    <w:nsid w:val="545A3669"/>
    <w:multiLevelType w:val="multilevel"/>
    <w:tmpl w:val="3E524F36"/>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93">
    <w:nsid w:val="54B60934"/>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094">
    <w:nsid w:val="54B6096D"/>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095">
    <w:nsid w:val="54CA0A86"/>
    <w:multiLevelType w:val="multilevel"/>
    <w:tmpl w:val="B3B491F0"/>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096">
    <w:nsid w:val="54CB2E4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097">
    <w:nsid w:val="55057B01"/>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098">
    <w:nsid w:val="551C52FD"/>
    <w:multiLevelType w:val="multilevel"/>
    <w:tmpl w:val="F3ACBAE0"/>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099">
    <w:nsid w:val="55462B49"/>
    <w:multiLevelType w:val="multilevel"/>
    <w:tmpl w:val="F58A5E9E"/>
    <w:lvl w:ilvl="0">
      <w:start w:val="2"/>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00">
    <w:nsid w:val="5573664E"/>
    <w:multiLevelType w:val="multilevel"/>
    <w:tmpl w:val="359E69B4"/>
    <w:lvl w:ilvl="0">
      <w:start w:val="1"/>
      <w:numFmt w:val="bullet"/>
      <w:lvlText w:val=""/>
      <w:lvlJc w:val="left"/>
      <w:pPr>
        <w:tabs>
          <w:tab w:val="num" w:pos="700"/>
        </w:tabs>
        <w:ind w:left="680" w:hanging="34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01">
    <w:nsid w:val="55752B5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02">
    <w:nsid w:val="55A3088B"/>
    <w:multiLevelType w:val="multilevel"/>
    <w:tmpl w:val="FB406450"/>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03">
    <w:nsid w:val="55B6708A"/>
    <w:multiLevelType w:val="singleLevel"/>
    <w:tmpl w:val="3FBA1BBE"/>
    <w:lvl w:ilvl="0">
      <w:numFmt w:val="bullet"/>
      <w:lvlText w:val="-"/>
      <w:lvlJc w:val="left"/>
      <w:pPr>
        <w:tabs>
          <w:tab w:val="num" w:pos="720"/>
        </w:tabs>
        <w:ind w:left="720" w:hanging="360"/>
      </w:pPr>
      <w:rPr>
        <w:rFonts w:hint="default"/>
      </w:rPr>
    </w:lvl>
  </w:abstractNum>
  <w:abstractNum w:abstractNumId="1104">
    <w:nsid w:val="55E56E1D"/>
    <w:multiLevelType w:val="multilevel"/>
    <w:tmpl w:val="E3C243FE"/>
    <w:lvl w:ilvl="0">
      <w:start w:val="1"/>
      <w:numFmt w:val="upp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105">
    <w:nsid w:val="55ED2EA9"/>
    <w:multiLevelType w:val="singleLevel"/>
    <w:tmpl w:val="69126114"/>
    <w:lvl w:ilvl="0">
      <w:start w:val="7"/>
      <w:numFmt w:val="decimal"/>
      <w:lvlText w:val="%1"/>
      <w:lvlJc w:val="left"/>
      <w:pPr>
        <w:tabs>
          <w:tab w:val="num" w:pos="360"/>
        </w:tabs>
        <w:ind w:left="360" w:hanging="360"/>
      </w:pPr>
      <w:rPr>
        <w:rFonts w:cs="Times New Roman" w:hint="default"/>
      </w:rPr>
    </w:lvl>
  </w:abstractNum>
  <w:abstractNum w:abstractNumId="1106">
    <w:nsid w:val="56147642"/>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07">
    <w:nsid w:val="56181B2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08">
    <w:nsid w:val="561D5A85"/>
    <w:multiLevelType w:val="multilevel"/>
    <w:tmpl w:val="DA28C07C"/>
    <w:lvl w:ilvl="0">
      <w:start w:val="1"/>
      <w:numFmt w:val="none"/>
      <w:lvlText w:val="-"/>
      <w:legacy w:legacy="1" w:legacySpace="120" w:legacyIndent="360"/>
      <w:lvlJc w:val="left"/>
      <w:pPr>
        <w:ind w:left="360" w:hanging="360"/>
      </w:pPr>
      <w:rPr>
        <w:rFonts w:cs="Times New Roman"/>
      </w:rPr>
    </w:lvl>
    <w:lvl w:ilvl="1">
      <w:start w:val="1"/>
      <w:numFmt w:val="none"/>
      <w:lvlText w:val="o"/>
      <w:legacy w:legacy="1" w:legacySpace="120" w:legacyIndent="360"/>
      <w:lvlJc w:val="left"/>
      <w:pPr>
        <w:ind w:left="720" w:hanging="360"/>
      </w:pPr>
      <w:rPr>
        <w:rFonts w:ascii="Courier New" w:hAnsi="Courier New" w:cs="Times New Roman" w:hint="default"/>
      </w:rPr>
    </w:lvl>
    <w:lvl w:ilvl="2">
      <w:start w:val="1"/>
      <w:numFmt w:val="none"/>
      <w:lvlText w:val=""/>
      <w:legacy w:legacy="1" w:legacySpace="120" w:legacyIndent="360"/>
      <w:lvlJc w:val="left"/>
      <w:pPr>
        <w:ind w:left="1080" w:hanging="360"/>
      </w:pPr>
      <w:rPr>
        <w:rFonts w:ascii="Wingdings" w:hAnsi="Wingdings" w:cs="Times New Roman" w:hint="default"/>
      </w:rPr>
    </w:lvl>
    <w:lvl w:ilvl="3">
      <w:start w:val="1"/>
      <w:numFmt w:val="none"/>
      <w:lvlText w:val=""/>
      <w:legacy w:legacy="1" w:legacySpace="120" w:legacyIndent="360"/>
      <w:lvlJc w:val="left"/>
      <w:pPr>
        <w:ind w:left="1440" w:hanging="360"/>
      </w:pPr>
      <w:rPr>
        <w:rFonts w:ascii="Symbol" w:hAnsi="Symbol" w:cs="Times New Roman" w:hint="default"/>
      </w:rPr>
    </w:lvl>
    <w:lvl w:ilvl="4">
      <w:start w:val="1"/>
      <w:numFmt w:val="none"/>
      <w:lvlText w:val="o"/>
      <w:legacy w:legacy="1" w:legacySpace="120" w:legacyIndent="360"/>
      <w:lvlJc w:val="left"/>
      <w:pPr>
        <w:ind w:left="1800" w:hanging="360"/>
      </w:pPr>
      <w:rPr>
        <w:rFonts w:ascii="Courier New" w:hAnsi="Courier New" w:cs="Times New Roman" w:hint="default"/>
      </w:rPr>
    </w:lvl>
    <w:lvl w:ilvl="5">
      <w:start w:val="1"/>
      <w:numFmt w:val="none"/>
      <w:lvlText w:val=""/>
      <w:legacy w:legacy="1" w:legacySpace="120" w:legacyIndent="360"/>
      <w:lvlJc w:val="left"/>
      <w:pPr>
        <w:ind w:left="2160" w:hanging="360"/>
      </w:pPr>
      <w:rPr>
        <w:rFonts w:ascii="Wingdings" w:hAnsi="Wingdings" w:cs="Times New Roman" w:hint="default"/>
      </w:rPr>
    </w:lvl>
    <w:lvl w:ilvl="6">
      <w:start w:val="1"/>
      <w:numFmt w:val="none"/>
      <w:lvlText w:val=""/>
      <w:legacy w:legacy="1" w:legacySpace="120" w:legacyIndent="360"/>
      <w:lvlJc w:val="left"/>
      <w:pPr>
        <w:ind w:left="2520" w:hanging="360"/>
      </w:pPr>
      <w:rPr>
        <w:rFonts w:ascii="Symbol" w:hAnsi="Symbol" w:cs="Times New Roman" w:hint="default"/>
      </w:rPr>
    </w:lvl>
    <w:lvl w:ilvl="7">
      <w:start w:val="1"/>
      <w:numFmt w:val="none"/>
      <w:lvlText w:val="o"/>
      <w:legacy w:legacy="1" w:legacySpace="120" w:legacyIndent="360"/>
      <w:lvlJc w:val="left"/>
      <w:pPr>
        <w:ind w:left="2880" w:hanging="360"/>
      </w:pPr>
      <w:rPr>
        <w:rFonts w:ascii="Courier New" w:hAnsi="Courier New" w:cs="Times New Roman" w:hint="default"/>
      </w:rPr>
    </w:lvl>
    <w:lvl w:ilvl="8">
      <w:start w:val="1"/>
      <w:numFmt w:val="none"/>
      <w:lvlText w:val=""/>
      <w:legacy w:legacy="1" w:legacySpace="120" w:legacyIndent="360"/>
      <w:lvlJc w:val="left"/>
      <w:pPr>
        <w:ind w:left="3240" w:hanging="360"/>
      </w:pPr>
      <w:rPr>
        <w:rFonts w:ascii="Wingdings" w:hAnsi="Wingdings" w:cs="Times New Roman" w:hint="default"/>
      </w:rPr>
    </w:lvl>
  </w:abstractNum>
  <w:abstractNum w:abstractNumId="1109">
    <w:nsid w:val="562768C3"/>
    <w:multiLevelType w:val="multilevel"/>
    <w:tmpl w:val="8B024036"/>
    <w:lvl w:ilvl="0">
      <w:start w:val="1"/>
      <w:numFmt w:val="bullet"/>
      <w:lvlText w:val=""/>
      <w:lvlJc w:val="left"/>
      <w:pPr>
        <w:tabs>
          <w:tab w:val="num" w:pos="700"/>
        </w:tabs>
        <w:ind w:left="680" w:hanging="340"/>
      </w:pPr>
      <w:rPr>
        <w:rFonts w:ascii="Symbol" w:hAnsi="Symbol" w:hint="default"/>
        <w:color w:val="auto"/>
        <w:sz w:val="2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10">
    <w:nsid w:val="5671622A"/>
    <w:multiLevelType w:val="multilevel"/>
    <w:tmpl w:val="71EE41CC"/>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11">
    <w:nsid w:val="5685718E"/>
    <w:multiLevelType w:val="multilevel"/>
    <w:tmpl w:val="2794BDCE"/>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112">
    <w:nsid w:val="56A25E30"/>
    <w:multiLevelType w:val="multilevel"/>
    <w:tmpl w:val="293EA570"/>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113">
    <w:nsid w:val="56B51882"/>
    <w:multiLevelType w:val="multilevel"/>
    <w:tmpl w:val="F1562850"/>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14">
    <w:nsid w:val="56C87205"/>
    <w:multiLevelType w:val="multilevel"/>
    <w:tmpl w:val="069ABAD4"/>
    <w:lvl w:ilvl="0">
      <w:start w:val="1"/>
      <w:numFmt w:val="bullet"/>
      <w:lvlText w:val=""/>
      <w:lvlJc w:val="left"/>
      <w:pPr>
        <w:tabs>
          <w:tab w:val="num" w:pos="720"/>
        </w:tabs>
        <w:ind w:left="72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15">
    <w:nsid w:val="56DB47A7"/>
    <w:multiLevelType w:val="multilevel"/>
    <w:tmpl w:val="301E5F84"/>
    <w:lvl w:ilvl="0">
      <w:start w:val="1"/>
      <w:numFmt w:val="bullet"/>
      <w:lvlText w:val=""/>
      <w:lvlJc w:val="left"/>
      <w:pPr>
        <w:tabs>
          <w:tab w:val="num" w:pos="780"/>
        </w:tabs>
        <w:ind w:left="780" w:hanging="360"/>
      </w:pPr>
      <w:rPr>
        <w:rFonts w:ascii="Symbol" w:hAnsi="Symbol" w:hint="default"/>
      </w:rPr>
    </w:lvl>
    <w:lvl w:ilvl="1">
      <w:start w:val="1"/>
      <w:numFmt w:val="decimal"/>
      <w:lvlText w:val="%2."/>
      <w:lvlJc w:val="left"/>
      <w:pPr>
        <w:tabs>
          <w:tab w:val="num" w:pos="1500"/>
        </w:tabs>
        <w:ind w:left="1500" w:hanging="360"/>
      </w:pPr>
      <w:rPr>
        <w:rFonts w:cs="Times New Roman"/>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1116">
    <w:nsid w:val="56E676CF"/>
    <w:multiLevelType w:val="singleLevel"/>
    <w:tmpl w:val="45AA018C"/>
    <w:lvl w:ilvl="0">
      <w:start w:val="1"/>
      <w:numFmt w:val="bullet"/>
      <w:pStyle w:val="ListBullet2"/>
      <w:lvlText w:val=""/>
      <w:lvlJc w:val="left"/>
      <w:pPr>
        <w:tabs>
          <w:tab w:val="num" w:pos="360"/>
        </w:tabs>
        <w:ind w:left="360" w:hanging="360"/>
      </w:pPr>
      <w:rPr>
        <w:rFonts w:ascii="Wingdings" w:hAnsi="Wingdings" w:hint="default"/>
        <w:sz w:val="16"/>
      </w:rPr>
    </w:lvl>
  </w:abstractNum>
  <w:abstractNum w:abstractNumId="1117">
    <w:nsid w:val="57117095"/>
    <w:multiLevelType w:val="multilevel"/>
    <w:tmpl w:val="50AAE348"/>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18">
    <w:nsid w:val="5723283C"/>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1119">
    <w:nsid w:val="57371875"/>
    <w:multiLevelType w:val="multilevel"/>
    <w:tmpl w:val="BC94F580"/>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20">
    <w:nsid w:val="574530A6"/>
    <w:multiLevelType w:val="multilevel"/>
    <w:tmpl w:val="3A9832C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21">
    <w:nsid w:val="57482DFC"/>
    <w:multiLevelType w:val="multilevel"/>
    <w:tmpl w:val="C3C4B10E"/>
    <w:lvl w:ilvl="0">
      <w:start w:val="1"/>
      <w:numFmt w:val="bullet"/>
      <w:lvlText w:val=""/>
      <w:lvlJc w:val="left"/>
      <w:pPr>
        <w:tabs>
          <w:tab w:val="num" w:pos="420"/>
        </w:tabs>
        <w:ind w:left="60"/>
      </w:pPr>
      <w:rPr>
        <w:rFonts w:ascii="Wingdings" w:hAnsi="Wingdings" w:hint="default"/>
      </w:rPr>
    </w:lvl>
    <w:lvl w:ilvl="1" w:tentative="1">
      <w:start w:val="1"/>
      <w:numFmt w:val="bullet"/>
      <w:lvlText w:val="o"/>
      <w:lvlJc w:val="left"/>
      <w:pPr>
        <w:tabs>
          <w:tab w:val="num" w:pos="1500"/>
        </w:tabs>
        <w:ind w:left="1500" w:hanging="360"/>
      </w:pPr>
      <w:rPr>
        <w:rFonts w:ascii="Courier New" w:hAnsi="Courier New"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1122">
    <w:nsid w:val="574C55FF"/>
    <w:multiLevelType w:val="multilevel"/>
    <w:tmpl w:val="560691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23">
    <w:nsid w:val="5756463C"/>
    <w:multiLevelType w:val="multilevel"/>
    <w:tmpl w:val="48FE9AB2"/>
    <w:lvl w:ilvl="0">
      <w:start w:val="9"/>
      <w:numFmt w:val="decimal"/>
      <w:lvlText w:val="%1"/>
      <w:lvlJc w:val="left"/>
      <w:pPr>
        <w:tabs>
          <w:tab w:val="num" w:pos="1140"/>
        </w:tabs>
        <w:ind w:left="1140" w:hanging="1140"/>
      </w:pPr>
      <w:rPr>
        <w:rFonts w:cs="Times New Roman" w:hint="default"/>
      </w:rPr>
    </w:lvl>
    <w:lvl w:ilvl="1">
      <w:start w:val="3"/>
      <w:numFmt w:val="decimal"/>
      <w:lvlText w:val="%1.%2"/>
      <w:lvlJc w:val="left"/>
      <w:pPr>
        <w:tabs>
          <w:tab w:val="num" w:pos="1140"/>
        </w:tabs>
        <w:ind w:left="1140" w:hanging="1140"/>
      </w:pPr>
      <w:rPr>
        <w:rFonts w:cs="Times New Roman" w:hint="default"/>
      </w:rPr>
    </w:lvl>
    <w:lvl w:ilvl="2">
      <w:start w:val="1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124">
    <w:nsid w:val="575C1B2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25">
    <w:nsid w:val="576D474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26">
    <w:nsid w:val="57790746"/>
    <w:multiLevelType w:val="singleLevel"/>
    <w:tmpl w:val="D458C002"/>
    <w:lvl w:ilvl="0">
      <w:numFmt w:val="bullet"/>
      <w:lvlText w:val="–"/>
      <w:lvlJc w:val="left"/>
      <w:pPr>
        <w:tabs>
          <w:tab w:val="num" w:pos="360"/>
        </w:tabs>
        <w:ind w:left="360" w:hanging="360"/>
      </w:pPr>
      <w:rPr>
        <w:rFonts w:ascii="Times New Roman" w:hAnsi="Times New Roman" w:hint="default"/>
      </w:rPr>
    </w:lvl>
  </w:abstractNum>
  <w:abstractNum w:abstractNumId="1127">
    <w:nsid w:val="57A362E1"/>
    <w:multiLevelType w:val="multilevel"/>
    <w:tmpl w:val="566E4DB0"/>
    <w:lvl w:ilvl="0">
      <w:start w:val="12"/>
      <w:numFmt w:val="bullet"/>
      <w:lvlText w:val=""/>
      <w:lvlJc w:val="left"/>
      <w:pPr>
        <w:tabs>
          <w:tab w:val="num" w:pos="700"/>
        </w:tabs>
        <w:ind w:left="680" w:hanging="340"/>
      </w:pPr>
      <w:rPr>
        <w:rFonts w:ascii="Wingdings" w:hAnsi="Wingdings" w:hint="default"/>
        <w:sz w:val="12"/>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1128">
    <w:nsid w:val="57E35FB9"/>
    <w:multiLevelType w:val="multilevel"/>
    <w:tmpl w:val="EE00087E"/>
    <w:lvl w:ilvl="0">
      <w:start w:val="2"/>
      <w:numFmt w:val="decimal"/>
      <w:lvlText w:val="%1"/>
      <w:lvlJc w:val="left"/>
      <w:pPr>
        <w:tabs>
          <w:tab w:val="num" w:pos="1440"/>
        </w:tabs>
        <w:ind w:left="1440" w:hanging="1440"/>
      </w:pPr>
      <w:rPr>
        <w:rFonts w:cs="Times New Roman" w:hint="default"/>
      </w:rPr>
    </w:lvl>
    <w:lvl w:ilvl="1">
      <w:start w:val="3"/>
      <w:numFmt w:val="decimal"/>
      <w:lvlText w:val="%1.%2"/>
      <w:lvlJc w:val="left"/>
      <w:pPr>
        <w:tabs>
          <w:tab w:val="num" w:pos="1440"/>
        </w:tabs>
        <w:ind w:left="1440" w:hanging="1440"/>
      </w:pPr>
      <w:rPr>
        <w:rFonts w:cs="Times New Roman" w:hint="default"/>
      </w:rPr>
    </w:lvl>
    <w:lvl w:ilvl="2">
      <w:start w:val="1"/>
      <w:numFmt w:val="decimal"/>
      <w:lvlText w:val="%1.%2.%3"/>
      <w:lvlJc w:val="left"/>
      <w:pPr>
        <w:tabs>
          <w:tab w:val="num" w:pos="1440"/>
        </w:tabs>
        <w:ind w:left="1440" w:hanging="144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2"/>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29">
    <w:nsid w:val="57F067BF"/>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130">
    <w:nsid w:val="58020A1E"/>
    <w:multiLevelType w:val="multilevel"/>
    <w:tmpl w:val="3942049E"/>
    <w:lvl w:ilvl="0">
      <w:start w:val="1"/>
      <w:numFmt w:val="decimal"/>
      <w:lvlText w:val="%1."/>
      <w:lvlJc w:val="left"/>
      <w:pPr>
        <w:tabs>
          <w:tab w:val="num" w:pos="432"/>
        </w:tabs>
        <w:ind w:left="432" w:hanging="432"/>
      </w:pPr>
      <w:rPr>
        <w:rFonts w:cs="Times New Roman" w:hint="default"/>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31">
    <w:nsid w:val="581E3DD2"/>
    <w:multiLevelType w:val="multilevel"/>
    <w:tmpl w:val="9E349FC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32">
    <w:nsid w:val="588540A7"/>
    <w:multiLevelType w:val="multilevel"/>
    <w:tmpl w:val="04EE6AC4"/>
    <w:lvl w:ilvl="0">
      <w:start w:val="1"/>
      <w:numFmt w:val="decimal"/>
      <w:lvlText w:val="%1."/>
      <w:lvlJc w:val="left"/>
      <w:pPr>
        <w:tabs>
          <w:tab w:val="num" w:pos="1068"/>
        </w:tabs>
        <w:ind w:left="1068" w:hanging="360"/>
      </w:pPr>
      <w:rPr>
        <w:rFonts w:cs="Times New Roman"/>
      </w:rPr>
    </w:lvl>
    <w:lvl w:ilvl="1">
      <w:start w:val="1"/>
      <w:numFmt w:val="lowerLetter"/>
      <w:lvlText w:val="%2."/>
      <w:lvlJc w:val="left"/>
      <w:pPr>
        <w:tabs>
          <w:tab w:val="num" w:pos="1788"/>
        </w:tabs>
        <w:ind w:left="1788" w:hanging="360"/>
      </w:pPr>
      <w:rPr>
        <w:rFonts w:cs="Times New Roman"/>
      </w:rPr>
    </w:lvl>
    <w:lvl w:ilvl="2" w:tentative="1">
      <w:start w:val="1"/>
      <w:numFmt w:val="lowerRoman"/>
      <w:lvlText w:val="%3."/>
      <w:lvlJc w:val="right"/>
      <w:pPr>
        <w:tabs>
          <w:tab w:val="num" w:pos="2508"/>
        </w:tabs>
        <w:ind w:left="2508" w:hanging="18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lowerLetter"/>
      <w:lvlText w:val="%5."/>
      <w:lvlJc w:val="left"/>
      <w:pPr>
        <w:tabs>
          <w:tab w:val="num" w:pos="3948"/>
        </w:tabs>
        <w:ind w:left="3948" w:hanging="360"/>
      </w:pPr>
      <w:rPr>
        <w:rFonts w:cs="Times New Roman"/>
      </w:rPr>
    </w:lvl>
    <w:lvl w:ilvl="5" w:tentative="1">
      <w:start w:val="1"/>
      <w:numFmt w:val="lowerRoman"/>
      <w:lvlText w:val="%6."/>
      <w:lvlJc w:val="right"/>
      <w:pPr>
        <w:tabs>
          <w:tab w:val="num" w:pos="4668"/>
        </w:tabs>
        <w:ind w:left="4668" w:hanging="18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lowerLetter"/>
      <w:lvlText w:val="%8."/>
      <w:lvlJc w:val="left"/>
      <w:pPr>
        <w:tabs>
          <w:tab w:val="num" w:pos="6108"/>
        </w:tabs>
        <w:ind w:left="6108" w:hanging="360"/>
      </w:pPr>
      <w:rPr>
        <w:rFonts w:cs="Times New Roman"/>
      </w:rPr>
    </w:lvl>
    <w:lvl w:ilvl="8" w:tentative="1">
      <w:start w:val="1"/>
      <w:numFmt w:val="lowerRoman"/>
      <w:lvlText w:val="%9."/>
      <w:lvlJc w:val="right"/>
      <w:pPr>
        <w:tabs>
          <w:tab w:val="num" w:pos="6828"/>
        </w:tabs>
        <w:ind w:left="6828" w:hanging="180"/>
      </w:pPr>
      <w:rPr>
        <w:rFonts w:cs="Times New Roman"/>
      </w:rPr>
    </w:lvl>
  </w:abstractNum>
  <w:abstractNum w:abstractNumId="1133">
    <w:nsid w:val="58980878"/>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134">
    <w:nsid w:val="58CD6E18"/>
    <w:multiLevelType w:val="singleLevel"/>
    <w:tmpl w:val="EDC2E3AE"/>
    <w:lvl w:ilvl="0">
      <w:start w:val="1"/>
      <w:numFmt w:val="decimal"/>
      <w:lvlText w:val="%1."/>
      <w:lvlJc w:val="left"/>
      <w:pPr>
        <w:tabs>
          <w:tab w:val="num" w:pos="360"/>
        </w:tabs>
        <w:ind w:left="360" w:hanging="360"/>
      </w:pPr>
      <w:rPr>
        <w:rFonts w:cs="Times New Roman"/>
      </w:rPr>
    </w:lvl>
  </w:abstractNum>
  <w:abstractNum w:abstractNumId="1135">
    <w:nsid w:val="58D11FA5"/>
    <w:multiLevelType w:val="multilevel"/>
    <w:tmpl w:val="667C0270"/>
    <w:lvl w:ilvl="0">
      <w:start w:val="5"/>
      <w:numFmt w:val="bullet"/>
      <w:lvlText w:val="-"/>
      <w:lvlJc w:val="left"/>
      <w:pPr>
        <w:tabs>
          <w:tab w:val="num" w:pos="720"/>
        </w:tabs>
        <w:ind w:left="720"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36">
    <w:nsid w:val="58D539C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37">
    <w:nsid w:val="58DA714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38">
    <w:nsid w:val="58EB09AD"/>
    <w:multiLevelType w:val="multilevel"/>
    <w:tmpl w:val="1DFA5C98"/>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39">
    <w:nsid w:val="58F7369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40">
    <w:nsid w:val="58FC0E2F"/>
    <w:multiLevelType w:val="singleLevel"/>
    <w:tmpl w:val="C11013F0"/>
    <w:lvl w:ilvl="0">
      <w:start w:val="1"/>
      <w:numFmt w:val="bullet"/>
      <w:lvlText w:val=""/>
      <w:lvlJc w:val="left"/>
      <w:pPr>
        <w:tabs>
          <w:tab w:val="num" w:pos="360"/>
        </w:tabs>
        <w:ind w:left="360" w:hanging="360"/>
      </w:pPr>
      <w:rPr>
        <w:rFonts w:ascii="Symbol" w:hAnsi="Symbol" w:hint="default"/>
        <w:color w:val="auto"/>
      </w:rPr>
    </w:lvl>
  </w:abstractNum>
  <w:abstractNum w:abstractNumId="1141">
    <w:nsid w:val="59000FA4"/>
    <w:multiLevelType w:val="singleLevel"/>
    <w:tmpl w:val="D34237CC"/>
    <w:lvl w:ilvl="0">
      <w:numFmt w:val="bullet"/>
      <w:lvlText w:val="-"/>
      <w:lvlJc w:val="left"/>
      <w:pPr>
        <w:tabs>
          <w:tab w:val="num" w:pos="1068"/>
        </w:tabs>
        <w:ind w:left="1068" w:hanging="360"/>
      </w:pPr>
      <w:rPr>
        <w:rFonts w:hint="default"/>
      </w:rPr>
    </w:lvl>
  </w:abstractNum>
  <w:abstractNum w:abstractNumId="1142">
    <w:nsid w:val="590558F2"/>
    <w:multiLevelType w:val="multilevel"/>
    <w:tmpl w:val="97A4E1A2"/>
    <w:lvl w:ilvl="0">
      <w:start w:val="2"/>
      <w:numFmt w:val="bullet"/>
      <w:lvlText w:val=""/>
      <w:lvlJc w:val="left"/>
      <w:pPr>
        <w:tabs>
          <w:tab w:val="num" w:pos="360"/>
        </w:tabs>
        <w:ind w:left="357" w:hanging="357"/>
      </w:pPr>
      <w:rPr>
        <w:rFonts w:ascii="Symbol" w:hAnsi="Symbol"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43">
    <w:nsid w:val="59072F09"/>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144">
    <w:nsid w:val="591365AC"/>
    <w:multiLevelType w:val="singleLevel"/>
    <w:tmpl w:val="A4BA1EDA"/>
    <w:lvl w:ilvl="0">
      <w:start w:val="1"/>
      <w:numFmt w:val="bullet"/>
      <w:lvlText w:val=""/>
      <w:lvlJc w:val="left"/>
      <w:pPr>
        <w:tabs>
          <w:tab w:val="num" w:pos="360"/>
        </w:tabs>
        <w:ind w:left="360" w:hanging="360"/>
      </w:pPr>
      <w:rPr>
        <w:rFonts w:ascii="Symbol" w:hAnsi="Symbol" w:hint="default"/>
      </w:rPr>
    </w:lvl>
  </w:abstractNum>
  <w:abstractNum w:abstractNumId="1145">
    <w:nsid w:val="59166AA8"/>
    <w:multiLevelType w:val="multilevel"/>
    <w:tmpl w:val="CD724B96"/>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146">
    <w:nsid w:val="59322AF4"/>
    <w:multiLevelType w:val="multilevel"/>
    <w:tmpl w:val="0A5CA5B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47">
    <w:nsid w:val="59375F13"/>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148">
    <w:nsid w:val="59666E88"/>
    <w:multiLevelType w:val="singleLevel"/>
    <w:tmpl w:val="3BF80004"/>
    <w:lvl w:ilvl="0">
      <w:start w:val="11"/>
      <w:numFmt w:val="bullet"/>
      <w:lvlText w:val="-"/>
      <w:lvlJc w:val="left"/>
      <w:pPr>
        <w:tabs>
          <w:tab w:val="num" w:pos="644"/>
        </w:tabs>
        <w:ind w:left="644" w:hanging="360"/>
      </w:pPr>
      <w:rPr>
        <w:rFonts w:hint="default"/>
      </w:rPr>
    </w:lvl>
  </w:abstractNum>
  <w:abstractNum w:abstractNumId="1149">
    <w:nsid w:val="596C3ADD"/>
    <w:multiLevelType w:val="multilevel"/>
    <w:tmpl w:val="44A873FA"/>
    <w:lvl w:ilvl="0">
      <w:start w:val="10"/>
      <w:numFmt w:val="decimal"/>
      <w:lvlText w:val="%1"/>
      <w:lvlJc w:val="left"/>
      <w:pPr>
        <w:tabs>
          <w:tab w:val="num" w:pos="390"/>
        </w:tabs>
        <w:ind w:left="390" w:hanging="390"/>
      </w:pPr>
      <w:rPr>
        <w:rFonts w:cs="Times New Roman" w:hint="default"/>
      </w:rPr>
    </w:lvl>
    <w:lvl w:ilvl="1">
      <w:start w:val="2"/>
      <w:numFmt w:val="decimal"/>
      <w:isLgl/>
      <w:lvlText w:val="%1.%2"/>
      <w:lvlJc w:val="left"/>
      <w:pPr>
        <w:tabs>
          <w:tab w:val="num" w:pos="795"/>
        </w:tabs>
        <w:ind w:left="795" w:hanging="795"/>
      </w:pPr>
      <w:rPr>
        <w:rFonts w:cs="Times New Roman" w:hint="default"/>
      </w:rPr>
    </w:lvl>
    <w:lvl w:ilvl="2">
      <w:start w:val="2"/>
      <w:numFmt w:val="decimal"/>
      <w:isLgl/>
      <w:lvlText w:val="%1.%2.%3"/>
      <w:lvlJc w:val="left"/>
      <w:pPr>
        <w:tabs>
          <w:tab w:val="num" w:pos="795"/>
        </w:tabs>
        <w:ind w:left="795" w:hanging="795"/>
      </w:pPr>
      <w:rPr>
        <w:rFonts w:cs="Times New Roman" w:hint="default"/>
      </w:rPr>
    </w:lvl>
    <w:lvl w:ilvl="3">
      <w:start w:val="6"/>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440"/>
        </w:tabs>
        <w:ind w:left="1440" w:hanging="144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2160"/>
        </w:tabs>
        <w:ind w:left="2160" w:hanging="216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1150">
    <w:nsid w:val="596C4ABB"/>
    <w:multiLevelType w:val="multilevel"/>
    <w:tmpl w:val="F7D438EE"/>
    <w:lvl w:ilvl="0">
      <w:numFmt w:val="bullet"/>
      <w:lvlText w:val="-"/>
      <w:lvlJc w:val="left"/>
      <w:pPr>
        <w:tabs>
          <w:tab w:val="num" w:pos="927"/>
        </w:tabs>
        <w:ind w:left="927" w:hanging="360"/>
      </w:pPr>
      <w:rPr>
        <w:rFonts w:ascii="Times New Roman" w:eastAsia="MS Mincho" w:hAnsi="Times New Roman" w:hint="default"/>
      </w:rPr>
    </w:lvl>
    <w:lvl w:ilvl="1" w:tentative="1">
      <w:start w:val="1"/>
      <w:numFmt w:val="bullet"/>
      <w:lvlText w:val="o"/>
      <w:lvlJc w:val="left"/>
      <w:pPr>
        <w:tabs>
          <w:tab w:val="num" w:pos="1647"/>
        </w:tabs>
        <w:ind w:left="1647" w:hanging="360"/>
      </w:pPr>
      <w:rPr>
        <w:rFonts w:ascii="Courier New" w:hAnsi="Courier New" w:hint="default"/>
      </w:rPr>
    </w:lvl>
    <w:lvl w:ilvl="2" w:tentative="1">
      <w:start w:val="1"/>
      <w:numFmt w:val="bullet"/>
      <w:lvlText w:val=""/>
      <w:lvlJc w:val="left"/>
      <w:pPr>
        <w:tabs>
          <w:tab w:val="num" w:pos="2367"/>
        </w:tabs>
        <w:ind w:left="2367" w:hanging="360"/>
      </w:pPr>
      <w:rPr>
        <w:rFonts w:ascii="Wingdings" w:hAnsi="Wingdings" w:hint="default"/>
      </w:rPr>
    </w:lvl>
    <w:lvl w:ilvl="3" w:tentative="1">
      <w:start w:val="1"/>
      <w:numFmt w:val="bullet"/>
      <w:lvlText w:val=""/>
      <w:lvlJc w:val="left"/>
      <w:pPr>
        <w:tabs>
          <w:tab w:val="num" w:pos="3087"/>
        </w:tabs>
        <w:ind w:left="3087" w:hanging="360"/>
      </w:pPr>
      <w:rPr>
        <w:rFonts w:ascii="Symbol" w:hAnsi="Symbol" w:hint="default"/>
      </w:rPr>
    </w:lvl>
    <w:lvl w:ilvl="4" w:tentative="1">
      <w:start w:val="1"/>
      <w:numFmt w:val="bullet"/>
      <w:lvlText w:val="o"/>
      <w:lvlJc w:val="left"/>
      <w:pPr>
        <w:tabs>
          <w:tab w:val="num" w:pos="3807"/>
        </w:tabs>
        <w:ind w:left="3807" w:hanging="360"/>
      </w:pPr>
      <w:rPr>
        <w:rFonts w:ascii="Courier New" w:hAnsi="Courier New" w:hint="default"/>
      </w:rPr>
    </w:lvl>
    <w:lvl w:ilvl="5" w:tentative="1">
      <w:start w:val="1"/>
      <w:numFmt w:val="bullet"/>
      <w:lvlText w:val=""/>
      <w:lvlJc w:val="left"/>
      <w:pPr>
        <w:tabs>
          <w:tab w:val="num" w:pos="4527"/>
        </w:tabs>
        <w:ind w:left="4527" w:hanging="360"/>
      </w:pPr>
      <w:rPr>
        <w:rFonts w:ascii="Wingdings" w:hAnsi="Wingdings" w:hint="default"/>
      </w:rPr>
    </w:lvl>
    <w:lvl w:ilvl="6" w:tentative="1">
      <w:start w:val="1"/>
      <w:numFmt w:val="bullet"/>
      <w:lvlText w:val=""/>
      <w:lvlJc w:val="left"/>
      <w:pPr>
        <w:tabs>
          <w:tab w:val="num" w:pos="5247"/>
        </w:tabs>
        <w:ind w:left="5247" w:hanging="360"/>
      </w:pPr>
      <w:rPr>
        <w:rFonts w:ascii="Symbol" w:hAnsi="Symbol" w:hint="default"/>
      </w:rPr>
    </w:lvl>
    <w:lvl w:ilvl="7" w:tentative="1">
      <w:start w:val="1"/>
      <w:numFmt w:val="bullet"/>
      <w:lvlText w:val="o"/>
      <w:lvlJc w:val="left"/>
      <w:pPr>
        <w:tabs>
          <w:tab w:val="num" w:pos="5967"/>
        </w:tabs>
        <w:ind w:left="5967" w:hanging="360"/>
      </w:pPr>
      <w:rPr>
        <w:rFonts w:ascii="Courier New" w:hAnsi="Courier New" w:hint="default"/>
      </w:rPr>
    </w:lvl>
    <w:lvl w:ilvl="8" w:tentative="1">
      <w:start w:val="1"/>
      <w:numFmt w:val="bullet"/>
      <w:lvlText w:val=""/>
      <w:lvlJc w:val="left"/>
      <w:pPr>
        <w:tabs>
          <w:tab w:val="num" w:pos="6687"/>
        </w:tabs>
        <w:ind w:left="6687" w:hanging="360"/>
      </w:pPr>
      <w:rPr>
        <w:rFonts w:ascii="Wingdings" w:hAnsi="Wingdings" w:hint="default"/>
      </w:rPr>
    </w:lvl>
  </w:abstractNum>
  <w:abstractNum w:abstractNumId="1151">
    <w:nsid w:val="5974746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52">
    <w:nsid w:val="598761B9"/>
    <w:multiLevelType w:val="multilevel"/>
    <w:tmpl w:val="A96659D6"/>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53">
    <w:nsid w:val="599202F8"/>
    <w:multiLevelType w:val="multilevel"/>
    <w:tmpl w:val="24FAD4B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54">
    <w:nsid w:val="59A14A1F"/>
    <w:multiLevelType w:val="singleLevel"/>
    <w:tmpl w:val="AF503D9C"/>
    <w:lvl w:ilvl="0">
      <w:start w:val="1"/>
      <w:numFmt w:val="bullet"/>
      <w:lvlText w:val=""/>
      <w:lvlJc w:val="left"/>
      <w:pPr>
        <w:tabs>
          <w:tab w:val="num" w:pos="360"/>
        </w:tabs>
        <w:ind w:left="360" w:hanging="360"/>
      </w:pPr>
      <w:rPr>
        <w:rFonts w:ascii="Symbol" w:hAnsi="Symbol" w:hint="default"/>
      </w:rPr>
    </w:lvl>
  </w:abstractNum>
  <w:abstractNum w:abstractNumId="1155">
    <w:nsid w:val="59B41F68"/>
    <w:multiLevelType w:val="multilevel"/>
    <w:tmpl w:val="371ECBD0"/>
    <w:lvl w:ilvl="0">
      <w:start w:val="1"/>
      <w:numFmt w:val="bullet"/>
      <w:lvlText w:val=""/>
      <w:lvlJc w:val="left"/>
      <w:pPr>
        <w:tabs>
          <w:tab w:val="num" w:pos="1080"/>
        </w:tabs>
        <w:ind w:left="1080" w:hanging="360"/>
      </w:pPr>
      <w:rPr>
        <w:rFonts w:ascii="Wingdings" w:hAnsi="Wingdings" w:hint="default"/>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5."/>
      <w:legacy w:legacy="1" w:legacySpace="144" w:legacyIndent="0"/>
      <w:lvlJc w:val="left"/>
      <w:rPr>
        <w:rFonts w:cs="Times New Roman"/>
      </w:rPr>
    </w:lvl>
    <w:lvl w:ilvl="5">
      <w:start w:val="1"/>
      <w:numFmt w:val="none"/>
      <w:suff w:val="nothing"/>
      <w:lvlText w:val=""/>
      <w:lvlJc w:val="left"/>
      <w:rPr>
        <w:rFonts w:cs="Times New Roman"/>
      </w:rPr>
    </w:lvl>
    <w:lvl w:ilvl="6">
      <w:start w:val="1"/>
      <w:numFmt w:val="decimal"/>
      <w:lvlText w:val=".%7"/>
      <w:legacy w:legacy="1" w:legacySpace="144" w:legacyIndent="0"/>
      <w:lvlJc w:val="left"/>
      <w:rPr>
        <w:rFonts w:cs="Times New Roman"/>
      </w:rPr>
    </w:lvl>
    <w:lvl w:ilvl="7">
      <w:start w:val="1"/>
      <w:numFmt w:val="decimal"/>
      <w:lvlText w:val=".%7.%8"/>
      <w:legacy w:legacy="1" w:legacySpace="144" w:legacyIndent="0"/>
      <w:lvlJc w:val="left"/>
      <w:rPr>
        <w:rFonts w:cs="Times New Roman"/>
      </w:rPr>
    </w:lvl>
    <w:lvl w:ilvl="8">
      <w:start w:val="1"/>
      <w:numFmt w:val="decimal"/>
      <w:lvlText w:val=".%7.%8.%9"/>
      <w:legacy w:legacy="1" w:legacySpace="144" w:legacyIndent="0"/>
      <w:lvlJc w:val="left"/>
      <w:rPr>
        <w:rFonts w:cs="Times New Roman"/>
      </w:rPr>
    </w:lvl>
  </w:abstractNum>
  <w:abstractNum w:abstractNumId="1156">
    <w:nsid w:val="59BD012D"/>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57">
    <w:nsid w:val="59C479FD"/>
    <w:multiLevelType w:val="singleLevel"/>
    <w:tmpl w:val="4688421C"/>
    <w:lvl w:ilvl="0">
      <w:start w:val="1"/>
      <w:numFmt w:val="bullet"/>
      <w:lvlText w:val=""/>
      <w:lvlJc w:val="left"/>
      <w:pPr>
        <w:tabs>
          <w:tab w:val="num" w:pos="360"/>
        </w:tabs>
        <w:ind w:left="360" w:hanging="360"/>
      </w:pPr>
      <w:rPr>
        <w:rFonts w:ascii="Wingdings" w:hAnsi="Wingdings" w:hint="default"/>
        <w:sz w:val="14"/>
      </w:rPr>
    </w:lvl>
  </w:abstractNum>
  <w:abstractNum w:abstractNumId="1158">
    <w:nsid w:val="59C5170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59">
    <w:nsid w:val="59FE2A90"/>
    <w:multiLevelType w:val="multilevel"/>
    <w:tmpl w:val="E81ABAC4"/>
    <w:lvl w:ilvl="0">
      <w:start w:val="1"/>
      <w:numFmt w:val="lowerLetter"/>
      <w:lvlText w:val="%1)"/>
      <w:lvlJc w:val="left"/>
      <w:pPr>
        <w:tabs>
          <w:tab w:val="num" w:pos="792"/>
        </w:tabs>
        <w:ind w:left="792" w:hanging="360"/>
      </w:pPr>
      <w:rPr>
        <w:rFonts w:cs="Times New Roman" w:hint="default"/>
      </w:rPr>
    </w:lvl>
    <w:lvl w:ilvl="1" w:tentative="1">
      <w:start w:val="1"/>
      <w:numFmt w:val="lowerLetter"/>
      <w:lvlText w:val="%2."/>
      <w:lvlJc w:val="left"/>
      <w:pPr>
        <w:tabs>
          <w:tab w:val="num" w:pos="1512"/>
        </w:tabs>
        <w:ind w:left="1512" w:hanging="360"/>
      </w:pPr>
      <w:rPr>
        <w:rFonts w:cs="Times New Roman"/>
      </w:rPr>
    </w:lvl>
    <w:lvl w:ilvl="2" w:tentative="1">
      <w:start w:val="1"/>
      <w:numFmt w:val="lowerRoman"/>
      <w:lvlText w:val="%3."/>
      <w:lvlJc w:val="right"/>
      <w:pPr>
        <w:tabs>
          <w:tab w:val="num" w:pos="2232"/>
        </w:tabs>
        <w:ind w:left="2232" w:hanging="180"/>
      </w:pPr>
      <w:rPr>
        <w:rFonts w:cs="Times New Roman"/>
      </w:rPr>
    </w:lvl>
    <w:lvl w:ilvl="3" w:tentative="1">
      <w:start w:val="1"/>
      <w:numFmt w:val="decimal"/>
      <w:lvlText w:val="%4."/>
      <w:lvlJc w:val="left"/>
      <w:pPr>
        <w:tabs>
          <w:tab w:val="num" w:pos="2952"/>
        </w:tabs>
        <w:ind w:left="2952" w:hanging="360"/>
      </w:pPr>
      <w:rPr>
        <w:rFonts w:cs="Times New Roman"/>
      </w:rPr>
    </w:lvl>
    <w:lvl w:ilvl="4" w:tentative="1">
      <w:start w:val="1"/>
      <w:numFmt w:val="lowerLetter"/>
      <w:lvlText w:val="%5."/>
      <w:lvlJc w:val="left"/>
      <w:pPr>
        <w:tabs>
          <w:tab w:val="num" w:pos="3672"/>
        </w:tabs>
        <w:ind w:left="3672" w:hanging="360"/>
      </w:pPr>
      <w:rPr>
        <w:rFonts w:cs="Times New Roman"/>
      </w:rPr>
    </w:lvl>
    <w:lvl w:ilvl="5" w:tentative="1">
      <w:start w:val="1"/>
      <w:numFmt w:val="lowerRoman"/>
      <w:lvlText w:val="%6."/>
      <w:lvlJc w:val="right"/>
      <w:pPr>
        <w:tabs>
          <w:tab w:val="num" w:pos="4392"/>
        </w:tabs>
        <w:ind w:left="4392" w:hanging="180"/>
      </w:pPr>
      <w:rPr>
        <w:rFonts w:cs="Times New Roman"/>
      </w:rPr>
    </w:lvl>
    <w:lvl w:ilvl="6" w:tentative="1">
      <w:start w:val="1"/>
      <w:numFmt w:val="decimal"/>
      <w:lvlText w:val="%7."/>
      <w:lvlJc w:val="left"/>
      <w:pPr>
        <w:tabs>
          <w:tab w:val="num" w:pos="5112"/>
        </w:tabs>
        <w:ind w:left="5112" w:hanging="360"/>
      </w:pPr>
      <w:rPr>
        <w:rFonts w:cs="Times New Roman"/>
      </w:rPr>
    </w:lvl>
    <w:lvl w:ilvl="7" w:tentative="1">
      <w:start w:val="1"/>
      <w:numFmt w:val="lowerLetter"/>
      <w:lvlText w:val="%8."/>
      <w:lvlJc w:val="left"/>
      <w:pPr>
        <w:tabs>
          <w:tab w:val="num" w:pos="5832"/>
        </w:tabs>
        <w:ind w:left="5832" w:hanging="360"/>
      </w:pPr>
      <w:rPr>
        <w:rFonts w:cs="Times New Roman"/>
      </w:rPr>
    </w:lvl>
    <w:lvl w:ilvl="8" w:tentative="1">
      <w:start w:val="1"/>
      <w:numFmt w:val="lowerRoman"/>
      <w:lvlText w:val="%9."/>
      <w:lvlJc w:val="right"/>
      <w:pPr>
        <w:tabs>
          <w:tab w:val="num" w:pos="6552"/>
        </w:tabs>
        <w:ind w:left="6552" w:hanging="180"/>
      </w:pPr>
      <w:rPr>
        <w:rFonts w:cs="Times New Roman"/>
      </w:rPr>
    </w:lvl>
  </w:abstractNum>
  <w:abstractNum w:abstractNumId="1160">
    <w:nsid w:val="5A052B8B"/>
    <w:multiLevelType w:val="singleLevel"/>
    <w:tmpl w:val="FFFFFFFF"/>
    <w:lvl w:ilvl="0">
      <w:start w:val="1"/>
      <w:numFmt w:val="bullet"/>
      <w:lvlText w:val=""/>
      <w:legacy w:legacy="1" w:legacySpace="0" w:legacyIndent="283"/>
      <w:lvlJc w:val="left"/>
      <w:pPr>
        <w:ind w:left="1133" w:hanging="283"/>
      </w:pPr>
      <w:rPr>
        <w:rFonts w:ascii="Wingdings" w:hAnsi="Wingdings" w:hint="default"/>
      </w:rPr>
    </w:lvl>
  </w:abstractNum>
  <w:abstractNum w:abstractNumId="1161">
    <w:nsid w:val="5A1E0620"/>
    <w:multiLevelType w:val="singleLevel"/>
    <w:tmpl w:val="49909D46"/>
    <w:lvl w:ilvl="0">
      <w:start w:val="1"/>
      <w:numFmt w:val="decimal"/>
      <w:lvlText w:val="%1."/>
      <w:lvlJc w:val="left"/>
      <w:pPr>
        <w:tabs>
          <w:tab w:val="num" w:pos="195"/>
        </w:tabs>
        <w:ind w:left="195" w:hanging="195"/>
      </w:pPr>
      <w:rPr>
        <w:rFonts w:cs="Times New Roman" w:hint="eastAsia"/>
      </w:rPr>
    </w:lvl>
  </w:abstractNum>
  <w:abstractNum w:abstractNumId="1162">
    <w:nsid w:val="5A442A78"/>
    <w:multiLevelType w:val="multilevel"/>
    <w:tmpl w:val="98A21168"/>
    <w:lvl w:ilvl="0">
      <w:start w:val="5"/>
      <w:numFmt w:val="bullet"/>
      <w:lvlText w:val="-"/>
      <w:lvlJc w:val="left"/>
      <w:pPr>
        <w:tabs>
          <w:tab w:val="num" w:pos="360"/>
        </w:tabs>
        <w:ind w:left="360" w:hanging="360"/>
      </w:pPr>
      <w:rPr>
        <w:rFonts w:ascii="Times New Roman" w:eastAsia="Arial Unicode MS" w:hAnsi="Times New Roman" w:hint="default"/>
      </w:rPr>
    </w:lvl>
    <w:lvl w:ilvl="1">
      <w:start w:val="1"/>
      <w:numFmt w:val="bullet"/>
      <w:lvlText w:val="o"/>
      <w:lvlJc w:val="left"/>
      <w:pPr>
        <w:tabs>
          <w:tab w:val="num" w:pos="1080"/>
        </w:tabs>
        <w:ind w:left="1080" w:hanging="360"/>
      </w:pPr>
      <w:rPr>
        <w:rFonts w:ascii="Courier New" w:hAnsi="Courier New" w:hint="default"/>
      </w:rPr>
    </w:lvl>
    <w:lvl w:ilvl="2">
      <w:start w:val="8"/>
      <w:numFmt w:val="decimal"/>
      <w:lvlText w:val="%3)"/>
      <w:lvlJc w:val="left"/>
      <w:pPr>
        <w:tabs>
          <w:tab w:val="num" w:pos="1800"/>
        </w:tabs>
        <w:ind w:left="1800" w:hanging="360"/>
      </w:pPr>
      <w:rPr>
        <w:rFonts w:cs="Times New Roman"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163">
    <w:nsid w:val="5A524D6F"/>
    <w:multiLevelType w:val="multilevel"/>
    <w:tmpl w:val="D9AEA69E"/>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64">
    <w:nsid w:val="5A621ECF"/>
    <w:multiLevelType w:val="singleLevel"/>
    <w:tmpl w:val="86B20484"/>
    <w:lvl w:ilvl="0">
      <w:numFmt w:val="bullet"/>
      <w:lvlText w:val="-"/>
      <w:lvlJc w:val="left"/>
      <w:pPr>
        <w:tabs>
          <w:tab w:val="num" w:pos="360"/>
        </w:tabs>
        <w:ind w:left="360" w:hanging="360"/>
      </w:pPr>
      <w:rPr>
        <w:rFonts w:ascii="Times New Roman" w:hAnsi="Times New Roman" w:hint="default"/>
      </w:rPr>
    </w:lvl>
  </w:abstractNum>
  <w:abstractNum w:abstractNumId="1165">
    <w:nsid w:val="5A6B0D79"/>
    <w:multiLevelType w:val="multilevel"/>
    <w:tmpl w:val="B0005EEA"/>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166">
    <w:nsid w:val="5A7B77E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67">
    <w:nsid w:val="5A900FB6"/>
    <w:multiLevelType w:val="singleLevel"/>
    <w:tmpl w:val="CC2E967A"/>
    <w:lvl w:ilvl="0">
      <w:start w:val="2"/>
      <w:numFmt w:val="decimal"/>
      <w:lvlText w:val="%1."/>
      <w:lvlJc w:val="left"/>
      <w:pPr>
        <w:tabs>
          <w:tab w:val="num" w:pos="644"/>
        </w:tabs>
        <w:ind w:left="644" w:hanging="360"/>
      </w:pPr>
      <w:rPr>
        <w:rFonts w:cs="Times New Roman" w:hint="default"/>
      </w:rPr>
    </w:lvl>
  </w:abstractNum>
  <w:abstractNum w:abstractNumId="1168">
    <w:nsid w:val="5AA53F2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69">
    <w:nsid w:val="5AD56DE4"/>
    <w:multiLevelType w:val="multilevel"/>
    <w:tmpl w:val="0DA4A6A6"/>
    <w:lvl w:ilvl="0">
      <w:start w:val="1"/>
      <w:numFmt w:val="bullet"/>
      <w:lvlText w:val=""/>
      <w:lvlJc w:val="left"/>
      <w:pPr>
        <w:tabs>
          <w:tab w:val="num" w:pos="360"/>
        </w:tabs>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70">
    <w:nsid w:val="5AD9075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71">
    <w:nsid w:val="5B0922A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72">
    <w:nsid w:val="5B0B7540"/>
    <w:multiLevelType w:val="singleLevel"/>
    <w:tmpl w:val="19BCA36A"/>
    <w:lvl w:ilvl="0">
      <w:start w:val="1"/>
      <w:numFmt w:val="decimal"/>
      <w:lvlText w:val="A1.%1."/>
      <w:lvlJc w:val="left"/>
      <w:pPr>
        <w:tabs>
          <w:tab w:val="num" w:pos="1080"/>
        </w:tabs>
        <w:ind w:left="360" w:hanging="360"/>
      </w:pPr>
      <w:rPr>
        <w:rFonts w:cs="Times New Roman"/>
      </w:rPr>
    </w:lvl>
  </w:abstractNum>
  <w:abstractNum w:abstractNumId="1173">
    <w:nsid w:val="5B0D4B07"/>
    <w:multiLevelType w:val="multilevel"/>
    <w:tmpl w:val="8CECCED8"/>
    <w:lvl w:ilvl="0">
      <w:start w:val="9"/>
      <w:numFmt w:val="bullet"/>
      <w:lvlText w:val="-"/>
      <w:lvlJc w:val="left"/>
      <w:pPr>
        <w:tabs>
          <w:tab w:val="num" w:pos="644"/>
        </w:tabs>
        <w:ind w:left="644" w:hanging="360"/>
      </w:pPr>
      <w:rPr>
        <w:rFonts w:ascii="Times New Roman" w:eastAsia="MS Mincho"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1174">
    <w:nsid w:val="5B1B75A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75">
    <w:nsid w:val="5B284549"/>
    <w:multiLevelType w:val="singleLevel"/>
    <w:tmpl w:val="5AD28732"/>
    <w:lvl w:ilvl="0">
      <w:start w:val="1"/>
      <w:numFmt w:val="bullet"/>
      <w:lvlText w:val=""/>
      <w:lvlJc w:val="left"/>
      <w:pPr>
        <w:tabs>
          <w:tab w:val="num" w:pos="851"/>
        </w:tabs>
        <w:ind w:left="851" w:hanging="397"/>
      </w:pPr>
      <w:rPr>
        <w:rFonts w:ascii="Symbol" w:hAnsi="Symbol" w:hint="default"/>
      </w:rPr>
    </w:lvl>
  </w:abstractNum>
  <w:abstractNum w:abstractNumId="1176">
    <w:nsid w:val="5B7E37AD"/>
    <w:multiLevelType w:val="multilevel"/>
    <w:tmpl w:val="5244942E"/>
    <w:lvl w:ilvl="0">
      <w:start w:val="1"/>
      <w:numFmt w:val="bullet"/>
      <w:lvlText w:val=""/>
      <w:lvlJc w:val="left"/>
      <w:pPr>
        <w:tabs>
          <w:tab w:val="num" w:pos="454"/>
        </w:tabs>
        <w:ind w:left="454" w:hanging="397"/>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77">
    <w:nsid w:val="5B8667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78">
    <w:nsid w:val="5B89523D"/>
    <w:multiLevelType w:val="multilevel"/>
    <w:tmpl w:val="F8C2AEC4"/>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179">
    <w:nsid w:val="5B9C377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80">
    <w:nsid w:val="5BA9307F"/>
    <w:multiLevelType w:val="multilevel"/>
    <w:tmpl w:val="7D40665A"/>
    <w:lvl w:ilvl="0">
      <w:start w:val="1"/>
      <w:numFmt w:val="bullet"/>
      <w:lvlText w:val=""/>
      <w:lvlJc w:val="left"/>
      <w:pPr>
        <w:tabs>
          <w:tab w:val="num" w:pos="360"/>
        </w:tabs>
      </w:pPr>
      <w:rPr>
        <w:rFonts w:ascii="Wingdings" w:hAnsi="Wingdings"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81">
    <w:nsid w:val="5BAE5DC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82">
    <w:nsid w:val="5BD37E84"/>
    <w:multiLevelType w:val="multilevel"/>
    <w:tmpl w:val="C4A69E9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83">
    <w:nsid w:val="5C0B6B0D"/>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184">
    <w:nsid w:val="5C200D7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85">
    <w:nsid w:val="5C3B7F8F"/>
    <w:multiLevelType w:val="multilevel"/>
    <w:tmpl w:val="088A1652"/>
    <w:lvl w:ilvl="0">
      <w:start w:val="1"/>
      <w:numFmt w:val="lowerLetter"/>
      <w:lvlText w:val="%1)"/>
      <w:lvlJc w:val="left"/>
      <w:pPr>
        <w:tabs>
          <w:tab w:val="num" w:pos="1380"/>
        </w:tabs>
        <w:ind w:left="1380" w:hanging="840"/>
      </w:pPr>
      <w:rPr>
        <w:rFonts w:cs="Times New Roman" w:hint="default"/>
      </w:rPr>
    </w:lvl>
    <w:lvl w:ilvl="1" w:tentative="1">
      <w:start w:val="1"/>
      <w:numFmt w:val="lowerLetter"/>
      <w:lvlText w:val="%2."/>
      <w:lvlJc w:val="left"/>
      <w:pPr>
        <w:tabs>
          <w:tab w:val="num" w:pos="1620"/>
        </w:tabs>
        <w:ind w:left="1620" w:hanging="360"/>
      </w:pPr>
      <w:rPr>
        <w:rFonts w:cs="Times New Roman"/>
      </w:rPr>
    </w:lvl>
    <w:lvl w:ilvl="2" w:tentative="1">
      <w:start w:val="1"/>
      <w:numFmt w:val="lowerRoman"/>
      <w:lvlText w:val="%3."/>
      <w:lvlJc w:val="right"/>
      <w:pPr>
        <w:tabs>
          <w:tab w:val="num" w:pos="2340"/>
        </w:tabs>
        <w:ind w:left="2340" w:hanging="180"/>
      </w:pPr>
      <w:rPr>
        <w:rFonts w:cs="Times New Roman"/>
      </w:rPr>
    </w:lvl>
    <w:lvl w:ilvl="3" w:tentative="1">
      <w:start w:val="1"/>
      <w:numFmt w:val="decimal"/>
      <w:lvlText w:val="%4."/>
      <w:lvlJc w:val="left"/>
      <w:pPr>
        <w:tabs>
          <w:tab w:val="num" w:pos="3060"/>
        </w:tabs>
        <w:ind w:left="3060" w:hanging="360"/>
      </w:pPr>
      <w:rPr>
        <w:rFonts w:cs="Times New Roman"/>
      </w:rPr>
    </w:lvl>
    <w:lvl w:ilvl="4" w:tentative="1">
      <w:start w:val="1"/>
      <w:numFmt w:val="lowerLetter"/>
      <w:lvlText w:val="%5."/>
      <w:lvlJc w:val="left"/>
      <w:pPr>
        <w:tabs>
          <w:tab w:val="num" w:pos="3780"/>
        </w:tabs>
        <w:ind w:left="3780" w:hanging="360"/>
      </w:pPr>
      <w:rPr>
        <w:rFonts w:cs="Times New Roman"/>
      </w:rPr>
    </w:lvl>
    <w:lvl w:ilvl="5" w:tentative="1">
      <w:start w:val="1"/>
      <w:numFmt w:val="lowerRoman"/>
      <w:lvlText w:val="%6."/>
      <w:lvlJc w:val="right"/>
      <w:pPr>
        <w:tabs>
          <w:tab w:val="num" w:pos="4500"/>
        </w:tabs>
        <w:ind w:left="4500" w:hanging="180"/>
      </w:pPr>
      <w:rPr>
        <w:rFonts w:cs="Times New Roman"/>
      </w:rPr>
    </w:lvl>
    <w:lvl w:ilvl="6" w:tentative="1">
      <w:start w:val="1"/>
      <w:numFmt w:val="decimal"/>
      <w:lvlText w:val="%7."/>
      <w:lvlJc w:val="left"/>
      <w:pPr>
        <w:tabs>
          <w:tab w:val="num" w:pos="5220"/>
        </w:tabs>
        <w:ind w:left="5220" w:hanging="360"/>
      </w:pPr>
      <w:rPr>
        <w:rFonts w:cs="Times New Roman"/>
      </w:rPr>
    </w:lvl>
    <w:lvl w:ilvl="7" w:tentative="1">
      <w:start w:val="1"/>
      <w:numFmt w:val="lowerLetter"/>
      <w:lvlText w:val="%8."/>
      <w:lvlJc w:val="left"/>
      <w:pPr>
        <w:tabs>
          <w:tab w:val="num" w:pos="5940"/>
        </w:tabs>
        <w:ind w:left="5940" w:hanging="360"/>
      </w:pPr>
      <w:rPr>
        <w:rFonts w:cs="Times New Roman"/>
      </w:rPr>
    </w:lvl>
    <w:lvl w:ilvl="8" w:tentative="1">
      <w:start w:val="1"/>
      <w:numFmt w:val="lowerRoman"/>
      <w:lvlText w:val="%9."/>
      <w:lvlJc w:val="right"/>
      <w:pPr>
        <w:tabs>
          <w:tab w:val="num" w:pos="6660"/>
        </w:tabs>
        <w:ind w:left="6660" w:hanging="180"/>
      </w:pPr>
      <w:rPr>
        <w:rFonts w:cs="Times New Roman"/>
      </w:rPr>
    </w:lvl>
  </w:abstractNum>
  <w:abstractNum w:abstractNumId="1186">
    <w:nsid w:val="5C433306"/>
    <w:multiLevelType w:val="singleLevel"/>
    <w:tmpl w:val="D34237CC"/>
    <w:lvl w:ilvl="0">
      <w:numFmt w:val="bullet"/>
      <w:lvlText w:val="-"/>
      <w:lvlJc w:val="left"/>
      <w:pPr>
        <w:tabs>
          <w:tab w:val="num" w:pos="1068"/>
        </w:tabs>
        <w:ind w:left="1068" w:hanging="360"/>
      </w:pPr>
      <w:rPr>
        <w:rFonts w:hint="default"/>
      </w:rPr>
    </w:lvl>
  </w:abstractNum>
  <w:abstractNum w:abstractNumId="1187">
    <w:nsid w:val="5C4766D8"/>
    <w:multiLevelType w:val="singleLevel"/>
    <w:tmpl w:val="BF500180"/>
    <w:lvl w:ilvl="0">
      <w:start w:val="1"/>
      <w:numFmt w:val="bullet"/>
      <w:lvlText w:val=""/>
      <w:lvlJc w:val="left"/>
      <w:pPr>
        <w:tabs>
          <w:tab w:val="num" w:pos="360"/>
        </w:tabs>
        <w:ind w:left="360" w:hanging="360"/>
      </w:pPr>
      <w:rPr>
        <w:rFonts w:ascii="Symbol" w:hAnsi="Symbol" w:hint="default"/>
        <w:color w:val="auto"/>
      </w:rPr>
    </w:lvl>
  </w:abstractNum>
  <w:abstractNum w:abstractNumId="1188">
    <w:nsid w:val="5C62613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89">
    <w:nsid w:val="5C7713A8"/>
    <w:multiLevelType w:val="multilevel"/>
    <w:tmpl w:val="C08AFA44"/>
    <w:lvl w:ilvl="0">
      <w:start w:val="1"/>
      <w:numFmt w:val="bullet"/>
      <w:lvlText w:val=""/>
      <w:lvlJc w:val="left"/>
      <w:pPr>
        <w:tabs>
          <w:tab w:val="num" w:pos="720"/>
        </w:tabs>
        <w:ind w:left="720" w:hanging="360"/>
      </w:pPr>
      <w:rPr>
        <w:rFonts w:ascii="Symbol" w:hAnsi="Symbol" w:hint="default"/>
        <w:color w:val="auto"/>
        <w:sz w:val="22"/>
      </w:rPr>
    </w:lvl>
    <w:lvl w:ilvl="1">
      <w:start w:val="1"/>
      <w:numFmt w:val="lowerLetter"/>
      <w:lvlText w:val="%2."/>
      <w:lvlJc w:val="left"/>
      <w:pPr>
        <w:tabs>
          <w:tab w:val="num" w:pos="1800"/>
        </w:tabs>
        <w:ind w:left="1800" w:hanging="360"/>
      </w:pPr>
      <w:rPr>
        <w:rFonts w:cs="Times New Roman" w:hint="default"/>
        <w:sz w:val="22"/>
      </w:rPr>
    </w:lvl>
    <w:lvl w:ilvl="2" w:tentative="1">
      <w:start w:val="1"/>
      <w:numFmt w:val="lowerRoman"/>
      <w:lvlText w:val="%3."/>
      <w:lvlJc w:val="right"/>
      <w:pPr>
        <w:tabs>
          <w:tab w:val="num" w:pos="2520"/>
        </w:tabs>
        <w:ind w:left="2520" w:hanging="180"/>
      </w:pPr>
      <w:rPr>
        <w:rFonts w:cs="Times New Roman"/>
      </w:rPr>
    </w:lvl>
    <w:lvl w:ilvl="3" w:tentative="1">
      <w:start w:val="1"/>
      <w:numFmt w:val="decimal"/>
      <w:lvlText w:val="%4."/>
      <w:lvlJc w:val="left"/>
      <w:pPr>
        <w:tabs>
          <w:tab w:val="num" w:pos="3240"/>
        </w:tabs>
        <w:ind w:left="3240" w:hanging="360"/>
      </w:pPr>
      <w:rPr>
        <w:rFonts w:cs="Times New Roman"/>
      </w:rPr>
    </w:lvl>
    <w:lvl w:ilvl="4" w:tentative="1">
      <w:start w:val="1"/>
      <w:numFmt w:val="lowerLetter"/>
      <w:lvlText w:val="%5."/>
      <w:lvlJc w:val="left"/>
      <w:pPr>
        <w:tabs>
          <w:tab w:val="num" w:pos="3960"/>
        </w:tabs>
        <w:ind w:left="3960" w:hanging="360"/>
      </w:pPr>
      <w:rPr>
        <w:rFonts w:cs="Times New Roman"/>
      </w:rPr>
    </w:lvl>
    <w:lvl w:ilvl="5" w:tentative="1">
      <w:start w:val="1"/>
      <w:numFmt w:val="lowerRoman"/>
      <w:lvlText w:val="%6."/>
      <w:lvlJc w:val="right"/>
      <w:pPr>
        <w:tabs>
          <w:tab w:val="num" w:pos="4680"/>
        </w:tabs>
        <w:ind w:left="4680" w:hanging="180"/>
      </w:pPr>
      <w:rPr>
        <w:rFonts w:cs="Times New Roman"/>
      </w:rPr>
    </w:lvl>
    <w:lvl w:ilvl="6" w:tentative="1">
      <w:start w:val="1"/>
      <w:numFmt w:val="decimal"/>
      <w:lvlText w:val="%7."/>
      <w:lvlJc w:val="left"/>
      <w:pPr>
        <w:tabs>
          <w:tab w:val="num" w:pos="5400"/>
        </w:tabs>
        <w:ind w:left="5400" w:hanging="360"/>
      </w:pPr>
      <w:rPr>
        <w:rFonts w:cs="Times New Roman"/>
      </w:rPr>
    </w:lvl>
    <w:lvl w:ilvl="7" w:tentative="1">
      <w:start w:val="1"/>
      <w:numFmt w:val="lowerLetter"/>
      <w:lvlText w:val="%8."/>
      <w:lvlJc w:val="left"/>
      <w:pPr>
        <w:tabs>
          <w:tab w:val="num" w:pos="6120"/>
        </w:tabs>
        <w:ind w:left="6120" w:hanging="360"/>
      </w:pPr>
      <w:rPr>
        <w:rFonts w:cs="Times New Roman"/>
      </w:rPr>
    </w:lvl>
    <w:lvl w:ilvl="8" w:tentative="1">
      <w:start w:val="1"/>
      <w:numFmt w:val="lowerRoman"/>
      <w:lvlText w:val="%9."/>
      <w:lvlJc w:val="right"/>
      <w:pPr>
        <w:tabs>
          <w:tab w:val="num" w:pos="6840"/>
        </w:tabs>
        <w:ind w:left="6840" w:hanging="180"/>
      </w:pPr>
      <w:rPr>
        <w:rFonts w:cs="Times New Roman"/>
      </w:rPr>
    </w:lvl>
  </w:abstractNum>
  <w:abstractNum w:abstractNumId="1190">
    <w:nsid w:val="5C7C40A9"/>
    <w:multiLevelType w:val="multilevel"/>
    <w:tmpl w:val="660666D6"/>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191">
    <w:nsid w:val="5C9640E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192">
    <w:nsid w:val="5CBC5BE7"/>
    <w:multiLevelType w:val="singleLevel"/>
    <w:tmpl w:val="DC4251D6"/>
    <w:lvl w:ilvl="0">
      <w:start w:val="2"/>
      <w:numFmt w:val="decimal"/>
      <w:lvlText w:val="%1."/>
      <w:lvlJc w:val="left"/>
      <w:pPr>
        <w:tabs>
          <w:tab w:val="num" w:pos="1368"/>
        </w:tabs>
        <w:ind w:left="1368" w:hanging="360"/>
      </w:pPr>
      <w:rPr>
        <w:rFonts w:cs="Times New Roman" w:hint="default"/>
        <w:b w:val="0"/>
      </w:rPr>
    </w:lvl>
  </w:abstractNum>
  <w:abstractNum w:abstractNumId="1193">
    <w:nsid w:val="5D06057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94">
    <w:nsid w:val="5D2235C3"/>
    <w:multiLevelType w:val="multilevel"/>
    <w:tmpl w:val="4F0E5930"/>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195">
    <w:nsid w:val="5D2B1047"/>
    <w:multiLevelType w:val="multilevel"/>
    <w:tmpl w:val="51E2DDB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196">
    <w:nsid w:val="5D427F0F"/>
    <w:multiLevelType w:val="multilevel"/>
    <w:tmpl w:val="8B1AC4A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97">
    <w:nsid w:val="5D973543"/>
    <w:multiLevelType w:val="multilevel"/>
    <w:tmpl w:val="1EECB6BE"/>
    <w:lvl w:ilvl="0">
      <w:start w:val="1"/>
      <w:numFmt w:val="bullet"/>
      <w:lvlText w:val=""/>
      <w:lvlJc w:val="left"/>
      <w:pPr>
        <w:tabs>
          <w:tab w:val="num" w:pos="927"/>
        </w:tabs>
        <w:ind w:left="567"/>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98">
    <w:nsid w:val="5DA96CA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199">
    <w:nsid w:val="5DB52D7D"/>
    <w:multiLevelType w:val="singleLevel"/>
    <w:tmpl w:val="D34237CC"/>
    <w:lvl w:ilvl="0">
      <w:numFmt w:val="bullet"/>
      <w:lvlText w:val="-"/>
      <w:lvlJc w:val="left"/>
      <w:pPr>
        <w:tabs>
          <w:tab w:val="num" w:pos="1068"/>
        </w:tabs>
        <w:ind w:left="1068" w:hanging="360"/>
      </w:pPr>
      <w:rPr>
        <w:rFonts w:hint="default"/>
      </w:rPr>
    </w:lvl>
  </w:abstractNum>
  <w:abstractNum w:abstractNumId="1200">
    <w:nsid w:val="5E505B69"/>
    <w:multiLevelType w:val="multilevel"/>
    <w:tmpl w:val="CFD476E6"/>
    <w:lvl w:ilvl="0">
      <w:start w:val="1"/>
      <w:numFmt w:val="bullet"/>
      <w:lvlText w:val="-"/>
      <w:lvlJc w:val="left"/>
      <w:pPr>
        <w:tabs>
          <w:tab w:val="num" w:pos="643"/>
        </w:tabs>
        <w:ind w:left="623" w:hanging="34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01">
    <w:nsid w:val="5E5656E4"/>
    <w:multiLevelType w:val="multilevel"/>
    <w:tmpl w:val="04C2DEE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02">
    <w:nsid w:val="5E5F1B63"/>
    <w:multiLevelType w:val="singleLevel"/>
    <w:tmpl w:val="93DA74D0"/>
    <w:lvl w:ilvl="0">
      <w:start w:val="1"/>
      <w:numFmt w:val="bullet"/>
      <w:lvlText w:val=""/>
      <w:lvlJc w:val="left"/>
      <w:pPr>
        <w:tabs>
          <w:tab w:val="num" w:pos="360"/>
        </w:tabs>
        <w:ind w:left="360" w:hanging="360"/>
      </w:pPr>
      <w:rPr>
        <w:rFonts w:ascii="Symbol" w:hAnsi="Symbol" w:hint="default"/>
      </w:rPr>
    </w:lvl>
  </w:abstractNum>
  <w:abstractNum w:abstractNumId="1203">
    <w:nsid w:val="5E6358E1"/>
    <w:multiLevelType w:val="multilevel"/>
    <w:tmpl w:val="1184736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04">
    <w:nsid w:val="5E703B4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05">
    <w:nsid w:val="5E7A28C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06">
    <w:nsid w:val="5E8E34A0"/>
    <w:multiLevelType w:val="multilevel"/>
    <w:tmpl w:val="5A1EA664"/>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207">
    <w:nsid w:val="5E9A7AF6"/>
    <w:multiLevelType w:val="multilevel"/>
    <w:tmpl w:val="C408F88C"/>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208">
    <w:nsid w:val="5E9D04A6"/>
    <w:multiLevelType w:val="multilevel"/>
    <w:tmpl w:val="F20A08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209">
    <w:nsid w:val="5EA77817"/>
    <w:multiLevelType w:val="singleLevel"/>
    <w:tmpl w:val="00000000"/>
    <w:lvl w:ilvl="0">
      <w:start w:val="1"/>
      <w:numFmt w:val="decimal"/>
      <w:lvlText w:val="%1)"/>
      <w:legacy w:legacy="1" w:legacySpace="0" w:legacyIndent="283"/>
      <w:lvlJc w:val="left"/>
      <w:pPr>
        <w:ind w:left="850" w:hanging="283"/>
      </w:pPr>
      <w:rPr>
        <w:rFonts w:cs="Times New Roman"/>
      </w:rPr>
    </w:lvl>
  </w:abstractNum>
  <w:abstractNum w:abstractNumId="1210">
    <w:nsid w:val="5EB92F68"/>
    <w:multiLevelType w:val="singleLevel"/>
    <w:tmpl w:val="443E551C"/>
    <w:lvl w:ilvl="0">
      <w:start w:val="1"/>
      <w:numFmt w:val="bullet"/>
      <w:lvlText w:val=""/>
      <w:lvlJc w:val="left"/>
      <w:pPr>
        <w:tabs>
          <w:tab w:val="num" w:pos="360"/>
        </w:tabs>
        <w:ind w:left="360" w:hanging="360"/>
      </w:pPr>
      <w:rPr>
        <w:rFonts w:ascii="Wingdings" w:hAnsi="Wingdings" w:hint="default"/>
        <w:sz w:val="16"/>
      </w:rPr>
    </w:lvl>
  </w:abstractNum>
  <w:abstractNum w:abstractNumId="1211">
    <w:nsid w:val="5EDC6366"/>
    <w:multiLevelType w:val="multilevel"/>
    <w:tmpl w:val="D66EE66E"/>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12">
    <w:nsid w:val="5EE42E7B"/>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213">
    <w:nsid w:val="5F1A2529"/>
    <w:multiLevelType w:val="multilevel"/>
    <w:tmpl w:val="C0A6217A"/>
    <w:lvl w:ilvl="0">
      <w:start w:val="1"/>
      <w:numFmt w:val="bullet"/>
      <w:lvlText w:val=""/>
      <w:lvlJc w:val="left"/>
      <w:pPr>
        <w:tabs>
          <w:tab w:val="num" w:pos="700"/>
        </w:tabs>
        <w:ind w:left="34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14">
    <w:nsid w:val="5F1A3A12"/>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215">
    <w:nsid w:val="5F1B5921"/>
    <w:multiLevelType w:val="multilevel"/>
    <w:tmpl w:val="F20A08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216">
    <w:nsid w:val="5F36625B"/>
    <w:multiLevelType w:val="multilevel"/>
    <w:tmpl w:val="07FEF7E0"/>
    <w:lvl w:ilvl="0">
      <w:start w:val="1"/>
      <w:numFmt w:val="bullet"/>
      <w:lvlText w:val=""/>
      <w:lvlJc w:val="left"/>
      <w:pPr>
        <w:tabs>
          <w:tab w:val="num" w:pos="363"/>
        </w:tabs>
        <w:ind w:left="363" w:hanging="363"/>
      </w:pPr>
      <w:rPr>
        <w:rFonts w:ascii="Symbol" w:hAnsi="Symbol" w:hint="default"/>
      </w:rPr>
    </w:lvl>
    <w:lvl w:ilvl="1" w:tentative="1">
      <w:start w:val="1"/>
      <w:numFmt w:val="bullet"/>
      <w:lvlText w:val="o"/>
      <w:lvlJc w:val="left"/>
      <w:pPr>
        <w:tabs>
          <w:tab w:val="num" w:pos="11"/>
        </w:tabs>
        <w:ind w:left="11" w:hanging="360"/>
      </w:pPr>
      <w:rPr>
        <w:rFonts w:ascii="Courier New" w:hAnsi="Courier New" w:hint="default"/>
      </w:rPr>
    </w:lvl>
    <w:lvl w:ilvl="2" w:tentative="1">
      <w:start w:val="1"/>
      <w:numFmt w:val="bullet"/>
      <w:lvlText w:val=""/>
      <w:lvlJc w:val="left"/>
      <w:pPr>
        <w:tabs>
          <w:tab w:val="num" w:pos="731"/>
        </w:tabs>
        <w:ind w:left="731" w:hanging="360"/>
      </w:pPr>
      <w:rPr>
        <w:rFonts w:ascii="Wingdings" w:hAnsi="Wingdings" w:hint="default"/>
      </w:rPr>
    </w:lvl>
    <w:lvl w:ilvl="3" w:tentative="1">
      <w:start w:val="1"/>
      <w:numFmt w:val="bullet"/>
      <w:lvlText w:val=""/>
      <w:lvlJc w:val="left"/>
      <w:pPr>
        <w:tabs>
          <w:tab w:val="num" w:pos="1451"/>
        </w:tabs>
        <w:ind w:left="1451" w:hanging="360"/>
      </w:pPr>
      <w:rPr>
        <w:rFonts w:ascii="Symbol" w:hAnsi="Symbol" w:hint="default"/>
      </w:rPr>
    </w:lvl>
    <w:lvl w:ilvl="4" w:tentative="1">
      <w:start w:val="1"/>
      <w:numFmt w:val="bullet"/>
      <w:lvlText w:val="o"/>
      <w:lvlJc w:val="left"/>
      <w:pPr>
        <w:tabs>
          <w:tab w:val="num" w:pos="2171"/>
        </w:tabs>
        <w:ind w:left="2171" w:hanging="360"/>
      </w:pPr>
      <w:rPr>
        <w:rFonts w:ascii="Courier New" w:hAnsi="Courier New" w:hint="default"/>
      </w:rPr>
    </w:lvl>
    <w:lvl w:ilvl="5" w:tentative="1">
      <w:start w:val="1"/>
      <w:numFmt w:val="bullet"/>
      <w:lvlText w:val=""/>
      <w:lvlJc w:val="left"/>
      <w:pPr>
        <w:tabs>
          <w:tab w:val="num" w:pos="2891"/>
        </w:tabs>
        <w:ind w:left="2891" w:hanging="360"/>
      </w:pPr>
      <w:rPr>
        <w:rFonts w:ascii="Wingdings" w:hAnsi="Wingdings" w:hint="default"/>
      </w:rPr>
    </w:lvl>
    <w:lvl w:ilvl="6" w:tentative="1">
      <w:start w:val="1"/>
      <w:numFmt w:val="bullet"/>
      <w:lvlText w:val=""/>
      <w:lvlJc w:val="left"/>
      <w:pPr>
        <w:tabs>
          <w:tab w:val="num" w:pos="3611"/>
        </w:tabs>
        <w:ind w:left="3611" w:hanging="360"/>
      </w:pPr>
      <w:rPr>
        <w:rFonts w:ascii="Symbol" w:hAnsi="Symbol" w:hint="default"/>
      </w:rPr>
    </w:lvl>
    <w:lvl w:ilvl="7" w:tentative="1">
      <w:start w:val="1"/>
      <w:numFmt w:val="bullet"/>
      <w:lvlText w:val="o"/>
      <w:lvlJc w:val="left"/>
      <w:pPr>
        <w:tabs>
          <w:tab w:val="num" w:pos="4331"/>
        </w:tabs>
        <w:ind w:left="4331" w:hanging="360"/>
      </w:pPr>
      <w:rPr>
        <w:rFonts w:ascii="Courier New" w:hAnsi="Courier New" w:hint="default"/>
      </w:rPr>
    </w:lvl>
    <w:lvl w:ilvl="8" w:tentative="1">
      <w:start w:val="1"/>
      <w:numFmt w:val="bullet"/>
      <w:lvlText w:val=""/>
      <w:lvlJc w:val="left"/>
      <w:pPr>
        <w:tabs>
          <w:tab w:val="num" w:pos="5051"/>
        </w:tabs>
        <w:ind w:left="5051" w:hanging="360"/>
      </w:pPr>
      <w:rPr>
        <w:rFonts w:ascii="Wingdings" w:hAnsi="Wingdings" w:hint="default"/>
      </w:rPr>
    </w:lvl>
  </w:abstractNum>
  <w:abstractNum w:abstractNumId="1217">
    <w:nsid w:val="5F451709"/>
    <w:multiLevelType w:val="multilevel"/>
    <w:tmpl w:val="F10CD7B2"/>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218">
    <w:nsid w:val="5F520ECF"/>
    <w:multiLevelType w:val="singleLevel"/>
    <w:tmpl w:val="D71E4760"/>
    <w:lvl w:ilvl="0">
      <w:start w:val="1"/>
      <w:numFmt w:val="bullet"/>
      <w:lvlText w:val=""/>
      <w:lvlJc w:val="left"/>
      <w:pPr>
        <w:tabs>
          <w:tab w:val="num" w:pos="360"/>
        </w:tabs>
        <w:ind w:left="360" w:hanging="360"/>
      </w:pPr>
      <w:rPr>
        <w:rFonts w:ascii="Wingdings" w:hAnsi="Wingdings" w:hint="default"/>
      </w:rPr>
    </w:lvl>
  </w:abstractNum>
  <w:abstractNum w:abstractNumId="1219">
    <w:nsid w:val="5F5F19AA"/>
    <w:multiLevelType w:val="singleLevel"/>
    <w:tmpl w:val="805CC2E0"/>
    <w:lvl w:ilvl="0">
      <w:start w:val="1"/>
      <w:numFmt w:val="decimal"/>
      <w:lvlText w:val="%1."/>
      <w:legacy w:legacy="1" w:legacySpace="0" w:legacyIndent="397"/>
      <w:lvlJc w:val="left"/>
      <w:pPr>
        <w:ind w:left="567" w:hanging="397"/>
      </w:pPr>
      <w:rPr>
        <w:rFonts w:cs="Times New Roman"/>
      </w:rPr>
    </w:lvl>
  </w:abstractNum>
  <w:abstractNum w:abstractNumId="1220">
    <w:nsid w:val="5F615AE4"/>
    <w:multiLevelType w:val="multilevel"/>
    <w:tmpl w:val="32346BD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21">
    <w:nsid w:val="5F7D7DA4"/>
    <w:multiLevelType w:val="multilevel"/>
    <w:tmpl w:val="B44A0D2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22">
    <w:nsid w:val="5F95212D"/>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223">
    <w:nsid w:val="5FB26A11"/>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24">
    <w:nsid w:val="5FEA689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25">
    <w:nsid w:val="5FEF235F"/>
    <w:multiLevelType w:val="singleLevel"/>
    <w:tmpl w:val="FFFFFFFF"/>
    <w:lvl w:ilvl="0">
      <w:start w:val="1"/>
      <w:numFmt w:val="bullet"/>
      <w:lvlText w:val=""/>
      <w:legacy w:legacy="1" w:legacySpace="0" w:legacyIndent="283"/>
      <w:lvlJc w:val="left"/>
      <w:pPr>
        <w:ind w:left="283" w:hanging="283"/>
      </w:pPr>
      <w:rPr>
        <w:rFonts w:ascii="Symbol" w:hAnsi="Symbol" w:hint="default"/>
        <w:sz w:val="16"/>
      </w:rPr>
    </w:lvl>
  </w:abstractNum>
  <w:abstractNum w:abstractNumId="1226">
    <w:nsid w:val="60014AC4"/>
    <w:multiLevelType w:val="singleLevel"/>
    <w:tmpl w:val="443E551C"/>
    <w:lvl w:ilvl="0">
      <w:start w:val="1"/>
      <w:numFmt w:val="bullet"/>
      <w:lvlText w:val=""/>
      <w:lvlJc w:val="left"/>
      <w:pPr>
        <w:tabs>
          <w:tab w:val="num" w:pos="360"/>
        </w:tabs>
        <w:ind w:left="360" w:hanging="360"/>
      </w:pPr>
      <w:rPr>
        <w:rFonts w:ascii="Wingdings" w:hAnsi="Wingdings" w:hint="default"/>
        <w:sz w:val="16"/>
      </w:rPr>
    </w:lvl>
  </w:abstractNum>
  <w:abstractNum w:abstractNumId="1227">
    <w:nsid w:val="60172DF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28">
    <w:nsid w:val="602065E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29">
    <w:nsid w:val="60445F46"/>
    <w:multiLevelType w:val="multilevel"/>
    <w:tmpl w:val="B4FE271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30">
    <w:nsid w:val="606A05CC"/>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1231">
    <w:nsid w:val="60793AA5"/>
    <w:multiLevelType w:val="multilevel"/>
    <w:tmpl w:val="1256C5C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32">
    <w:nsid w:val="607C3A90"/>
    <w:multiLevelType w:val="multilevel"/>
    <w:tmpl w:val="B02E47D2"/>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233">
    <w:nsid w:val="6097520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34">
    <w:nsid w:val="6099258B"/>
    <w:multiLevelType w:val="multilevel"/>
    <w:tmpl w:val="6CB4CDE8"/>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235">
    <w:nsid w:val="60A97153"/>
    <w:multiLevelType w:val="multilevel"/>
    <w:tmpl w:val="BF9C4E7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36">
    <w:nsid w:val="60B25B56"/>
    <w:multiLevelType w:val="multilevel"/>
    <w:tmpl w:val="D45EDC3E"/>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873"/>
        </w:tabs>
        <w:ind w:left="873" w:hanging="360"/>
      </w:pPr>
      <w:rPr>
        <w:rFonts w:ascii="Courier New" w:hAnsi="Courier New" w:hint="default"/>
      </w:rPr>
    </w:lvl>
    <w:lvl w:ilvl="2" w:tentative="1">
      <w:start w:val="1"/>
      <w:numFmt w:val="bullet"/>
      <w:lvlText w:val=""/>
      <w:lvlJc w:val="left"/>
      <w:pPr>
        <w:tabs>
          <w:tab w:val="num" w:pos="1593"/>
        </w:tabs>
        <w:ind w:left="1593" w:hanging="360"/>
      </w:pPr>
      <w:rPr>
        <w:rFonts w:ascii="Wingdings" w:hAnsi="Wingdings" w:hint="default"/>
      </w:rPr>
    </w:lvl>
    <w:lvl w:ilvl="3" w:tentative="1">
      <w:start w:val="1"/>
      <w:numFmt w:val="bullet"/>
      <w:lvlText w:val=""/>
      <w:lvlJc w:val="left"/>
      <w:pPr>
        <w:tabs>
          <w:tab w:val="num" w:pos="2313"/>
        </w:tabs>
        <w:ind w:left="2313" w:hanging="360"/>
      </w:pPr>
      <w:rPr>
        <w:rFonts w:ascii="Symbol" w:hAnsi="Symbol" w:hint="default"/>
      </w:rPr>
    </w:lvl>
    <w:lvl w:ilvl="4" w:tentative="1">
      <w:start w:val="1"/>
      <w:numFmt w:val="bullet"/>
      <w:lvlText w:val="o"/>
      <w:lvlJc w:val="left"/>
      <w:pPr>
        <w:tabs>
          <w:tab w:val="num" w:pos="3033"/>
        </w:tabs>
        <w:ind w:left="3033" w:hanging="360"/>
      </w:pPr>
      <w:rPr>
        <w:rFonts w:ascii="Courier New" w:hAnsi="Courier New" w:hint="default"/>
      </w:rPr>
    </w:lvl>
    <w:lvl w:ilvl="5" w:tentative="1">
      <w:start w:val="1"/>
      <w:numFmt w:val="bullet"/>
      <w:lvlText w:val=""/>
      <w:lvlJc w:val="left"/>
      <w:pPr>
        <w:tabs>
          <w:tab w:val="num" w:pos="3753"/>
        </w:tabs>
        <w:ind w:left="3753" w:hanging="360"/>
      </w:pPr>
      <w:rPr>
        <w:rFonts w:ascii="Wingdings" w:hAnsi="Wingdings" w:hint="default"/>
      </w:rPr>
    </w:lvl>
    <w:lvl w:ilvl="6" w:tentative="1">
      <w:start w:val="1"/>
      <w:numFmt w:val="bullet"/>
      <w:lvlText w:val=""/>
      <w:lvlJc w:val="left"/>
      <w:pPr>
        <w:tabs>
          <w:tab w:val="num" w:pos="4473"/>
        </w:tabs>
        <w:ind w:left="4473" w:hanging="360"/>
      </w:pPr>
      <w:rPr>
        <w:rFonts w:ascii="Symbol" w:hAnsi="Symbol" w:hint="default"/>
      </w:rPr>
    </w:lvl>
    <w:lvl w:ilvl="7" w:tentative="1">
      <w:start w:val="1"/>
      <w:numFmt w:val="bullet"/>
      <w:lvlText w:val="o"/>
      <w:lvlJc w:val="left"/>
      <w:pPr>
        <w:tabs>
          <w:tab w:val="num" w:pos="5193"/>
        </w:tabs>
        <w:ind w:left="5193" w:hanging="360"/>
      </w:pPr>
      <w:rPr>
        <w:rFonts w:ascii="Courier New" w:hAnsi="Courier New" w:hint="default"/>
      </w:rPr>
    </w:lvl>
    <w:lvl w:ilvl="8" w:tentative="1">
      <w:start w:val="1"/>
      <w:numFmt w:val="bullet"/>
      <w:lvlText w:val=""/>
      <w:lvlJc w:val="left"/>
      <w:pPr>
        <w:tabs>
          <w:tab w:val="num" w:pos="5913"/>
        </w:tabs>
        <w:ind w:left="5913" w:hanging="360"/>
      </w:pPr>
      <w:rPr>
        <w:rFonts w:ascii="Wingdings" w:hAnsi="Wingdings" w:hint="default"/>
      </w:rPr>
    </w:lvl>
  </w:abstractNum>
  <w:abstractNum w:abstractNumId="1237">
    <w:nsid w:val="60B53DA0"/>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238">
    <w:nsid w:val="60E157F8"/>
    <w:multiLevelType w:val="multilevel"/>
    <w:tmpl w:val="19344CC8"/>
    <w:lvl w:ilvl="0">
      <w:start w:val="1"/>
      <w:numFmt w:val="bullet"/>
      <w:lvlText w:val=""/>
      <w:lvlJc w:val="left"/>
      <w:pPr>
        <w:tabs>
          <w:tab w:val="num" w:pos="700"/>
        </w:tabs>
        <w:ind w:left="680" w:hanging="340"/>
      </w:pPr>
      <w:rPr>
        <w:rFonts w:ascii="Symbol" w:hAnsi="Symbol" w:hint="default"/>
        <w:color w:val="auto"/>
        <w:sz w:val="2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39">
    <w:nsid w:val="60EE543A"/>
    <w:multiLevelType w:val="singleLevel"/>
    <w:tmpl w:val="E75A2A94"/>
    <w:lvl w:ilvl="0">
      <w:numFmt w:val="bullet"/>
      <w:lvlText w:val="-"/>
      <w:lvlJc w:val="left"/>
      <w:pPr>
        <w:tabs>
          <w:tab w:val="num" w:pos="360"/>
        </w:tabs>
        <w:ind w:left="360" w:hanging="360"/>
      </w:pPr>
      <w:rPr>
        <w:rFonts w:hint="default"/>
      </w:rPr>
    </w:lvl>
  </w:abstractNum>
  <w:abstractNum w:abstractNumId="1240">
    <w:nsid w:val="60F55C6D"/>
    <w:multiLevelType w:val="singleLevel"/>
    <w:tmpl w:val="0C4ABC22"/>
    <w:lvl w:ilvl="0">
      <w:start w:val="2"/>
      <w:numFmt w:val="decimal"/>
      <w:lvlText w:val="%1."/>
      <w:lvlJc w:val="left"/>
      <w:pPr>
        <w:tabs>
          <w:tab w:val="num" w:pos="2130"/>
        </w:tabs>
        <w:ind w:left="2130" w:hanging="2130"/>
      </w:pPr>
      <w:rPr>
        <w:rFonts w:cs="Times New Roman" w:hint="default"/>
      </w:rPr>
    </w:lvl>
  </w:abstractNum>
  <w:abstractNum w:abstractNumId="1241">
    <w:nsid w:val="611D6D8E"/>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1242">
    <w:nsid w:val="61263249"/>
    <w:multiLevelType w:val="multilevel"/>
    <w:tmpl w:val="E3C243FE"/>
    <w:lvl w:ilvl="0">
      <w:start w:val="1"/>
      <w:numFmt w:val="upp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243">
    <w:nsid w:val="613D3F0E"/>
    <w:multiLevelType w:val="multilevel"/>
    <w:tmpl w:val="7A00EC0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decimal"/>
      <w:lvlText w:val="%3."/>
      <w:lvlJc w:val="left"/>
      <w:pPr>
        <w:tabs>
          <w:tab w:val="num" w:pos="2160"/>
        </w:tabs>
        <w:ind w:left="2160" w:hanging="360"/>
      </w:pPr>
      <w:rPr>
        <w:rFonts w:cs="Times New Roman"/>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44">
    <w:nsid w:val="614310F3"/>
    <w:multiLevelType w:val="singleLevel"/>
    <w:tmpl w:val="BEE84124"/>
    <w:lvl w:ilvl="0">
      <w:start w:val="1"/>
      <w:numFmt w:val="bullet"/>
      <w:lvlText w:val=""/>
      <w:lvlJc w:val="left"/>
      <w:pPr>
        <w:tabs>
          <w:tab w:val="num" w:pos="360"/>
        </w:tabs>
        <w:ind w:left="360" w:hanging="360"/>
      </w:pPr>
      <w:rPr>
        <w:rFonts w:hint="default"/>
        <w:color w:val="FF0000"/>
        <w:sz w:val="20"/>
      </w:rPr>
    </w:lvl>
  </w:abstractNum>
  <w:abstractNum w:abstractNumId="1245">
    <w:nsid w:val="61566271"/>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246">
    <w:nsid w:val="6167089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47">
    <w:nsid w:val="617804D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48">
    <w:nsid w:val="61960A94"/>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249">
    <w:nsid w:val="61AA120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50">
    <w:nsid w:val="61CA4801"/>
    <w:multiLevelType w:val="multilevel"/>
    <w:tmpl w:val="13E22EC6"/>
    <w:lvl w:ilvl="0">
      <w:start w:val="5"/>
      <w:numFmt w:val="bullet"/>
      <w:lvlText w:val="-"/>
      <w:lvlJc w:val="left"/>
      <w:pPr>
        <w:tabs>
          <w:tab w:val="num" w:pos="720"/>
        </w:tabs>
        <w:ind w:left="720"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51">
    <w:nsid w:val="61EB321E"/>
    <w:multiLevelType w:val="multilevel"/>
    <w:tmpl w:val="EE2A6C1C"/>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52">
    <w:nsid w:val="62047D74"/>
    <w:multiLevelType w:val="multilevel"/>
    <w:tmpl w:val="21841E58"/>
    <w:lvl w:ilvl="0">
      <w:start w:val="1"/>
      <w:numFmt w:val="bullet"/>
      <w:lvlText w:val=""/>
      <w:lvlJc w:val="left"/>
      <w:pPr>
        <w:tabs>
          <w:tab w:val="num" w:pos="644"/>
        </w:tabs>
        <w:ind w:left="284"/>
      </w:pPr>
      <w:rPr>
        <w:rFonts w:ascii="Symbol" w:hAnsi="Symbol" w:hint="default"/>
        <w:color w:val="auto"/>
        <w:sz w:val="18"/>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53">
    <w:nsid w:val="620F33B3"/>
    <w:multiLevelType w:val="multilevel"/>
    <w:tmpl w:val="12DCDA1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54">
    <w:nsid w:val="6218096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55">
    <w:nsid w:val="62384831"/>
    <w:multiLevelType w:val="multilevel"/>
    <w:tmpl w:val="A4C8F7B2"/>
    <w:lvl w:ilvl="0">
      <w:start w:val="1"/>
      <w:numFmt w:val="bullet"/>
      <w:lvlText w:val=""/>
      <w:lvlJc w:val="left"/>
      <w:pPr>
        <w:tabs>
          <w:tab w:val="num" w:pos="360"/>
        </w:tabs>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56">
    <w:nsid w:val="624D699E"/>
    <w:multiLevelType w:val="multilevel"/>
    <w:tmpl w:val="2F064FD2"/>
    <w:lvl w:ilvl="0">
      <w:start w:val="1"/>
      <w:numFmt w:val="decimal"/>
      <w:lvlText w:val="%1."/>
      <w:lvlJc w:val="left"/>
      <w:pPr>
        <w:tabs>
          <w:tab w:val="num" w:pos="720"/>
        </w:tabs>
        <w:ind w:left="720" w:hanging="360"/>
      </w:pPr>
      <w:rPr>
        <w:rFonts w:cs="Times New Roman" w:hint="default"/>
        <w:b w:val="0"/>
        <w:i w:val="0"/>
        <w:sz w:val="24"/>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257">
    <w:nsid w:val="626A4857"/>
    <w:multiLevelType w:val="multilevel"/>
    <w:tmpl w:val="A9744A88"/>
    <w:lvl w:ilvl="0">
      <w:start w:val="1"/>
      <w:numFmt w:val="decimal"/>
      <w:lvlText w:val="%1."/>
      <w:lvlJc w:val="left"/>
      <w:pPr>
        <w:tabs>
          <w:tab w:val="num" w:pos="360"/>
        </w:tabs>
        <w:ind w:left="360" w:hanging="360"/>
      </w:pPr>
      <w:rPr>
        <w:rFonts w:cs="Times New Roman"/>
      </w:rPr>
    </w:lvl>
    <w:lvl w:ilvl="1">
      <w:start w:val="1"/>
      <w:numFmt w:val="decimal"/>
      <w:lvlRestart w:val="0"/>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258">
    <w:nsid w:val="62714924"/>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259">
    <w:nsid w:val="628A1F51"/>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260">
    <w:nsid w:val="62907C60"/>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1261">
    <w:nsid w:val="62AB77A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62">
    <w:nsid w:val="62B879DA"/>
    <w:multiLevelType w:val="multilevel"/>
    <w:tmpl w:val="7AFA494C"/>
    <w:lvl w:ilvl="0">
      <w:start w:val="1"/>
      <w:numFmt w:val="decimal"/>
      <w:pStyle w:val="Heading1"/>
      <w:lvlText w:val="%1."/>
      <w:lvlJc w:val="left"/>
      <w:pPr>
        <w:tabs>
          <w:tab w:val="num" w:pos="360"/>
        </w:tabs>
        <w:ind w:left="360" w:hanging="360"/>
      </w:pPr>
      <w:rPr>
        <w:rFonts w:cs="Times New Roman"/>
      </w:rPr>
    </w:lvl>
    <w:lvl w:ilvl="1">
      <w:start w:val="1"/>
      <w:numFmt w:val="decimal"/>
      <w:pStyle w:val="Heading2"/>
      <w:lvlText w:val="%1.%2."/>
      <w:lvlJc w:val="left"/>
      <w:pPr>
        <w:tabs>
          <w:tab w:val="num" w:pos="1080"/>
        </w:tabs>
        <w:ind w:left="792" w:hanging="432"/>
      </w:pPr>
      <w:rPr>
        <w:rFonts w:cs="Times New Roman"/>
      </w:rPr>
    </w:lvl>
    <w:lvl w:ilvl="2">
      <w:start w:val="1"/>
      <w:numFmt w:val="decimal"/>
      <w:pStyle w:val="Heading3"/>
      <w:lvlText w:val="%1.%2.%3."/>
      <w:lvlJc w:val="left"/>
      <w:pPr>
        <w:tabs>
          <w:tab w:val="num" w:pos="1800"/>
        </w:tabs>
        <w:ind w:left="1224" w:hanging="504"/>
      </w:pPr>
      <w:rPr>
        <w:rFonts w:cs="Times New Roman"/>
      </w:rPr>
    </w:lvl>
    <w:lvl w:ilvl="3">
      <w:start w:val="1"/>
      <w:numFmt w:val="decimal"/>
      <w:pStyle w:val="Heading4"/>
      <w:lvlText w:val="%1.%2.%3.%4."/>
      <w:lvlJc w:val="left"/>
      <w:pPr>
        <w:tabs>
          <w:tab w:val="num" w:pos="2160"/>
        </w:tabs>
        <w:ind w:left="1728" w:hanging="648"/>
      </w:pPr>
      <w:rPr>
        <w:rFonts w:cs="Times New Roman"/>
      </w:rPr>
    </w:lvl>
    <w:lvl w:ilvl="4">
      <w:start w:val="1"/>
      <w:numFmt w:val="decimal"/>
      <w:pStyle w:val="Heading5"/>
      <w:lvlText w:val="%1.%2.%3.%4.%5."/>
      <w:lvlJc w:val="left"/>
      <w:pPr>
        <w:tabs>
          <w:tab w:val="num" w:pos="2880"/>
        </w:tabs>
        <w:ind w:left="2232" w:hanging="792"/>
      </w:pPr>
      <w:rPr>
        <w:rFonts w:cs="Times New Roman"/>
      </w:rPr>
    </w:lvl>
    <w:lvl w:ilvl="5">
      <w:start w:val="1"/>
      <w:numFmt w:val="decimal"/>
      <w:pStyle w:val="Heading6"/>
      <w:lvlText w:val="%1.%2.%3.%4.%5.%6."/>
      <w:lvlJc w:val="left"/>
      <w:pPr>
        <w:tabs>
          <w:tab w:val="num" w:pos="288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263">
    <w:nsid w:val="62BC1C7B"/>
    <w:multiLevelType w:val="multilevel"/>
    <w:tmpl w:val="C428BEFC"/>
    <w:lvl w:ilvl="0">
      <w:start w:val="1"/>
      <w:numFmt w:val="bullet"/>
      <w:lvlText w:val=""/>
      <w:lvlJc w:val="left"/>
      <w:pPr>
        <w:tabs>
          <w:tab w:val="num" w:pos="1057"/>
        </w:tabs>
        <w:ind w:left="697"/>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64">
    <w:nsid w:val="62E64EB2"/>
    <w:multiLevelType w:val="multilevel"/>
    <w:tmpl w:val="F970C782"/>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
      <w:lvlJc w:val="left"/>
      <w:pPr>
        <w:tabs>
          <w:tab w:val="num" w:pos="700"/>
        </w:tabs>
        <w:ind w:left="680" w:hanging="340"/>
      </w:pPr>
      <w:rPr>
        <w:rFonts w:ascii="Symbol" w:hAnsi="Symbol" w:hint="default"/>
        <w:color w:val="auto"/>
        <w:sz w:val="22"/>
      </w:rPr>
    </w:lvl>
    <w:lvl w:ilvl="2">
      <w:start w:val="1"/>
      <w:numFmt w:val="bullet"/>
      <w:lvlText w:val=""/>
      <w:lvlJc w:val="left"/>
      <w:pPr>
        <w:tabs>
          <w:tab w:val="num" w:pos="740"/>
        </w:tabs>
        <w:ind w:left="740" w:hanging="360"/>
      </w:pPr>
      <w:rPr>
        <w:rFonts w:ascii="Wingdings" w:hAnsi="Wingdings" w:hint="default"/>
      </w:rPr>
    </w:lvl>
    <w:lvl w:ilvl="3">
      <w:start w:val="1"/>
      <w:numFmt w:val="bullet"/>
      <w:lvlText w:val=""/>
      <w:lvlJc w:val="left"/>
      <w:pPr>
        <w:tabs>
          <w:tab w:val="num" w:pos="1460"/>
        </w:tabs>
        <w:ind w:left="1460" w:hanging="360"/>
      </w:pPr>
      <w:rPr>
        <w:rFonts w:ascii="Symbol" w:hAnsi="Symbol" w:hint="default"/>
      </w:rPr>
    </w:lvl>
    <w:lvl w:ilvl="4">
      <w:start w:val="1"/>
      <w:numFmt w:val="bullet"/>
      <w:lvlText w:val="o"/>
      <w:lvlJc w:val="left"/>
      <w:pPr>
        <w:tabs>
          <w:tab w:val="num" w:pos="2180"/>
        </w:tabs>
        <w:ind w:left="2180" w:hanging="360"/>
      </w:pPr>
      <w:rPr>
        <w:rFonts w:ascii="Courier New" w:hAnsi="Courier New" w:hint="default"/>
      </w:rPr>
    </w:lvl>
    <w:lvl w:ilvl="5">
      <w:start w:val="1"/>
      <w:numFmt w:val="bullet"/>
      <w:lvlText w:val=""/>
      <w:lvlJc w:val="left"/>
      <w:pPr>
        <w:tabs>
          <w:tab w:val="num" w:pos="2900"/>
        </w:tabs>
        <w:ind w:left="2900" w:hanging="360"/>
      </w:pPr>
      <w:rPr>
        <w:rFonts w:ascii="Wingdings" w:hAnsi="Wingdings" w:hint="default"/>
      </w:rPr>
    </w:lvl>
    <w:lvl w:ilvl="6">
      <w:start w:val="1"/>
      <w:numFmt w:val="bullet"/>
      <w:lvlText w:val=""/>
      <w:lvlJc w:val="left"/>
      <w:pPr>
        <w:tabs>
          <w:tab w:val="num" w:pos="3620"/>
        </w:tabs>
        <w:ind w:left="3620" w:hanging="360"/>
      </w:pPr>
      <w:rPr>
        <w:rFonts w:ascii="Symbol" w:hAnsi="Symbol" w:hint="default"/>
      </w:rPr>
    </w:lvl>
    <w:lvl w:ilvl="7">
      <w:start w:val="1"/>
      <w:numFmt w:val="bullet"/>
      <w:lvlText w:val="o"/>
      <w:lvlJc w:val="left"/>
      <w:pPr>
        <w:tabs>
          <w:tab w:val="num" w:pos="4340"/>
        </w:tabs>
        <w:ind w:left="4340" w:hanging="360"/>
      </w:pPr>
      <w:rPr>
        <w:rFonts w:ascii="Courier New" w:hAnsi="Courier New" w:hint="default"/>
      </w:rPr>
    </w:lvl>
    <w:lvl w:ilvl="8">
      <w:start w:val="1"/>
      <w:numFmt w:val="bullet"/>
      <w:lvlText w:val=""/>
      <w:lvlJc w:val="left"/>
      <w:pPr>
        <w:tabs>
          <w:tab w:val="num" w:pos="5060"/>
        </w:tabs>
        <w:ind w:left="5060" w:hanging="360"/>
      </w:pPr>
      <w:rPr>
        <w:rFonts w:ascii="Wingdings" w:hAnsi="Wingdings" w:hint="default"/>
      </w:rPr>
    </w:lvl>
  </w:abstractNum>
  <w:abstractNum w:abstractNumId="1265">
    <w:nsid w:val="63130E69"/>
    <w:multiLevelType w:val="multilevel"/>
    <w:tmpl w:val="1A323EAA"/>
    <w:lvl w:ilvl="0">
      <w:start w:val="1"/>
      <w:numFmt w:val="bullet"/>
      <w:lvlText w:val=""/>
      <w:lvlJc w:val="left"/>
      <w:pPr>
        <w:tabs>
          <w:tab w:val="num" w:pos="644"/>
        </w:tabs>
        <w:ind w:left="284"/>
      </w:pPr>
      <w:rPr>
        <w:rFonts w:ascii="Symbol" w:hAnsi="Symbol" w:hint="default"/>
        <w:color w:val="auto"/>
        <w:sz w:val="18"/>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66">
    <w:nsid w:val="631C6E00"/>
    <w:multiLevelType w:val="multilevel"/>
    <w:tmpl w:val="6908F74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67">
    <w:nsid w:val="63225181"/>
    <w:multiLevelType w:val="multilevel"/>
    <w:tmpl w:val="F49CD08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68">
    <w:nsid w:val="63410440"/>
    <w:multiLevelType w:val="multilevel"/>
    <w:tmpl w:val="72D00772"/>
    <w:lvl w:ilvl="0">
      <w:start w:val="5"/>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69">
    <w:nsid w:val="63656196"/>
    <w:multiLevelType w:val="singleLevel"/>
    <w:tmpl w:val="CCBE20AA"/>
    <w:lvl w:ilvl="0">
      <w:start w:val="1"/>
      <w:numFmt w:val="bullet"/>
      <w:lvlText w:val=""/>
      <w:lvlJc w:val="left"/>
      <w:pPr>
        <w:tabs>
          <w:tab w:val="num" w:pos="357"/>
        </w:tabs>
        <w:ind w:left="357" w:hanging="357"/>
      </w:pPr>
      <w:rPr>
        <w:rFonts w:ascii="Wingdings" w:hAnsi="Wingdings" w:hint="default"/>
        <w:sz w:val="16"/>
      </w:rPr>
    </w:lvl>
  </w:abstractNum>
  <w:abstractNum w:abstractNumId="1270">
    <w:nsid w:val="639B7905"/>
    <w:multiLevelType w:val="singleLevel"/>
    <w:tmpl w:val="1584BE6A"/>
    <w:lvl w:ilvl="0">
      <w:numFmt w:val="bullet"/>
      <w:lvlText w:val="-"/>
      <w:lvlJc w:val="left"/>
      <w:pPr>
        <w:tabs>
          <w:tab w:val="num" w:pos="360"/>
        </w:tabs>
        <w:ind w:left="360" w:hanging="360"/>
      </w:pPr>
      <w:rPr>
        <w:rFonts w:ascii="Times New Roman" w:eastAsia="細明朝体" w:hAnsi="Times New Roman" w:hint="default"/>
      </w:rPr>
    </w:lvl>
  </w:abstractNum>
  <w:abstractNum w:abstractNumId="1271">
    <w:nsid w:val="63C71979"/>
    <w:multiLevelType w:val="singleLevel"/>
    <w:tmpl w:val="EF9820A8"/>
    <w:lvl w:ilvl="0">
      <w:start w:val="1"/>
      <w:numFmt w:val="bullet"/>
      <w:lvlText w:val=""/>
      <w:lvlJc w:val="left"/>
      <w:pPr>
        <w:tabs>
          <w:tab w:val="num" w:pos="360"/>
        </w:tabs>
        <w:ind w:left="360" w:hanging="360"/>
      </w:pPr>
      <w:rPr>
        <w:rFonts w:ascii="Symbol" w:hAnsi="Symbol" w:hint="default"/>
      </w:rPr>
    </w:lvl>
  </w:abstractNum>
  <w:abstractNum w:abstractNumId="1272">
    <w:nsid w:val="63CD01C7"/>
    <w:multiLevelType w:val="singleLevel"/>
    <w:tmpl w:val="96108D38"/>
    <w:lvl w:ilvl="0">
      <w:start w:val="7"/>
      <w:numFmt w:val="decimal"/>
      <w:lvlText w:val="%1-"/>
      <w:lvlJc w:val="left"/>
      <w:pPr>
        <w:tabs>
          <w:tab w:val="num" w:pos="360"/>
        </w:tabs>
        <w:ind w:left="360" w:hanging="360"/>
      </w:pPr>
      <w:rPr>
        <w:rFonts w:cs="Times New Roman" w:hint="default"/>
      </w:rPr>
    </w:lvl>
  </w:abstractNum>
  <w:abstractNum w:abstractNumId="1273">
    <w:nsid w:val="63E62BAB"/>
    <w:multiLevelType w:val="multilevel"/>
    <w:tmpl w:val="03E6D94A"/>
    <w:lvl w:ilvl="0">
      <w:start w:val="1"/>
      <w:numFmt w:val="decimal"/>
      <w:lvlText w:val="%1."/>
      <w:lvlJc w:val="left"/>
      <w:pPr>
        <w:tabs>
          <w:tab w:val="num" w:pos="360"/>
        </w:tabs>
        <w:ind w:left="360" w:hanging="360"/>
      </w:pPr>
      <w:rPr>
        <w:rFonts w:cs="Times New Roman"/>
      </w:rPr>
    </w:lvl>
    <w:lvl w:ilvl="1">
      <w:start w:val="12"/>
      <w:numFmt w:val="bullet"/>
      <w:lvlText w:val=""/>
      <w:lvlJc w:val="left"/>
      <w:pPr>
        <w:tabs>
          <w:tab w:val="num" w:pos="1080"/>
        </w:tabs>
        <w:ind w:left="1060" w:hanging="340"/>
      </w:pPr>
      <w:rPr>
        <w:rFonts w:ascii="Wingdings" w:hAnsi="Wingdings" w:hint="default"/>
        <w:sz w:val="12"/>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274">
    <w:nsid w:val="64112C2B"/>
    <w:multiLevelType w:val="singleLevel"/>
    <w:tmpl w:val="069E312A"/>
    <w:lvl w:ilvl="0">
      <w:start w:val="1"/>
      <w:numFmt w:val="bullet"/>
      <w:lvlText w:val=""/>
      <w:lvlJc w:val="left"/>
      <w:pPr>
        <w:tabs>
          <w:tab w:val="num" w:pos="360"/>
        </w:tabs>
        <w:ind w:left="360" w:hanging="360"/>
      </w:pPr>
      <w:rPr>
        <w:rFonts w:ascii="Wingdings" w:hAnsi="Wingdings" w:hint="default"/>
        <w:sz w:val="16"/>
      </w:rPr>
    </w:lvl>
  </w:abstractNum>
  <w:abstractNum w:abstractNumId="1275">
    <w:nsid w:val="64222D35"/>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276">
    <w:nsid w:val="648F1725"/>
    <w:multiLevelType w:val="multilevel"/>
    <w:tmpl w:val="43B60A30"/>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77">
    <w:nsid w:val="64957687"/>
    <w:multiLevelType w:val="multilevel"/>
    <w:tmpl w:val="BECC2AB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78">
    <w:nsid w:val="64B12CE8"/>
    <w:multiLevelType w:val="multilevel"/>
    <w:tmpl w:val="E9864518"/>
    <w:lvl w:ilvl="0">
      <w:start w:val="5"/>
      <w:numFmt w:val="bullet"/>
      <w:lvlText w:val="-"/>
      <w:lvlJc w:val="left"/>
      <w:pPr>
        <w:tabs>
          <w:tab w:val="num" w:pos="720"/>
        </w:tabs>
        <w:ind w:left="720" w:hanging="360"/>
      </w:pPr>
      <w:rPr>
        <w:rFonts w:ascii="Times New Roman" w:eastAsia="Arial Unicode MS" w:hAnsi="Times New Roman"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79">
    <w:nsid w:val="64C40A25"/>
    <w:multiLevelType w:val="multilevel"/>
    <w:tmpl w:val="879E2860"/>
    <w:lvl w:ilvl="0">
      <w:start w:val="3"/>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1280">
    <w:nsid w:val="64CA5389"/>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1281">
    <w:nsid w:val="64E5725C"/>
    <w:multiLevelType w:val="multilevel"/>
    <w:tmpl w:val="26969B1A"/>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282">
    <w:nsid w:val="64F71BE2"/>
    <w:multiLevelType w:val="singleLevel"/>
    <w:tmpl w:val="8FAC44FA"/>
    <w:lvl w:ilvl="0">
      <w:start w:val="1"/>
      <w:numFmt w:val="bullet"/>
      <w:lvlText w:val=""/>
      <w:lvlJc w:val="left"/>
      <w:pPr>
        <w:tabs>
          <w:tab w:val="num" w:pos="360"/>
        </w:tabs>
        <w:ind w:left="360" w:hanging="360"/>
      </w:pPr>
      <w:rPr>
        <w:rFonts w:ascii="Wingdings" w:hAnsi="Wingdings" w:hint="default"/>
      </w:rPr>
    </w:lvl>
  </w:abstractNum>
  <w:abstractNum w:abstractNumId="1283">
    <w:nsid w:val="65121F6F"/>
    <w:multiLevelType w:val="singleLevel"/>
    <w:tmpl w:val="790E6D6E"/>
    <w:lvl w:ilvl="0">
      <w:start w:val="1"/>
      <w:numFmt w:val="bullet"/>
      <w:lvlText w:val=""/>
      <w:lvlJc w:val="left"/>
      <w:pPr>
        <w:tabs>
          <w:tab w:val="num" w:pos="360"/>
        </w:tabs>
        <w:ind w:left="360" w:hanging="360"/>
      </w:pPr>
      <w:rPr>
        <w:rFonts w:ascii="Wingdings" w:hAnsi="Wingdings" w:hint="default"/>
        <w:sz w:val="16"/>
      </w:rPr>
    </w:lvl>
  </w:abstractNum>
  <w:abstractNum w:abstractNumId="1284">
    <w:nsid w:val="652917F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85">
    <w:nsid w:val="653C73A9"/>
    <w:multiLevelType w:val="multilevel"/>
    <w:tmpl w:val="14B24E22"/>
    <w:lvl w:ilvl="0">
      <w:start w:val="1"/>
      <w:numFmt w:val="bullet"/>
      <w:lvlText w:val=""/>
      <w:lvlJc w:val="left"/>
      <w:pPr>
        <w:tabs>
          <w:tab w:val="num" w:pos="397"/>
        </w:tabs>
        <w:ind w:left="397" w:hanging="397"/>
      </w:pPr>
      <w:rPr>
        <w:rFonts w:ascii="Symbol" w:hAnsi="Symbol" w:hint="default"/>
        <w:sz w:val="24"/>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286">
    <w:nsid w:val="655C3D7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87">
    <w:nsid w:val="659A7F13"/>
    <w:multiLevelType w:val="multilevel"/>
    <w:tmpl w:val="B65A3296"/>
    <w:lvl w:ilvl="0">
      <w:start w:val="1"/>
      <w:numFmt w:val="bullet"/>
      <w:lvlText w:val="-"/>
      <w:lvlJc w:val="left"/>
      <w:pPr>
        <w:tabs>
          <w:tab w:val="num" w:pos="1080"/>
        </w:tabs>
        <w:ind w:left="1060" w:hanging="340"/>
      </w:pPr>
      <w:rPr>
        <w:rFonts w:hAnsi="Courier New" w:hint="default"/>
      </w:rPr>
    </w:lvl>
    <w:lvl w:ilvl="1" w:tentative="1">
      <w:start w:val="1"/>
      <w:numFmt w:val="bullet"/>
      <w:lvlText w:val="o"/>
      <w:lvlJc w:val="left"/>
      <w:pPr>
        <w:tabs>
          <w:tab w:val="num" w:pos="1593"/>
        </w:tabs>
        <w:ind w:left="1593" w:hanging="360"/>
      </w:pPr>
      <w:rPr>
        <w:rFonts w:ascii="Courier New" w:hAnsi="Courier New" w:hint="default"/>
      </w:rPr>
    </w:lvl>
    <w:lvl w:ilvl="2" w:tentative="1">
      <w:start w:val="1"/>
      <w:numFmt w:val="bullet"/>
      <w:lvlText w:val=""/>
      <w:lvlJc w:val="left"/>
      <w:pPr>
        <w:tabs>
          <w:tab w:val="num" w:pos="2313"/>
        </w:tabs>
        <w:ind w:left="2313" w:hanging="360"/>
      </w:pPr>
      <w:rPr>
        <w:rFonts w:ascii="Wingdings" w:hAnsi="Wingdings" w:hint="default"/>
      </w:rPr>
    </w:lvl>
    <w:lvl w:ilvl="3" w:tentative="1">
      <w:start w:val="1"/>
      <w:numFmt w:val="bullet"/>
      <w:lvlText w:val=""/>
      <w:lvlJc w:val="left"/>
      <w:pPr>
        <w:tabs>
          <w:tab w:val="num" w:pos="3033"/>
        </w:tabs>
        <w:ind w:left="3033" w:hanging="360"/>
      </w:pPr>
      <w:rPr>
        <w:rFonts w:ascii="Symbol" w:hAnsi="Symbol" w:hint="default"/>
      </w:rPr>
    </w:lvl>
    <w:lvl w:ilvl="4" w:tentative="1">
      <w:start w:val="1"/>
      <w:numFmt w:val="bullet"/>
      <w:lvlText w:val="o"/>
      <w:lvlJc w:val="left"/>
      <w:pPr>
        <w:tabs>
          <w:tab w:val="num" w:pos="3753"/>
        </w:tabs>
        <w:ind w:left="3753" w:hanging="360"/>
      </w:pPr>
      <w:rPr>
        <w:rFonts w:ascii="Courier New" w:hAnsi="Courier New" w:hint="default"/>
      </w:rPr>
    </w:lvl>
    <w:lvl w:ilvl="5" w:tentative="1">
      <w:start w:val="1"/>
      <w:numFmt w:val="bullet"/>
      <w:lvlText w:val=""/>
      <w:lvlJc w:val="left"/>
      <w:pPr>
        <w:tabs>
          <w:tab w:val="num" w:pos="4473"/>
        </w:tabs>
        <w:ind w:left="4473" w:hanging="360"/>
      </w:pPr>
      <w:rPr>
        <w:rFonts w:ascii="Wingdings" w:hAnsi="Wingdings" w:hint="default"/>
      </w:rPr>
    </w:lvl>
    <w:lvl w:ilvl="6" w:tentative="1">
      <w:start w:val="1"/>
      <w:numFmt w:val="bullet"/>
      <w:lvlText w:val=""/>
      <w:lvlJc w:val="left"/>
      <w:pPr>
        <w:tabs>
          <w:tab w:val="num" w:pos="5193"/>
        </w:tabs>
        <w:ind w:left="5193" w:hanging="360"/>
      </w:pPr>
      <w:rPr>
        <w:rFonts w:ascii="Symbol" w:hAnsi="Symbol" w:hint="default"/>
      </w:rPr>
    </w:lvl>
    <w:lvl w:ilvl="7" w:tentative="1">
      <w:start w:val="1"/>
      <w:numFmt w:val="bullet"/>
      <w:lvlText w:val="o"/>
      <w:lvlJc w:val="left"/>
      <w:pPr>
        <w:tabs>
          <w:tab w:val="num" w:pos="5913"/>
        </w:tabs>
        <w:ind w:left="5913" w:hanging="360"/>
      </w:pPr>
      <w:rPr>
        <w:rFonts w:ascii="Courier New" w:hAnsi="Courier New" w:hint="default"/>
      </w:rPr>
    </w:lvl>
    <w:lvl w:ilvl="8" w:tentative="1">
      <w:start w:val="1"/>
      <w:numFmt w:val="bullet"/>
      <w:lvlText w:val=""/>
      <w:lvlJc w:val="left"/>
      <w:pPr>
        <w:tabs>
          <w:tab w:val="num" w:pos="6633"/>
        </w:tabs>
        <w:ind w:left="6633" w:hanging="360"/>
      </w:pPr>
      <w:rPr>
        <w:rFonts w:ascii="Wingdings" w:hAnsi="Wingdings" w:hint="default"/>
      </w:rPr>
    </w:lvl>
  </w:abstractNum>
  <w:abstractNum w:abstractNumId="1288">
    <w:nsid w:val="65A41A4C"/>
    <w:multiLevelType w:val="multilevel"/>
    <w:tmpl w:val="F23801C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89">
    <w:nsid w:val="65B1045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90">
    <w:nsid w:val="65B81466"/>
    <w:multiLevelType w:val="multilevel"/>
    <w:tmpl w:val="5DF05D8E"/>
    <w:lvl w:ilvl="0">
      <w:start w:val="1"/>
      <w:numFmt w:val="bullet"/>
      <w:lvlText w:val=""/>
      <w:lvlJc w:val="left"/>
      <w:pPr>
        <w:tabs>
          <w:tab w:val="num" w:pos="720"/>
        </w:tabs>
        <w:ind w:left="720"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91">
    <w:nsid w:val="65BE7E2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92">
    <w:nsid w:val="65C34390"/>
    <w:multiLevelType w:val="multilevel"/>
    <w:tmpl w:val="39E0B45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93">
    <w:nsid w:val="65C4699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94">
    <w:nsid w:val="65E13983"/>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95">
    <w:nsid w:val="65F077F8"/>
    <w:multiLevelType w:val="singleLevel"/>
    <w:tmpl w:val="4ED48B70"/>
    <w:lvl w:ilvl="0">
      <w:start w:val="2000"/>
      <w:numFmt w:val="bullet"/>
      <w:lvlText w:val="-"/>
      <w:lvlJc w:val="left"/>
      <w:pPr>
        <w:tabs>
          <w:tab w:val="num" w:pos="927"/>
        </w:tabs>
        <w:ind w:left="927" w:hanging="360"/>
      </w:pPr>
      <w:rPr>
        <w:rFonts w:hint="default"/>
      </w:rPr>
    </w:lvl>
  </w:abstractNum>
  <w:abstractNum w:abstractNumId="1296">
    <w:nsid w:val="65FB2B77"/>
    <w:multiLevelType w:val="multilevel"/>
    <w:tmpl w:val="72D4CC08"/>
    <w:lvl w:ilvl="0">
      <w:start w:val="1"/>
      <w:numFmt w:val="bullet"/>
      <w:lvlText w:val="-"/>
      <w:lvlJc w:val="left"/>
      <w:pPr>
        <w:tabs>
          <w:tab w:val="num" w:pos="360"/>
        </w:tabs>
        <w:ind w:left="340" w:hanging="34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97">
    <w:nsid w:val="66077487"/>
    <w:multiLevelType w:val="multilevel"/>
    <w:tmpl w:val="B25CEEF0"/>
    <w:lvl w:ilvl="0">
      <w:start w:val="1"/>
      <w:numFmt w:val="decimal"/>
      <w:lvlText w:val="%1."/>
      <w:lvlJc w:val="left"/>
      <w:pPr>
        <w:tabs>
          <w:tab w:val="num" w:pos="360"/>
        </w:tabs>
        <w:ind w:left="360" w:hanging="360"/>
      </w:pPr>
      <w:rPr>
        <w:rFonts w:cs="Times New Roman"/>
      </w:rPr>
    </w:lvl>
    <w:lvl w:ilvl="1">
      <w:start w:val="4"/>
      <w:numFmt w:val="decimal"/>
      <w:isLgl/>
      <w:lvlText w:val="%1.%2"/>
      <w:lvlJc w:val="left"/>
      <w:pPr>
        <w:tabs>
          <w:tab w:val="num" w:pos="360"/>
        </w:tabs>
        <w:ind w:left="360" w:hanging="360"/>
      </w:pPr>
      <w:rPr>
        <w:rFonts w:cs="Times New Roman" w:hint="default"/>
      </w:rPr>
    </w:lvl>
    <w:lvl w:ilvl="2">
      <w:start w:val="1"/>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720"/>
        </w:tabs>
        <w:ind w:left="720" w:hanging="72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080"/>
        </w:tabs>
        <w:ind w:left="1080" w:hanging="1080"/>
      </w:pPr>
      <w:rPr>
        <w:rFonts w:cs="Times New Roman" w:hint="default"/>
      </w:rPr>
    </w:lvl>
    <w:lvl w:ilvl="6">
      <w:start w:val="1"/>
      <w:numFmt w:val="decimal"/>
      <w:isLgl/>
      <w:lvlText w:val="%1.%2.%3.%4.%5.%6.%7"/>
      <w:lvlJc w:val="left"/>
      <w:pPr>
        <w:tabs>
          <w:tab w:val="num" w:pos="1440"/>
        </w:tabs>
        <w:ind w:left="1440" w:hanging="1440"/>
      </w:pPr>
      <w:rPr>
        <w:rFonts w:cs="Times New Roman" w:hint="default"/>
      </w:rPr>
    </w:lvl>
    <w:lvl w:ilvl="7">
      <w:start w:val="1"/>
      <w:numFmt w:val="decimal"/>
      <w:isLgl/>
      <w:lvlText w:val="%1.%2.%3.%4.%5.%6.%7.%8"/>
      <w:lvlJc w:val="left"/>
      <w:pPr>
        <w:tabs>
          <w:tab w:val="num" w:pos="1440"/>
        </w:tabs>
        <w:ind w:left="1440" w:hanging="1440"/>
      </w:pPr>
      <w:rPr>
        <w:rFonts w:cs="Times New Roman" w:hint="default"/>
      </w:rPr>
    </w:lvl>
    <w:lvl w:ilvl="8">
      <w:start w:val="1"/>
      <w:numFmt w:val="decimal"/>
      <w:isLgl/>
      <w:lvlText w:val="%1.%2.%3.%4.%5.%6.%7.%8.%9"/>
      <w:lvlJc w:val="left"/>
      <w:pPr>
        <w:tabs>
          <w:tab w:val="num" w:pos="1800"/>
        </w:tabs>
        <w:ind w:left="1800" w:hanging="1800"/>
      </w:pPr>
      <w:rPr>
        <w:rFonts w:cs="Times New Roman" w:hint="default"/>
      </w:rPr>
    </w:lvl>
  </w:abstractNum>
  <w:abstractNum w:abstractNumId="1298">
    <w:nsid w:val="66232A1A"/>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1299">
    <w:nsid w:val="663C56C0"/>
    <w:multiLevelType w:val="multilevel"/>
    <w:tmpl w:val="86AE5DF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00">
    <w:nsid w:val="664D5B86"/>
    <w:multiLevelType w:val="multilevel"/>
    <w:tmpl w:val="EC0E8844"/>
    <w:lvl w:ilvl="0">
      <w:start w:val="1"/>
      <w:numFmt w:val="lowerLetter"/>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301">
    <w:nsid w:val="665064B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02">
    <w:nsid w:val="665C1B82"/>
    <w:multiLevelType w:val="multilevel"/>
    <w:tmpl w:val="E63C28BC"/>
    <w:lvl w:ilvl="0">
      <w:start w:val="5"/>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03">
    <w:nsid w:val="667A20EB"/>
    <w:multiLevelType w:val="singleLevel"/>
    <w:tmpl w:val="749ACF6C"/>
    <w:lvl w:ilvl="0">
      <w:numFmt w:val="bullet"/>
      <w:lvlText w:val=""/>
      <w:lvlJc w:val="left"/>
      <w:pPr>
        <w:tabs>
          <w:tab w:val="num" w:pos="360"/>
        </w:tabs>
        <w:ind w:left="360" w:hanging="360"/>
      </w:pPr>
      <w:rPr>
        <w:rFonts w:ascii="Symbol" w:hAnsi="Symbol" w:hint="default"/>
      </w:rPr>
    </w:lvl>
  </w:abstractNum>
  <w:abstractNum w:abstractNumId="1304">
    <w:nsid w:val="66811D6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05">
    <w:nsid w:val="66870375"/>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06">
    <w:nsid w:val="669C3AFE"/>
    <w:multiLevelType w:val="multilevel"/>
    <w:tmpl w:val="D26AA86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07">
    <w:nsid w:val="66A6286E"/>
    <w:multiLevelType w:val="multilevel"/>
    <w:tmpl w:val="89B2E0B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08">
    <w:nsid w:val="66AD3833"/>
    <w:multiLevelType w:val="multilevel"/>
    <w:tmpl w:val="BF8E3D12"/>
    <w:lvl w:ilvl="0">
      <w:start w:val="1"/>
      <w:numFmt w:val="decimal"/>
      <w:lvlText w:val="%1."/>
      <w:lvlJc w:val="left"/>
      <w:pPr>
        <w:tabs>
          <w:tab w:val="num" w:pos="720"/>
        </w:tabs>
        <w:ind w:left="720" w:hanging="360"/>
      </w:pPr>
      <w:rPr>
        <w:rFonts w:cs="Times New Roman"/>
      </w:rPr>
    </w:lvl>
    <w:lvl w:ilvl="1">
      <w:start w:val="1"/>
      <w:numFmt w:val="upperRoman"/>
      <w:lvlText w:val="%2."/>
      <w:lvlJc w:val="left"/>
      <w:pPr>
        <w:tabs>
          <w:tab w:val="num" w:pos="1800"/>
        </w:tabs>
        <w:ind w:left="1800" w:hanging="720"/>
      </w:pPr>
      <w:rPr>
        <w:rFonts w:cs="Times New Roman" w:hint="default"/>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09">
    <w:nsid w:val="66B337E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10">
    <w:nsid w:val="66E956CB"/>
    <w:multiLevelType w:val="multilevel"/>
    <w:tmpl w:val="E384BB8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11">
    <w:nsid w:val="67020E77"/>
    <w:multiLevelType w:val="multilevel"/>
    <w:tmpl w:val="7DA49F5C"/>
    <w:lvl w:ilvl="0">
      <w:start w:val="1"/>
      <w:numFmt w:val="decimal"/>
      <w:lvlText w:val="%1."/>
      <w:lvlJc w:val="left"/>
      <w:pPr>
        <w:tabs>
          <w:tab w:val="num" w:pos="720"/>
        </w:tabs>
        <w:ind w:left="720" w:hanging="360"/>
      </w:pPr>
      <w:rPr>
        <w:rFonts w:cs="Times New Roman"/>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12">
    <w:nsid w:val="670B608F"/>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313">
    <w:nsid w:val="6725397F"/>
    <w:multiLevelType w:val="multilevel"/>
    <w:tmpl w:val="139E0AB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14">
    <w:nsid w:val="6729509F"/>
    <w:multiLevelType w:val="multilevel"/>
    <w:tmpl w:val="F7E00A3E"/>
    <w:lvl w:ilvl="0">
      <w:start w:val="2"/>
      <w:numFmt w:val="decimal"/>
      <w:lvlText w:val="%1"/>
      <w:lvlJc w:val="left"/>
      <w:pPr>
        <w:tabs>
          <w:tab w:val="num" w:pos="432"/>
        </w:tabs>
        <w:ind w:left="432" w:hanging="432"/>
      </w:pPr>
      <w:rPr>
        <w:rFonts w:cs="Times New Roman"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1080"/>
        </w:tabs>
        <w:ind w:left="864" w:hanging="864"/>
      </w:pPr>
      <w:rPr>
        <w:rFonts w:cs="Times New Roman" w:hint="default"/>
        <w:color w:val="auto"/>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315">
    <w:nsid w:val="677F433F"/>
    <w:multiLevelType w:val="multilevel"/>
    <w:tmpl w:val="C2DC2754"/>
    <w:lvl w:ilvl="0">
      <w:start w:val="10"/>
      <w:numFmt w:val="decimal"/>
      <w:lvlText w:val="%1"/>
      <w:lvlJc w:val="left"/>
      <w:pPr>
        <w:tabs>
          <w:tab w:val="num" w:pos="390"/>
        </w:tabs>
        <w:ind w:left="390" w:hanging="390"/>
      </w:pPr>
      <w:rPr>
        <w:rFonts w:cs="Times New Roman" w:hint="default"/>
      </w:rPr>
    </w:lvl>
    <w:lvl w:ilvl="1">
      <w:start w:val="1"/>
      <w:numFmt w:val="decimal"/>
      <w:isLgl/>
      <w:lvlText w:val="%1.%2"/>
      <w:lvlJc w:val="left"/>
      <w:pPr>
        <w:tabs>
          <w:tab w:val="num" w:pos="795"/>
        </w:tabs>
        <w:ind w:left="795" w:hanging="795"/>
      </w:pPr>
      <w:rPr>
        <w:rFonts w:cs="Times New Roman" w:hint="default"/>
      </w:rPr>
    </w:lvl>
    <w:lvl w:ilvl="2">
      <w:start w:val="2"/>
      <w:numFmt w:val="decimal"/>
      <w:isLgl/>
      <w:lvlText w:val="%1.%2.%3"/>
      <w:lvlJc w:val="left"/>
      <w:pPr>
        <w:tabs>
          <w:tab w:val="num" w:pos="795"/>
        </w:tabs>
        <w:ind w:left="795" w:hanging="795"/>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440"/>
        </w:tabs>
        <w:ind w:left="1440" w:hanging="144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2160"/>
        </w:tabs>
        <w:ind w:left="2160" w:hanging="216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1316">
    <w:nsid w:val="679F0303"/>
    <w:multiLevelType w:val="multilevel"/>
    <w:tmpl w:val="BF9C4E7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17">
    <w:nsid w:val="67A563F3"/>
    <w:multiLevelType w:val="multilevel"/>
    <w:tmpl w:val="42866E26"/>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18">
    <w:nsid w:val="67A90C58"/>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319">
    <w:nsid w:val="67AA3C27"/>
    <w:multiLevelType w:val="singleLevel"/>
    <w:tmpl w:val="B3347C60"/>
    <w:lvl w:ilvl="0">
      <w:start w:val="1"/>
      <w:numFmt w:val="decimal"/>
      <w:lvlText w:val="[%1]"/>
      <w:lvlJc w:val="right"/>
      <w:pPr>
        <w:tabs>
          <w:tab w:val="num" w:pos="648"/>
        </w:tabs>
        <w:ind w:firstLine="288"/>
      </w:pPr>
      <w:rPr>
        <w:rFonts w:cs="Times New Roman"/>
      </w:rPr>
    </w:lvl>
  </w:abstractNum>
  <w:abstractNum w:abstractNumId="1320">
    <w:nsid w:val="67AC783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21">
    <w:nsid w:val="67C71DCB"/>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322">
    <w:nsid w:val="67CE18AD"/>
    <w:multiLevelType w:val="multilevel"/>
    <w:tmpl w:val="D66EE66E"/>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23">
    <w:nsid w:val="67FC7153"/>
    <w:multiLevelType w:val="multilevel"/>
    <w:tmpl w:val="98881EA4"/>
    <w:lvl w:ilvl="0">
      <w:start w:val="1"/>
      <w:numFmt w:val="decimal"/>
      <w:lvlText w:val="%1."/>
      <w:lvlJc w:val="left"/>
      <w:pPr>
        <w:tabs>
          <w:tab w:val="num" w:pos="360"/>
        </w:tabs>
        <w:ind w:left="357" w:hanging="357"/>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24">
    <w:nsid w:val="68194A29"/>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325">
    <w:nsid w:val="682D62A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26">
    <w:nsid w:val="68531532"/>
    <w:multiLevelType w:val="multilevel"/>
    <w:tmpl w:val="891EA4C6"/>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27">
    <w:nsid w:val="68845E48"/>
    <w:multiLevelType w:val="multilevel"/>
    <w:tmpl w:val="74C420DA"/>
    <w:lvl w:ilvl="0">
      <w:start w:val="1"/>
      <w:numFmt w:val="bullet"/>
      <w:lvlText w:val=""/>
      <w:lvlJc w:val="left"/>
      <w:pPr>
        <w:tabs>
          <w:tab w:val="num" w:pos="360"/>
        </w:tabs>
        <w:ind w:left="360" w:hanging="360"/>
      </w:pPr>
      <w:rPr>
        <w:rFonts w:ascii="Symbol" w:hAnsi="Symbol" w:hint="default"/>
        <w:b w:val="0"/>
        <w:i w:val="0"/>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28">
    <w:nsid w:val="688A3FAC"/>
    <w:multiLevelType w:val="multilevel"/>
    <w:tmpl w:val="CC9637E6"/>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29">
    <w:nsid w:val="68A66B30"/>
    <w:multiLevelType w:val="multilevel"/>
    <w:tmpl w:val="CD3E7E32"/>
    <w:lvl w:ilvl="0">
      <w:start w:val="1"/>
      <w:numFmt w:val="bullet"/>
      <w:lvlText w:val=""/>
      <w:lvlJc w:val="left"/>
      <w:pPr>
        <w:tabs>
          <w:tab w:val="num" w:pos="363"/>
        </w:tabs>
        <w:ind w:left="363" w:hanging="363"/>
      </w:pPr>
      <w:rPr>
        <w:rFonts w:ascii="Symbol" w:hAnsi="Symbol" w:hint="default"/>
      </w:rPr>
    </w:lvl>
    <w:lvl w:ilvl="1" w:tentative="1">
      <w:start w:val="1"/>
      <w:numFmt w:val="bullet"/>
      <w:lvlText w:val="o"/>
      <w:lvlJc w:val="left"/>
      <w:pPr>
        <w:tabs>
          <w:tab w:val="num" w:pos="11"/>
        </w:tabs>
        <w:ind w:left="11" w:hanging="360"/>
      </w:pPr>
      <w:rPr>
        <w:rFonts w:ascii="Courier New" w:hAnsi="Courier New" w:hint="default"/>
      </w:rPr>
    </w:lvl>
    <w:lvl w:ilvl="2" w:tentative="1">
      <w:start w:val="1"/>
      <w:numFmt w:val="bullet"/>
      <w:lvlText w:val=""/>
      <w:lvlJc w:val="left"/>
      <w:pPr>
        <w:tabs>
          <w:tab w:val="num" w:pos="731"/>
        </w:tabs>
        <w:ind w:left="731" w:hanging="360"/>
      </w:pPr>
      <w:rPr>
        <w:rFonts w:ascii="Wingdings" w:hAnsi="Wingdings" w:hint="default"/>
      </w:rPr>
    </w:lvl>
    <w:lvl w:ilvl="3" w:tentative="1">
      <w:start w:val="1"/>
      <w:numFmt w:val="bullet"/>
      <w:lvlText w:val=""/>
      <w:lvlJc w:val="left"/>
      <w:pPr>
        <w:tabs>
          <w:tab w:val="num" w:pos="1451"/>
        </w:tabs>
        <w:ind w:left="1451" w:hanging="360"/>
      </w:pPr>
      <w:rPr>
        <w:rFonts w:ascii="Symbol" w:hAnsi="Symbol" w:hint="default"/>
      </w:rPr>
    </w:lvl>
    <w:lvl w:ilvl="4" w:tentative="1">
      <w:start w:val="1"/>
      <w:numFmt w:val="bullet"/>
      <w:lvlText w:val="o"/>
      <w:lvlJc w:val="left"/>
      <w:pPr>
        <w:tabs>
          <w:tab w:val="num" w:pos="2171"/>
        </w:tabs>
        <w:ind w:left="2171" w:hanging="360"/>
      </w:pPr>
      <w:rPr>
        <w:rFonts w:ascii="Courier New" w:hAnsi="Courier New" w:hint="default"/>
      </w:rPr>
    </w:lvl>
    <w:lvl w:ilvl="5" w:tentative="1">
      <w:start w:val="1"/>
      <w:numFmt w:val="bullet"/>
      <w:lvlText w:val=""/>
      <w:lvlJc w:val="left"/>
      <w:pPr>
        <w:tabs>
          <w:tab w:val="num" w:pos="2891"/>
        </w:tabs>
        <w:ind w:left="2891" w:hanging="360"/>
      </w:pPr>
      <w:rPr>
        <w:rFonts w:ascii="Wingdings" w:hAnsi="Wingdings" w:hint="default"/>
      </w:rPr>
    </w:lvl>
    <w:lvl w:ilvl="6" w:tentative="1">
      <w:start w:val="1"/>
      <w:numFmt w:val="bullet"/>
      <w:lvlText w:val=""/>
      <w:lvlJc w:val="left"/>
      <w:pPr>
        <w:tabs>
          <w:tab w:val="num" w:pos="3611"/>
        </w:tabs>
        <w:ind w:left="3611" w:hanging="360"/>
      </w:pPr>
      <w:rPr>
        <w:rFonts w:ascii="Symbol" w:hAnsi="Symbol" w:hint="default"/>
      </w:rPr>
    </w:lvl>
    <w:lvl w:ilvl="7" w:tentative="1">
      <w:start w:val="1"/>
      <w:numFmt w:val="bullet"/>
      <w:lvlText w:val="o"/>
      <w:lvlJc w:val="left"/>
      <w:pPr>
        <w:tabs>
          <w:tab w:val="num" w:pos="4331"/>
        </w:tabs>
        <w:ind w:left="4331" w:hanging="360"/>
      </w:pPr>
      <w:rPr>
        <w:rFonts w:ascii="Courier New" w:hAnsi="Courier New" w:hint="default"/>
      </w:rPr>
    </w:lvl>
    <w:lvl w:ilvl="8" w:tentative="1">
      <w:start w:val="1"/>
      <w:numFmt w:val="bullet"/>
      <w:lvlText w:val=""/>
      <w:lvlJc w:val="left"/>
      <w:pPr>
        <w:tabs>
          <w:tab w:val="num" w:pos="5051"/>
        </w:tabs>
        <w:ind w:left="5051" w:hanging="360"/>
      </w:pPr>
      <w:rPr>
        <w:rFonts w:ascii="Wingdings" w:hAnsi="Wingdings" w:hint="default"/>
      </w:rPr>
    </w:lvl>
  </w:abstractNum>
  <w:abstractNum w:abstractNumId="1330">
    <w:nsid w:val="68B65053"/>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331">
    <w:nsid w:val="68CC2A7D"/>
    <w:multiLevelType w:val="singleLevel"/>
    <w:tmpl w:val="AF9442F2"/>
    <w:lvl w:ilvl="0">
      <w:numFmt w:val="bullet"/>
      <w:lvlText w:val="-"/>
      <w:lvlJc w:val="left"/>
      <w:pPr>
        <w:tabs>
          <w:tab w:val="num" w:pos="360"/>
        </w:tabs>
        <w:ind w:left="360" w:hanging="360"/>
      </w:pPr>
      <w:rPr>
        <w:rFonts w:hint="default"/>
      </w:rPr>
    </w:lvl>
  </w:abstractNum>
  <w:abstractNum w:abstractNumId="1332">
    <w:nsid w:val="68D16E6D"/>
    <w:multiLevelType w:val="multilevel"/>
    <w:tmpl w:val="5EF2F216"/>
    <w:lvl w:ilvl="0">
      <w:start w:val="1"/>
      <w:numFmt w:val="bullet"/>
      <w:lvlText w:val="o"/>
      <w:lvlJc w:val="left"/>
      <w:pPr>
        <w:tabs>
          <w:tab w:val="num" w:pos="360"/>
        </w:tabs>
        <w:ind w:left="360" w:hanging="360"/>
      </w:pPr>
      <w:rPr>
        <w:rFonts w:ascii="Courier New" w:hAnsi="Courier New"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33">
    <w:nsid w:val="68DA4534"/>
    <w:multiLevelType w:val="multilevel"/>
    <w:tmpl w:val="2F148160"/>
    <w:lvl w:ilvl="0">
      <w:start w:val="1"/>
      <w:numFmt w:val="bullet"/>
      <w:lvlText w:val=""/>
      <w:lvlJc w:val="left"/>
      <w:pPr>
        <w:tabs>
          <w:tab w:val="num" w:pos="700"/>
        </w:tabs>
        <w:ind w:left="680" w:hanging="340"/>
      </w:pPr>
      <w:rPr>
        <w:rFonts w:ascii="Symbol" w:hAnsi="Symbol" w:hint="default"/>
        <w:color w:val="auto"/>
        <w:sz w:val="2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34">
    <w:nsid w:val="68E73D0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35">
    <w:nsid w:val="692B6F66"/>
    <w:multiLevelType w:val="multilevel"/>
    <w:tmpl w:val="E932CFA6"/>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36">
    <w:nsid w:val="69401879"/>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337">
    <w:nsid w:val="694B1F3C"/>
    <w:multiLevelType w:val="multilevel"/>
    <w:tmpl w:val="098C7BA8"/>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38">
    <w:nsid w:val="6951071D"/>
    <w:multiLevelType w:val="multilevel"/>
    <w:tmpl w:val="1B9EBE66"/>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39">
    <w:nsid w:val="69552583"/>
    <w:multiLevelType w:val="multilevel"/>
    <w:tmpl w:val="B14C41D0"/>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40">
    <w:nsid w:val="6962271E"/>
    <w:multiLevelType w:val="multilevel"/>
    <w:tmpl w:val="BA282620"/>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41">
    <w:nsid w:val="696814BA"/>
    <w:multiLevelType w:val="multilevel"/>
    <w:tmpl w:val="C1FC720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42">
    <w:nsid w:val="696B7320"/>
    <w:multiLevelType w:val="singleLevel"/>
    <w:tmpl w:val="7ABC118C"/>
    <w:lvl w:ilvl="0">
      <w:start w:val="1"/>
      <w:numFmt w:val="bullet"/>
      <w:lvlText w:val=""/>
      <w:lvlJc w:val="left"/>
      <w:pPr>
        <w:tabs>
          <w:tab w:val="num" w:pos="360"/>
        </w:tabs>
        <w:ind w:left="360" w:hanging="360"/>
      </w:pPr>
      <w:rPr>
        <w:rFonts w:ascii="Symbol" w:hAnsi="Symbol" w:hint="default"/>
        <w:color w:val="auto"/>
      </w:rPr>
    </w:lvl>
  </w:abstractNum>
  <w:abstractNum w:abstractNumId="1343">
    <w:nsid w:val="69774A82"/>
    <w:multiLevelType w:val="multilevel"/>
    <w:tmpl w:val="98A21168"/>
    <w:lvl w:ilvl="0">
      <w:start w:val="5"/>
      <w:numFmt w:val="bullet"/>
      <w:lvlText w:val="-"/>
      <w:lvlJc w:val="left"/>
      <w:pPr>
        <w:tabs>
          <w:tab w:val="num" w:pos="360"/>
        </w:tabs>
        <w:ind w:left="360" w:hanging="360"/>
      </w:pPr>
      <w:rPr>
        <w:rFonts w:ascii="Times New Roman" w:eastAsia="Arial Unicode MS" w:hAnsi="Times New Roman" w:hint="default"/>
      </w:rPr>
    </w:lvl>
    <w:lvl w:ilvl="1">
      <w:start w:val="1"/>
      <w:numFmt w:val="bullet"/>
      <w:lvlText w:val="o"/>
      <w:lvlJc w:val="left"/>
      <w:pPr>
        <w:tabs>
          <w:tab w:val="num" w:pos="1080"/>
        </w:tabs>
        <w:ind w:left="1080" w:hanging="360"/>
      </w:pPr>
      <w:rPr>
        <w:rFonts w:ascii="Courier New" w:hAnsi="Courier New" w:hint="default"/>
      </w:rPr>
    </w:lvl>
    <w:lvl w:ilvl="2">
      <w:start w:val="8"/>
      <w:numFmt w:val="decimal"/>
      <w:lvlText w:val="%3)"/>
      <w:lvlJc w:val="left"/>
      <w:pPr>
        <w:tabs>
          <w:tab w:val="num" w:pos="1800"/>
        </w:tabs>
        <w:ind w:left="1800" w:hanging="360"/>
      </w:pPr>
      <w:rPr>
        <w:rFonts w:cs="Times New Roman"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44">
    <w:nsid w:val="698021E6"/>
    <w:multiLevelType w:val="multilevel"/>
    <w:tmpl w:val="80164350"/>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45">
    <w:nsid w:val="69937FE4"/>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346">
    <w:nsid w:val="69A64872"/>
    <w:multiLevelType w:val="multilevel"/>
    <w:tmpl w:val="F7761D7E"/>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47">
    <w:nsid w:val="69AD579C"/>
    <w:multiLevelType w:val="multilevel"/>
    <w:tmpl w:val="9CAE2B3A"/>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48">
    <w:nsid w:val="69AF27E5"/>
    <w:multiLevelType w:val="multilevel"/>
    <w:tmpl w:val="56D8226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49">
    <w:nsid w:val="69E37914"/>
    <w:multiLevelType w:val="multilevel"/>
    <w:tmpl w:val="837CD36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350">
    <w:nsid w:val="69F112BB"/>
    <w:multiLevelType w:val="multilevel"/>
    <w:tmpl w:val="040C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51">
    <w:nsid w:val="6A021C90"/>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1352">
    <w:nsid w:val="6A102BF3"/>
    <w:multiLevelType w:val="multilevel"/>
    <w:tmpl w:val="07FEF7E0"/>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1"/>
        </w:tabs>
        <w:ind w:left="11" w:hanging="360"/>
      </w:pPr>
      <w:rPr>
        <w:rFonts w:ascii="Courier New" w:hAnsi="Courier New" w:hint="default"/>
      </w:rPr>
    </w:lvl>
    <w:lvl w:ilvl="2" w:tentative="1">
      <w:start w:val="1"/>
      <w:numFmt w:val="bullet"/>
      <w:lvlText w:val=""/>
      <w:lvlJc w:val="left"/>
      <w:pPr>
        <w:tabs>
          <w:tab w:val="num" w:pos="731"/>
        </w:tabs>
        <w:ind w:left="731" w:hanging="360"/>
      </w:pPr>
      <w:rPr>
        <w:rFonts w:ascii="Wingdings" w:hAnsi="Wingdings" w:hint="default"/>
      </w:rPr>
    </w:lvl>
    <w:lvl w:ilvl="3" w:tentative="1">
      <w:start w:val="1"/>
      <w:numFmt w:val="bullet"/>
      <w:lvlText w:val=""/>
      <w:lvlJc w:val="left"/>
      <w:pPr>
        <w:tabs>
          <w:tab w:val="num" w:pos="1451"/>
        </w:tabs>
        <w:ind w:left="1451" w:hanging="360"/>
      </w:pPr>
      <w:rPr>
        <w:rFonts w:ascii="Symbol" w:hAnsi="Symbol" w:hint="default"/>
      </w:rPr>
    </w:lvl>
    <w:lvl w:ilvl="4" w:tentative="1">
      <w:start w:val="1"/>
      <w:numFmt w:val="bullet"/>
      <w:lvlText w:val="o"/>
      <w:lvlJc w:val="left"/>
      <w:pPr>
        <w:tabs>
          <w:tab w:val="num" w:pos="2171"/>
        </w:tabs>
        <w:ind w:left="2171" w:hanging="360"/>
      </w:pPr>
      <w:rPr>
        <w:rFonts w:ascii="Courier New" w:hAnsi="Courier New" w:hint="default"/>
      </w:rPr>
    </w:lvl>
    <w:lvl w:ilvl="5" w:tentative="1">
      <w:start w:val="1"/>
      <w:numFmt w:val="bullet"/>
      <w:lvlText w:val=""/>
      <w:lvlJc w:val="left"/>
      <w:pPr>
        <w:tabs>
          <w:tab w:val="num" w:pos="2891"/>
        </w:tabs>
        <w:ind w:left="2891" w:hanging="360"/>
      </w:pPr>
      <w:rPr>
        <w:rFonts w:ascii="Wingdings" w:hAnsi="Wingdings" w:hint="default"/>
      </w:rPr>
    </w:lvl>
    <w:lvl w:ilvl="6" w:tentative="1">
      <w:start w:val="1"/>
      <w:numFmt w:val="bullet"/>
      <w:lvlText w:val=""/>
      <w:lvlJc w:val="left"/>
      <w:pPr>
        <w:tabs>
          <w:tab w:val="num" w:pos="3611"/>
        </w:tabs>
        <w:ind w:left="3611" w:hanging="360"/>
      </w:pPr>
      <w:rPr>
        <w:rFonts w:ascii="Symbol" w:hAnsi="Symbol" w:hint="default"/>
      </w:rPr>
    </w:lvl>
    <w:lvl w:ilvl="7" w:tentative="1">
      <w:start w:val="1"/>
      <w:numFmt w:val="bullet"/>
      <w:lvlText w:val="o"/>
      <w:lvlJc w:val="left"/>
      <w:pPr>
        <w:tabs>
          <w:tab w:val="num" w:pos="4331"/>
        </w:tabs>
        <w:ind w:left="4331" w:hanging="360"/>
      </w:pPr>
      <w:rPr>
        <w:rFonts w:ascii="Courier New" w:hAnsi="Courier New" w:hint="default"/>
      </w:rPr>
    </w:lvl>
    <w:lvl w:ilvl="8" w:tentative="1">
      <w:start w:val="1"/>
      <w:numFmt w:val="bullet"/>
      <w:lvlText w:val=""/>
      <w:lvlJc w:val="left"/>
      <w:pPr>
        <w:tabs>
          <w:tab w:val="num" w:pos="5051"/>
        </w:tabs>
        <w:ind w:left="5051" w:hanging="360"/>
      </w:pPr>
      <w:rPr>
        <w:rFonts w:ascii="Wingdings" w:hAnsi="Wingdings" w:hint="default"/>
      </w:rPr>
    </w:lvl>
  </w:abstractNum>
  <w:abstractNum w:abstractNumId="1353">
    <w:nsid w:val="6A214929"/>
    <w:multiLevelType w:val="multilevel"/>
    <w:tmpl w:val="DA9E68EE"/>
    <w:lvl w:ilvl="0">
      <w:start w:val="1"/>
      <w:numFmt w:val="decimal"/>
      <w:lvlText w:val="%1."/>
      <w:lvlJc w:val="left"/>
      <w:pPr>
        <w:tabs>
          <w:tab w:val="num" w:pos="504"/>
        </w:tabs>
        <w:ind w:left="504"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54">
    <w:nsid w:val="6A243839"/>
    <w:multiLevelType w:val="singleLevel"/>
    <w:tmpl w:val="BCCEDC2E"/>
    <w:lvl w:ilvl="0">
      <w:start w:val="1"/>
      <w:numFmt w:val="decimal"/>
      <w:lvlText w:val="%1)"/>
      <w:legacy w:legacy="1" w:legacySpace="0" w:legacyIndent="644"/>
      <w:lvlJc w:val="left"/>
      <w:pPr>
        <w:ind w:left="928" w:hanging="644"/>
      </w:pPr>
      <w:rPr>
        <w:rFonts w:cs="Times New Roman"/>
      </w:rPr>
    </w:lvl>
  </w:abstractNum>
  <w:abstractNum w:abstractNumId="1355">
    <w:nsid w:val="6A2B3BE9"/>
    <w:multiLevelType w:val="multilevel"/>
    <w:tmpl w:val="41384B6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56">
    <w:nsid w:val="6A2C6E00"/>
    <w:multiLevelType w:val="multilevel"/>
    <w:tmpl w:val="A5FA041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57">
    <w:nsid w:val="6A372048"/>
    <w:multiLevelType w:val="singleLevel"/>
    <w:tmpl w:val="04130001"/>
    <w:lvl w:ilvl="0">
      <w:start w:val="1"/>
      <w:numFmt w:val="bullet"/>
      <w:lvlText w:val=""/>
      <w:lvlJc w:val="left"/>
      <w:pPr>
        <w:tabs>
          <w:tab w:val="num" w:pos="360"/>
        </w:tabs>
        <w:ind w:left="360" w:hanging="360"/>
      </w:pPr>
      <w:rPr>
        <w:rFonts w:ascii="Symbol" w:hAnsi="Symbol" w:hint="default"/>
      </w:rPr>
    </w:lvl>
  </w:abstractNum>
  <w:abstractNum w:abstractNumId="1358">
    <w:nsid w:val="6A4B0E0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59">
    <w:nsid w:val="6A6D1F2E"/>
    <w:multiLevelType w:val="multilevel"/>
    <w:tmpl w:val="6A4A158A"/>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60">
    <w:nsid w:val="6A700691"/>
    <w:multiLevelType w:val="singleLevel"/>
    <w:tmpl w:val="FF56433E"/>
    <w:lvl w:ilvl="0">
      <w:start w:val="1"/>
      <w:numFmt w:val="bullet"/>
      <w:lvlText w:val=""/>
      <w:lvlJc w:val="left"/>
      <w:pPr>
        <w:tabs>
          <w:tab w:val="num" w:pos="360"/>
        </w:tabs>
        <w:ind w:left="360" w:hanging="360"/>
      </w:pPr>
      <w:rPr>
        <w:rFonts w:ascii="Symbol" w:hAnsi="Symbol" w:hint="default"/>
        <w:sz w:val="16"/>
      </w:rPr>
    </w:lvl>
  </w:abstractNum>
  <w:abstractNum w:abstractNumId="1361">
    <w:nsid w:val="6A74226B"/>
    <w:multiLevelType w:val="singleLevel"/>
    <w:tmpl w:val="2C729A60"/>
    <w:lvl w:ilvl="0">
      <w:start w:val="1"/>
      <w:numFmt w:val="decimal"/>
      <w:lvlText w:val="%1."/>
      <w:lvlJc w:val="left"/>
      <w:pPr>
        <w:tabs>
          <w:tab w:val="num" w:pos="360"/>
        </w:tabs>
        <w:ind w:left="360" w:hanging="360"/>
      </w:pPr>
      <w:rPr>
        <w:rFonts w:cs="Times New Roman"/>
      </w:rPr>
    </w:lvl>
  </w:abstractNum>
  <w:abstractNum w:abstractNumId="1362">
    <w:nsid w:val="6A7847EC"/>
    <w:multiLevelType w:val="multilevel"/>
    <w:tmpl w:val="EDF4632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63">
    <w:nsid w:val="6A9B0FFA"/>
    <w:multiLevelType w:val="multilevel"/>
    <w:tmpl w:val="EB6AF1E4"/>
    <w:lvl w:ilvl="0">
      <w:start w:val="6"/>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1364">
    <w:nsid w:val="6AAA562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365">
    <w:nsid w:val="6AB02169"/>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366">
    <w:nsid w:val="6ADA0476"/>
    <w:multiLevelType w:val="singleLevel"/>
    <w:tmpl w:val="ACB8C514"/>
    <w:lvl w:ilvl="0">
      <w:start w:val="2"/>
      <w:numFmt w:val="decimal"/>
      <w:lvlText w:val="%1."/>
      <w:lvlJc w:val="left"/>
      <w:pPr>
        <w:tabs>
          <w:tab w:val="num" w:pos="644"/>
        </w:tabs>
        <w:ind w:left="644" w:hanging="360"/>
      </w:pPr>
      <w:rPr>
        <w:rFonts w:cs="Times New Roman" w:hint="default"/>
      </w:rPr>
    </w:lvl>
  </w:abstractNum>
  <w:abstractNum w:abstractNumId="1367">
    <w:nsid w:val="6B113F1F"/>
    <w:multiLevelType w:val="multilevel"/>
    <w:tmpl w:val="A4A85E0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68">
    <w:nsid w:val="6B2373EE"/>
    <w:multiLevelType w:val="multilevel"/>
    <w:tmpl w:val="C26AE692"/>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69">
    <w:nsid w:val="6B4B7DA7"/>
    <w:multiLevelType w:val="multilevel"/>
    <w:tmpl w:val="7D1C1E58"/>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70">
    <w:nsid w:val="6B5316F9"/>
    <w:multiLevelType w:val="multilevel"/>
    <w:tmpl w:val="F1E220A2"/>
    <w:lvl w:ilvl="0">
      <w:start w:val="1"/>
      <w:numFmt w:val="decimal"/>
      <w:lvlText w:val="%1."/>
      <w:lvlJc w:val="left"/>
      <w:pPr>
        <w:tabs>
          <w:tab w:val="num" w:pos="504"/>
        </w:tabs>
        <w:ind w:left="504"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71">
    <w:nsid w:val="6B560B22"/>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72">
    <w:nsid w:val="6B6127BF"/>
    <w:multiLevelType w:val="multilevel"/>
    <w:tmpl w:val="E4701B9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73">
    <w:nsid w:val="6B6E24A7"/>
    <w:multiLevelType w:val="singleLevel"/>
    <w:tmpl w:val="A092ACCC"/>
    <w:lvl w:ilvl="0">
      <w:start w:val="2"/>
      <w:numFmt w:val="decimal"/>
      <w:lvlText w:val="%1."/>
      <w:lvlJc w:val="left"/>
      <w:pPr>
        <w:tabs>
          <w:tab w:val="num" w:pos="1211"/>
        </w:tabs>
        <w:ind w:left="1211" w:hanging="360"/>
      </w:pPr>
      <w:rPr>
        <w:rFonts w:cs="Times New Roman" w:hint="default"/>
      </w:rPr>
    </w:lvl>
  </w:abstractNum>
  <w:abstractNum w:abstractNumId="1374">
    <w:nsid w:val="6B795D2F"/>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375">
    <w:nsid w:val="6BAA32A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376">
    <w:nsid w:val="6BB1336C"/>
    <w:multiLevelType w:val="singleLevel"/>
    <w:tmpl w:val="18DC2D48"/>
    <w:lvl w:ilvl="0">
      <w:numFmt w:val="bullet"/>
      <w:lvlText w:val="-"/>
      <w:lvlJc w:val="left"/>
      <w:pPr>
        <w:tabs>
          <w:tab w:val="num" w:pos="720"/>
        </w:tabs>
        <w:ind w:left="720" w:hanging="360"/>
      </w:pPr>
      <w:rPr>
        <w:rFonts w:hint="default"/>
      </w:rPr>
    </w:lvl>
  </w:abstractNum>
  <w:abstractNum w:abstractNumId="1377">
    <w:nsid w:val="6BB30D52"/>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1378">
    <w:nsid w:val="6BB6033E"/>
    <w:multiLevelType w:val="multilevel"/>
    <w:tmpl w:val="409AD22A"/>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79">
    <w:nsid w:val="6BB717B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80">
    <w:nsid w:val="6BC95DB1"/>
    <w:multiLevelType w:val="singleLevel"/>
    <w:tmpl w:val="912269BE"/>
    <w:lvl w:ilvl="0">
      <w:start w:val="1"/>
      <w:numFmt w:val="bullet"/>
      <w:lvlText w:val="-"/>
      <w:lvlJc w:val="left"/>
      <w:pPr>
        <w:tabs>
          <w:tab w:val="num" w:pos="360"/>
        </w:tabs>
        <w:ind w:left="360" w:hanging="360"/>
      </w:pPr>
      <w:rPr>
        <w:rFonts w:ascii="Times New Roman" w:hAnsi="Times New Roman" w:hint="default"/>
      </w:rPr>
    </w:lvl>
  </w:abstractNum>
  <w:abstractNum w:abstractNumId="1381">
    <w:nsid w:val="6BCB1BB4"/>
    <w:multiLevelType w:val="multilevel"/>
    <w:tmpl w:val="5606915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382">
    <w:nsid w:val="6BD175BB"/>
    <w:multiLevelType w:val="multilevel"/>
    <w:tmpl w:val="BC6C083A"/>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383">
    <w:nsid w:val="6BD35205"/>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384">
    <w:nsid w:val="6BE628B3"/>
    <w:multiLevelType w:val="multilevel"/>
    <w:tmpl w:val="14B24E22"/>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85">
    <w:nsid w:val="6BE74DA5"/>
    <w:multiLevelType w:val="multilevel"/>
    <w:tmpl w:val="DABAB750"/>
    <w:lvl w:ilvl="0">
      <w:start w:val="3"/>
      <w:numFmt w:val="decimal"/>
      <w:lvlText w:val="%1."/>
      <w:lvlJc w:val="left"/>
      <w:pPr>
        <w:tabs>
          <w:tab w:val="num" w:pos="360"/>
        </w:tabs>
        <w:ind w:left="357" w:hanging="357"/>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386">
    <w:nsid w:val="6BFC60F7"/>
    <w:multiLevelType w:val="multilevel"/>
    <w:tmpl w:val="42E252A4"/>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87">
    <w:nsid w:val="6C2C2392"/>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388">
    <w:nsid w:val="6C803E9F"/>
    <w:multiLevelType w:val="multilevel"/>
    <w:tmpl w:val="52F4E364"/>
    <w:lvl w:ilvl="0">
      <w:start w:val="1"/>
      <w:numFmt w:val="bullet"/>
      <w:lvlText w:val=""/>
      <w:lvlJc w:val="left"/>
      <w:pPr>
        <w:tabs>
          <w:tab w:val="num" w:pos="360"/>
        </w:tabs>
        <w:ind w:left="340" w:hanging="34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89">
    <w:nsid w:val="6C8B52AB"/>
    <w:multiLevelType w:val="multilevel"/>
    <w:tmpl w:val="7FB482D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90">
    <w:nsid w:val="6CD569B2"/>
    <w:multiLevelType w:val="multilevel"/>
    <w:tmpl w:val="5606915C"/>
    <w:lvl w:ilvl="0">
      <w:start w:val="1"/>
      <w:numFmt w:val="bullet"/>
      <w:lvlText w:val="o"/>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91">
    <w:nsid w:val="6CE42BC5"/>
    <w:multiLevelType w:val="singleLevel"/>
    <w:tmpl w:val="BBD4312C"/>
    <w:lvl w:ilvl="0">
      <w:start w:val="1"/>
      <w:numFmt w:val="decimal"/>
      <w:lvlText w:val="%1."/>
      <w:lvlJc w:val="left"/>
      <w:pPr>
        <w:tabs>
          <w:tab w:val="num" w:pos="360"/>
        </w:tabs>
        <w:ind w:left="360" w:hanging="360"/>
      </w:pPr>
      <w:rPr>
        <w:rFonts w:cs="Times New Roman" w:hint="eastAsia"/>
      </w:rPr>
    </w:lvl>
  </w:abstractNum>
  <w:abstractNum w:abstractNumId="1392">
    <w:nsid w:val="6D052F86"/>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393">
    <w:nsid w:val="6D0A73C9"/>
    <w:multiLevelType w:val="multilevel"/>
    <w:tmpl w:val="537E9AE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94">
    <w:nsid w:val="6D106095"/>
    <w:multiLevelType w:val="multilevel"/>
    <w:tmpl w:val="FCDE88A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95">
    <w:nsid w:val="6D163318"/>
    <w:multiLevelType w:val="multilevel"/>
    <w:tmpl w:val="AC12CC7A"/>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96">
    <w:nsid w:val="6D29022D"/>
    <w:multiLevelType w:val="multilevel"/>
    <w:tmpl w:val="686ED0CE"/>
    <w:lvl w:ilvl="0">
      <w:start w:val="1"/>
      <w:numFmt w:val="bullet"/>
      <w:lvlText w:val=""/>
      <w:lvlJc w:val="left"/>
      <w:pPr>
        <w:tabs>
          <w:tab w:val="num" w:pos="360"/>
        </w:tabs>
        <w:ind w:left="360" w:hanging="360"/>
      </w:pPr>
      <w:rPr>
        <w:rFonts w:ascii="Symbol" w:hAnsi="Symbol" w:hint="default"/>
        <w:sz w:val="18"/>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397">
    <w:nsid w:val="6D2E5A1F"/>
    <w:multiLevelType w:val="multilevel"/>
    <w:tmpl w:val="04090025"/>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398">
    <w:nsid w:val="6D300B54"/>
    <w:multiLevelType w:val="multilevel"/>
    <w:tmpl w:val="922C31B0"/>
    <w:lvl w:ilvl="0">
      <w:start w:val="5"/>
      <w:numFmt w:val="bullet"/>
      <w:lvlText w:val="-"/>
      <w:lvlJc w:val="left"/>
      <w:pPr>
        <w:tabs>
          <w:tab w:val="num" w:pos="720"/>
        </w:tabs>
        <w:ind w:left="720"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399">
    <w:nsid w:val="6D483CE5"/>
    <w:multiLevelType w:val="multilevel"/>
    <w:tmpl w:val="D37E3102"/>
    <w:lvl w:ilvl="0">
      <w:start w:val="1"/>
      <w:numFmt w:val="bullet"/>
      <w:lvlText w:val="o"/>
      <w:lvlJc w:val="left"/>
      <w:pPr>
        <w:tabs>
          <w:tab w:val="num" w:pos="720"/>
        </w:tabs>
        <w:ind w:left="720" w:hanging="360"/>
      </w:pPr>
      <w:rPr>
        <w:rFonts w:ascii="Courier New" w:hAnsi="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00">
    <w:nsid w:val="6D582327"/>
    <w:multiLevelType w:val="singleLevel"/>
    <w:tmpl w:val="9F80755A"/>
    <w:lvl w:ilvl="0">
      <w:start w:val="2"/>
      <w:numFmt w:val="decimal"/>
      <w:lvlText w:val="%1."/>
      <w:lvlJc w:val="left"/>
      <w:pPr>
        <w:tabs>
          <w:tab w:val="num" w:pos="1368"/>
        </w:tabs>
        <w:ind w:left="1368" w:hanging="360"/>
      </w:pPr>
      <w:rPr>
        <w:rFonts w:cs="Times New Roman" w:hint="default"/>
        <w:b w:val="0"/>
      </w:rPr>
    </w:lvl>
  </w:abstractNum>
  <w:abstractNum w:abstractNumId="1401">
    <w:nsid w:val="6D714AC6"/>
    <w:multiLevelType w:val="multilevel"/>
    <w:tmpl w:val="BF827CAC"/>
    <w:lvl w:ilvl="0">
      <w:start w:val="1"/>
      <w:numFmt w:val="bullet"/>
      <w:lvlText w:val=""/>
      <w:lvlJc w:val="left"/>
      <w:pPr>
        <w:tabs>
          <w:tab w:val="num" w:pos="828"/>
        </w:tabs>
        <w:ind w:left="828" w:hanging="397"/>
      </w:pPr>
      <w:rPr>
        <w:rFonts w:ascii="Symbol" w:hAnsi="Symbol" w:hint="default"/>
        <w:sz w:val="24"/>
      </w:rPr>
    </w:lvl>
    <w:lvl w:ilvl="1" w:tentative="1">
      <w:start w:val="1"/>
      <w:numFmt w:val="bullet"/>
      <w:lvlText w:val="o"/>
      <w:lvlJc w:val="left"/>
      <w:pPr>
        <w:tabs>
          <w:tab w:val="num" w:pos="1871"/>
        </w:tabs>
        <w:ind w:left="1871" w:hanging="360"/>
      </w:pPr>
      <w:rPr>
        <w:rFonts w:ascii="Courier New" w:hAnsi="Courier New" w:hint="default"/>
      </w:rPr>
    </w:lvl>
    <w:lvl w:ilvl="2" w:tentative="1">
      <w:start w:val="1"/>
      <w:numFmt w:val="bullet"/>
      <w:lvlText w:val=""/>
      <w:lvlJc w:val="left"/>
      <w:pPr>
        <w:tabs>
          <w:tab w:val="num" w:pos="2591"/>
        </w:tabs>
        <w:ind w:left="2591" w:hanging="360"/>
      </w:pPr>
      <w:rPr>
        <w:rFonts w:ascii="Wingdings" w:hAnsi="Wingdings" w:hint="default"/>
      </w:rPr>
    </w:lvl>
    <w:lvl w:ilvl="3" w:tentative="1">
      <w:start w:val="1"/>
      <w:numFmt w:val="bullet"/>
      <w:lvlText w:val=""/>
      <w:lvlJc w:val="left"/>
      <w:pPr>
        <w:tabs>
          <w:tab w:val="num" w:pos="3311"/>
        </w:tabs>
        <w:ind w:left="3311" w:hanging="360"/>
      </w:pPr>
      <w:rPr>
        <w:rFonts w:ascii="Symbol" w:hAnsi="Symbol" w:hint="default"/>
      </w:rPr>
    </w:lvl>
    <w:lvl w:ilvl="4" w:tentative="1">
      <w:start w:val="1"/>
      <w:numFmt w:val="bullet"/>
      <w:lvlText w:val="o"/>
      <w:lvlJc w:val="left"/>
      <w:pPr>
        <w:tabs>
          <w:tab w:val="num" w:pos="4031"/>
        </w:tabs>
        <w:ind w:left="4031" w:hanging="360"/>
      </w:pPr>
      <w:rPr>
        <w:rFonts w:ascii="Courier New" w:hAnsi="Courier New" w:hint="default"/>
      </w:rPr>
    </w:lvl>
    <w:lvl w:ilvl="5" w:tentative="1">
      <w:start w:val="1"/>
      <w:numFmt w:val="bullet"/>
      <w:lvlText w:val=""/>
      <w:lvlJc w:val="left"/>
      <w:pPr>
        <w:tabs>
          <w:tab w:val="num" w:pos="4751"/>
        </w:tabs>
        <w:ind w:left="4751" w:hanging="360"/>
      </w:pPr>
      <w:rPr>
        <w:rFonts w:ascii="Wingdings" w:hAnsi="Wingdings" w:hint="default"/>
      </w:rPr>
    </w:lvl>
    <w:lvl w:ilvl="6" w:tentative="1">
      <w:start w:val="1"/>
      <w:numFmt w:val="bullet"/>
      <w:lvlText w:val=""/>
      <w:lvlJc w:val="left"/>
      <w:pPr>
        <w:tabs>
          <w:tab w:val="num" w:pos="5471"/>
        </w:tabs>
        <w:ind w:left="5471" w:hanging="360"/>
      </w:pPr>
      <w:rPr>
        <w:rFonts w:ascii="Symbol" w:hAnsi="Symbol" w:hint="default"/>
      </w:rPr>
    </w:lvl>
    <w:lvl w:ilvl="7" w:tentative="1">
      <w:start w:val="1"/>
      <w:numFmt w:val="bullet"/>
      <w:lvlText w:val="o"/>
      <w:lvlJc w:val="left"/>
      <w:pPr>
        <w:tabs>
          <w:tab w:val="num" w:pos="6191"/>
        </w:tabs>
        <w:ind w:left="6191" w:hanging="360"/>
      </w:pPr>
      <w:rPr>
        <w:rFonts w:ascii="Courier New" w:hAnsi="Courier New" w:hint="default"/>
      </w:rPr>
    </w:lvl>
    <w:lvl w:ilvl="8" w:tentative="1">
      <w:start w:val="1"/>
      <w:numFmt w:val="bullet"/>
      <w:lvlText w:val=""/>
      <w:lvlJc w:val="left"/>
      <w:pPr>
        <w:tabs>
          <w:tab w:val="num" w:pos="6911"/>
        </w:tabs>
        <w:ind w:left="6911" w:hanging="360"/>
      </w:pPr>
      <w:rPr>
        <w:rFonts w:ascii="Wingdings" w:hAnsi="Wingdings" w:hint="default"/>
      </w:rPr>
    </w:lvl>
  </w:abstractNum>
  <w:abstractNum w:abstractNumId="1402">
    <w:nsid w:val="6D726C67"/>
    <w:multiLevelType w:val="multilevel"/>
    <w:tmpl w:val="D2A4564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03">
    <w:nsid w:val="6DC44A48"/>
    <w:multiLevelType w:val="multilevel"/>
    <w:tmpl w:val="BE3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4">
    <w:nsid w:val="6E114C84"/>
    <w:multiLevelType w:val="singleLevel"/>
    <w:tmpl w:val="912269BE"/>
    <w:lvl w:ilvl="0">
      <w:start w:val="1"/>
      <w:numFmt w:val="bullet"/>
      <w:lvlText w:val="-"/>
      <w:lvlJc w:val="left"/>
      <w:pPr>
        <w:tabs>
          <w:tab w:val="num" w:pos="360"/>
        </w:tabs>
        <w:ind w:left="360" w:hanging="360"/>
      </w:pPr>
      <w:rPr>
        <w:rFonts w:ascii="Times New Roman" w:hAnsi="Times New Roman" w:hint="default"/>
      </w:rPr>
    </w:lvl>
  </w:abstractNum>
  <w:abstractNum w:abstractNumId="1405">
    <w:nsid w:val="6E3C51BE"/>
    <w:multiLevelType w:val="singleLevel"/>
    <w:tmpl w:val="AC547C74"/>
    <w:lvl w:ilvl="0">
      <w:start w:val="1"/>
      <w:numFmt w:val="decimal"/>
      <w:lvlText w:val="%1)"/>
      <w:legacy w:legacy="1" w:legacySpace="0" w:legacyIndent="283"/>
      <w:lvlJc w:val="left"/>
      <w:pPr>
        <w:ind w:left="850" w:hanging="283"/>
      </w:pPr>
      <w:rPr>
        <w:rFonts w:cs="Times New Roman"/>
      </w:rPr>
    </w:lvl>
  </w:abstractNum>
  <w:abstractNum w:abstractNumId="1406">
    <w:nsid w:val="6E3D5E08"/>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1407">
    <w:nsid w:val="6E6018F9"/>
    <w:multiLevelType w:val="multilevel"/>
    <w:tmpl w:val="651A03F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08">
    <w:nsid w:val="6E672E69"/>
    <w:multiLevelType w:val="singleLevel"/>
    <w:tmpl w:val="A9E8A74A"/>
    <w:lvl w:ilvl="0">
      <w:start w:val="1"/>
      <w:numFmt w:val="bullet"/>
      <w:lvlText w:val=""/>
      <w:lvlJc w:val="left"/>
      <w:pPr>
        <w:tabs>
          <w:tab w:val="num" w:pos="360"/>
        </w:tabs>
        <w:ind w:left="360" w:hanging="360"/>
      </w:pPr>
      <w:rPr>
        <w:rFonts w:ascii="Wingdings" w:hAnsi="Wingdings" w:hint="default"/>
        <w:sz w:val="16"/>
      </w:rPr>
    </w:lvl>
  </w:abstractNum>
  <w:abstractNum w:abstractNumId="1409">
    <w:nsid w:val="6E7E227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10">
    <w:nsid w:val="6E8065F5"/>
    <w:multiLevelType w:val="multilevel"/>
    <w:tmpl w:val="89249DE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11">
    <w:nsid w:val="6E922965"/>
    <w:multiLevelType w:val="multilevel"/>
    <w:tmpl w:val="3C8EA29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b w:val="0"/>
        <w:i w:val="0"/>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12">
    <w:nsid w:val="6E9B0900"/>
    <w:multiLevelType w:val="multilevel"/>
    <w:tmpl w:val="3BDE1AB8"/>
    <w:lvl w:ilvl="0">
      <w:start w:val="1"/>
      <w:numFmt w:val="bullet"/>
      <w:lvlText w:val="-"/>
      <w:lvlJc w:val="left"/>
      <w:pPr>
        <w:tabs>
          <w:tab w:val="num" w:pos="644"/>
        </w:tabs>
        <w:ind w:left="644" w:hanging="360"/>
      </w:pPr>
      <w:rPr>
        <w:rFonts w:ascii="Times New Roman" w:eastAsia="?? ??" w:hAnsi="Times New Roman"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13">
    <w:nsid w:val="6EA45677"/>
    <w:multiLevelType w:val="singleLevel"/>
    <w:tmpl w:val="A240E480"/>
    <w:lvl w:ilvl="0">
      <w:numFmt w:val="bullet"/>
      <w:lvlText w:val="-"/>
      <w:lvlJc w:val="left"/>
      <w:pPr>
        <w:tabs>
          <w:tab w:val="num" w:pos="360"/>
        </w:tabs>
        <w:ind w:left="360" w:hanging="360"/>
      </w:pPr>
      <w:rPr>
        <w:rFonts w:ascii="Times New Roman" w:eastAsia="細明朝体" w:hAnsi="Times New Roman" w:hint="default"/>
      </w:rPr>
    </w:lvl>
  </w:abstractNum>
  <w:abstractNum w:abstractNumId="1414">
    <w:nsid w:val="6EB02D94"/>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415">
    <w:nsid w:val="6EC25E2C"/>
    <w:multiLevelType w:val="multilevel"/>
    <w:tmpl w:val="00AE7786"/>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16">
    <w:nsid w:val="6EC53EC8"/>
    <w:multiLevelType w:val="multilevel"/>
    <w:tmpl w:val="7FE623E4"/>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17">
    <w:nsid w:val="6EC722DC"/>
    <w:multiLevelType w:val="multilevel"/>
    <w:tmpl w:val="1BFC110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18">
    <w:nsid w:val="6EE51E10"/>
    <w:multiLevelType w:val="multilevel"/>
    <w:tmpl w:val="AC12CC7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19">
    <w:nsid w:val="6EF916AB"/>
    <w:multiLevelType w:val="multilevel"/>
    <w:tmpl w:val="C014328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20">
    <w:nsid w:val="6EF92840"/>
    <w:multiLevelType w:val="multilevel"/>
    <w:tmpl w:val="F7E00A3E"/>
    <w:lvl w:ilvl="0">
      <w:start w:val="2"/>
      <w:numFmt w:val="decimal"/>
      <w:lvlText w:val="%1"/>
      <w:lvlJc w:val="left"/>
      <w:pPr>
        <w:tabs>
          <w:tab w:val="num" w:pos="432"/>
        </w:tabs>
        <w:ind w:left="432" w:hanging="432"/>
      </w:pPr>
      <w:rPr>
        <w:rFonts w:cs="Times New Roman"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1080"/>
        </w:tabs>
        <w:ind w:left="864" w:hanging="864"/>
      </w:pPr>
      <w:rPr>
        <w:rFonts w:cs="Times New Roman" w:hint="default"/>
        <w:color w:val="auto"/>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21">
    <w:nsid w:val="6F05692C"/>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22">
    <w:nsid w:val="6F112ADE"/>
    <w:multiLevelType w:val="multilevel"/>
    <w:tmpl w:val="66066CB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23">
    <w:nsid w:val="6F1B3FD1"/>
    <w:multiLevelType w:val="singleLevel"/>
    <w:tmpl w:val="D5C20846"/>
    <w:lvl w:ilvl="0">
      <w:start w:val="1"/>
      <w:numFmt w:val="decimal"/>
      <w:lvlText w:val="%1."/>
      <w:lvlJc w:val="left"/>
      <w:pPr>
        <w:tabs>
          <w:tab w:val="num" w:pos="720"/>
        </w:tabs>
        <w:ind w:left="720" w:hanging="720"/>
      </w:pPr>
      <w:rPr>
        <w:rFonts w:cs="Times New Roman" w:hint="default"/>
      </w:rPr>
    </w:lvl>
  </w:abstractNum>
  <w:abstractNum w:abstractNumId="1424">
    <w:nsid w:val="6F264C2C"/>
    <w:multiLevelType w:val="multilevel"/>
    <w:tmpl w:val="B066D3F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25">
    <w:nsid w:val="6F282878"/>
    <w:multiLevelType w:val="singleLevel"/>
    <w:tmpl w:val="45AA018C"/>
    <w:lvl w:ilvl="0">
      <w:start w:val="1"/>
      <w:numFmt w:val="bullet"/>
      <w:lvlText w:val=""/>
      <w:lvlJc w:val="left"/>
      <w:pPr>
        <w:tabs>
          <w:tab w:val="num" w:pos="360"/>
        </w:tabs>
        <w:ind w:left="360" w:hanging="360"/>
      </w:pPr>
      <w:rPr>
        <w:rFonts w:ascii="Wingdings" w:hAnsi="Wingdings" w:hint="default"/>
        <w:sz w:val="16"/>
      </w:rPr>
    </w:lvl>
  </w:abstractNum>
  <w:abstractNum w:abstractNumId="1426">
    <w:nsid w:val="6F305B9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27">
    <w:nsid w:val="6F4033C4"/>
    <w:multiLevelType w:val="multilevel"/>
    <w:tmpl w:val="22F2EA98"/>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28">
    <w:nsid w:val="6F850877"/>
    <w:multiLevelType w:val="multilevel"/>
    <w:tmpl w:val="BECC2AB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29">
    <w:nsid w:val="6F9E3EAC"/>
    <w:multiLevelType w:val="singleLevel"/>
    <w:tmpl w:val="FFFFFFFF"/>
    <w:lvl w:ilvl="0">
      <w:numFmt w:val="decimal"/>
      <w:lvlText w:val="*"/>
      <w:lvlJc w:val="left"/>
      <w:rPr>
        <w:rFonts w:cs="Times New Roman"/>
      </w:rPr>
    </w:lvl>
  </w:abstractNum>
  <w:abstractNum w:abstractNumId="1430">
    <w:nsid w:val="6FA55E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31">
    <w:nsid w:val="6FB074DB"/>
    <w:multiLevelType w:val="multilevel"/>
    <w:tmpl w:val="8D9E57AA"/>
    <w:lvl w:ilvl="0">
      <w:start w:val="1"/>
      <w:numFmt w:val="lowerLetter"/>
      <w:lvlText w:val="%1)"/>
      <w:lvlJc w:val="left"/>
      <w:pPr>
        <w:tabs>
          <w:tab w:val="num" w:pos="360"/>
        </w:tabs>
        <w:ind w:left="227" w:hanging="227"/>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32">
    <w:nsid w:val="6FDC14B1"/>
    <w:multiLevelType w:val="multilevel"/>
    <w:tmpl w:val="FC5AD5B0"/>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433">
    <w:nsid w:val="6FDE6CB3"/>
    <w:multiLevelType w:val="multilevel"/>
    <w:tmpl w:val="A9245652"/>
    <w:lvl w:ilvl="0">
      <w:start w:val="1"/>
      <w:numFmt w:val="bullet"/>
      <w:lvlText w:val=""/>
      <w:lvlJc w:val="left"/>
      <w:pPr>
        <w:tabs>
          <w:tab w:val="num" w:pos="720"/>
        </w:tabs>
        <w:ind w:left="720" w:hanging="363"/>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34">
    <w:nsid w:val="6FEA3EB1"/>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435">
    <w:nsid w:val="6FF83F20"/>
    <w:multiLevelType w:val="multilevel"/>
    <w:tmpl w:val="B8C4AEEC"/>
    <w:lvl w:ilvl="0">
      <w:start w:val="1"/>
      <w:numFmt w:val="lowerLetter"/>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36">
    <w:nsid w:val="70070D2A"/>
    <w:multiLevelType w:val="multilevel"/>
    <w:tmpl w:val="7EB0C54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37">
    <w:nsid w:val="70511DE9"/>
    <w:multiLevelType w:val="multilevel"/>
    <w:tmpl w:val="4A9222B4"/>
    <w:lvl w:ilvl="0">
      <w:start w:val="2"/>
      <w:numFmt w:val="decimal"/>
      <w:lvlText w:val="%1."/>
      <w:lvlJc w:val="left"/>
      <w:pPr>
        <w:tabs>
          <w:tab w:val="num" w:pos="720"/>
        </w:tabs>
        <w:ind w:left="72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38">
    <w:nsid w:val="707B7E73"/>
    <w:multiLevelType w:val="multilevel"/>
    <w:tmpl w:val="A76076B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39">
    <w:nsid w:val="70966AA8"/>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1440">
    <w:nsid w:val="7096719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41">
    <w:nsid w:val="709B3832"/>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442">
    <w:nsid w:val="70B05158"/>
    <w:multiLevelType w:val="multilevel"/>
    <w:tmpl w:val="C9D48044"/>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43">
    <w:nsid w:val="70B51E94"/>
    <w:multiLevelType w:val="singleLevel"/>
    <w:tmpl w:val="B67A07AA"/>
    <w:lvl w:ilvl="0">
      <w:start w:val="5"/>
      <w:numFmt w:val="bullet"/>
      <w:lvlText w:val=""/>
      <w:lvlJc w:val="left"/>
      <w:pPr>
        <w:tabs>
          <w:tab w:val="num" w:pos="360"/>
        </w:tabs>
        <w:ind w:left="360" w:hanging="360"/>
      </w:pPr>
      <w:rPr>
        <w:rFonts w:ascii="Wingdings" w:hAnsi="Wingdings" w:hint="default"/>
      </w:rPr>
    </w:lvl>
  </w:abstractNum>
  <w:abstractNum w:abstractNumId="1444">
    <w:nsid w:val="70C33CD8"/>
    <w:multiLevelType w:val="multilevel"/>
    <w:tmpl w:val="D0D656EC"/>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45">
    <w:nsid w:val="70C7455C"/>
    <w:multiLevelType w:val="multilevel"/>
    <w:tmpl w:val="1E68DB54"/>
    <w:lvl w:ilvl="0">
      <w:start w:val="1"/>
      <w:numFmt w:val="bullet"/>
      <w:lvlText w:val=""/>
      <w:lvlJc w:val="left"/>
      <w:pPr>
        <w:tabs>
          <w:tab w:val="num" w:pos="360"/>
        </w:tabs>
        <w:ind w:left="340" w:hanging="340"/>
      </w:pPr>
      <w:rPr>
        <w:rFonts w:ascii="Wingdings" w:hAnsi="Wingdings" w:hint="default"/>
        <w:sz w:val="24"/>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46">
    <w:nsid w:val="70EA11A7"/>
    <w:multiLevelType w:val="multilevel"/>
    <w:tmpl w:val="DF846848"/>
    <w:lvl w:ilvl="0">
      <w:start w:val="11"/>
      <w:numFmt w:val="decimal"/>
      <w:lvlText w:val="%1"/>
      <w:lvlJc w:val="left"/>
      <w:pPr>
        <w:tabs>
          <w:tab w:val="num" w:pos="1140"/>
        </w:tabs>
        <w:ind w:left="1140" w:hanging="1140"/>
      </w:pPr>
      <w:rPr>
        <w:rFonts w:cs="Times New Roman" w:hint="default"/>
      </w:rPr>
    </w:lvl>
    <w:lvl w:ilvl="1">
      <w:start w:val="5"/>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447">
    <w:nsid w:val="70EF451C"/>
    <w:multiLevelType w:val="multilevel"/>
    <w:tmpl w:val="1636711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48">
    <w:nsid w:val="70F81FDD"/>
    <w:multiLevelType w:val="multilevel"/>
    <w:tmpl w:val="1D62BA7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49">
    <w:nsid w:val="71077B7C"/>
    <w:multiLevelType w:val="singleLevel"/>
    <w:tmpl w:val="39DC0B40"/>
    <w:lvl w:ilvl="0">
      <w:start w:val="1"/>
      <w:numFmt w:val="decimal"/>
      <w:lvlText w:val="Annexe A.%1."/>
      <w:lvlJc w:val="left"/>
      <w:pPr>
        <w:tabs>
          <w:tab w:val="num" w:pos="2160"/>
        </w:tabs>
        <w:ind w:left="360" w:hanging="360"/>
      </w:pPr>
      <w:rPr>
        <w:rFonts w:cs="Times New Roman"/>
      </w:rPr>
    </w:lvl>
  </w:abstractNum>
  <w:abstractNum w:abstractNumId="1450">
    <w:nsid w:val="711623B0"/>
    <w:multiLevelType w:val="multilevel"/>
    <w:tmpl w:val="8804948C"/>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51">
    <w:nsid w:val="7118762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52">
    <w:nsid w:val="711A2FD9"/>
    <w:multiLevelType w:val="multilevel"/>
    <w:tmpl w:val="9BCC46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53">
    <w:nsid w:val="711C0B71"/>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54">
    <w:nsid w:val="71366AA1"/>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455">
    <w:nsid w:val="714536A8"/>
    <w:multiLevelType w:val="multilevel"/>
    <w:tmpl w:val="0AB4E50A"/>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56">
    <w:nsid w:val="71730C88"/>
    <w:multiLevelType w:val="singleLevel"/>
    <w:tmpl w:val="E6C80BCA"/>
    <w:lvl w:ilvl="0">
      <w:start w:val="256"/>
      <w:numFmt w:val="bullet"/>
      <w:lvlText w:val="-"/>
      <w:lvlJc w:val="left"/>
      <w:pPr>
        <w:tabs>
          <w:tab w:val="num" w:pos="644"/>
        </w:tabs>
        <w:ind w:left="644" w:hanging="360"/>
      </w:pPr>
      <w:rPr>
        <w:rFonts w:hint="default"/>
      </w:rPr>
    </w:lvl>
  </w:abstractNum>
  <w:abstractNum w:abstractNumId="1457">
    <w:nsid w:val="718E27AF"/>
    <w:multiLevelType w:val="multilevel"/>
    <w:tmpl w:val="E3C800B8"/>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
      <w:lvlJc w:val="left"/>
      <w:pPr>
        <w:tabs>
          <w:tab w:val="num" w:pos="1137"/>
        </w:tabs>
        <w:ind w:left="1137" w:hanging="397"/>
      </w:pPr>
      <w:rPr>
        <w:rFonts w:hint="default"/>
      </w:rPr>
    </w:lvl>
    <w:lvl w:ilvl="2" w:tentative="1">
      <w:start w:val="1"/>
      <w:numFmt w:val="bullet"/>
      <w:lvlText w:val=""/>
      <w:lvlJc w:val="left"/>
      <w:pPr>
        <w:tabs>
          <w:tab w:val="num" w:pos="1820"/>
        </w:tabs>
        <w:ind w:left="1820" w:hanging="360"/>
      </w:pPr>
      <w:rPr>
        <w:rFonts w:ascii="Wingdings" w:hAnsi="Wingdings" w:hint="default"/>
      </w:rPr>
    </w:lvl>
    <w:lvl w:ilvl="3" w:tentative="1">
      <w:start w:val="1"/>
      <w:numFmt w:val="bullet"/>
      <w:lvlText w:val=""/>
      <w:lvlJc w:val="left"/>
      <w:pPr>
        <w:tabs>
          <w:tab w:val="num" w:pos="2540"/>
        </w:tabs>
        <w:ind w:left="2540" w:hanging="360"/>
      </w:pPr>
      <w:rPr>
        <w:rFonts w:ascii="Symbol" w:hAnsi="Symbol" w:hint="default"/>
      </w:rPr>
    </w:lvl>
    <w:lvl w:ilvl="4" w:tentative="1">
      <w:start w:val="1"/>
      <w:numFmt w:val="bullet"/>
      <w:lvlText w:val="o"/>
      <w:lvlJc w:val="left"/>
      <w:pPr>
        <w:tabs>
          <w:tab w:val="num" w:pos="3260"/>
        </w:tabs>
        <w:ind w:left="3260" w:hanging="360"/>
      </w:pPr>
      <w:rPr>
        <w:rFonts w:ascii="Courier New" w:hAnsi="Courier New" w:hint="default"/>
      </w:rPr>
    </w:lvl>
    <w:lvl w:ilvl="5" w:tentative="1">
      <w:start w:val="1"/>
      <w:numFmt w:val="bullet"/>
      <w:lvlText w:val=""/>
      <w:lvlJc w:val="left"/>
      <w:pPr>
        <w:tabs>
          <w:tab w:val="num" w:pos="3980"/>
        </w:tabs>
        <w:ind w:left="3980" w:hanging="360"/>
      </w:pPr>
      <w:rPr>
        <w:rFonts w:ascii="Wingdings" w:hAnsi="Wingdings" w:hint="default"/>
      </w:rPr>
    </w:lvl>
    <w:lvl w:ilvl="6" w:tentative="1">
      <w:start w:val="1"/>
      <w:numFmt w:val="bullet"/>
      <w:lvlText w:val=""/>
      <w:lvlJc w:val="left"/>
      <w:pPr>
        <w:tabs>
          <w:tab w:val="num" w:pos="4700"/>
        </w:tabs>
        <w:ind w:left="4700" w:hanging="360"/>
      </w:pPr>
      <w:rPr>
        <w:rFonts w:ascii="Symbol" w:hAnsi="Symbol" w:hint="default"/>
      </w:rPr>
    </w:lvl>
    <w:lvl w:ilvl="7" w:tentative="1">
      <w:start w:val="1"/>
      <w:numFmt w:val="bullet"/>
      <w:lvlText w:val="o"/>
      <w:lvlJc w:val="left"/>
      <w:pPr>
        <w:tabs>
          <w:tab w:val="num" w:pos="5420"/>
        </w:tabs>
        <w:ind w:left="5420" w:hanging="360"/>
      </w:pPr>
      <w:rPr>
        <w:rFonts w:ascii="Courier New" w:hAnsi="Courier New" w:hint="default"/>
      </w:rPr>
    </w:lvl>
    <w:lvl w:ilvl="8" w:tentative="1">
      <w:start w:val="1"/>
      <w:numFmt w:val="bullet"/>
      <w:lvlText w:val=""/>
      <w:lvlJc w:val="left"/>
      <w:pPr>
        <w:tabs>
          <w:tab w:val="num" w:pos="6140"/>
        </w:tabs>
        <w:ind w:left="6140" w:hanging="360"/>
      </w:pPr>
      <w:rPr>
        <w:rFonts w:ascii="Wingdings" w:hAnsi="Wingdings" w:hint="default"/>
      </w:rPr>
    </w:lvl>
  </w:abstractNum>
  <w:abstractNum w:abstractNumId="1458">
    <w:nsid w:val="71952692"/>
    <w:multiLevelType w:val="multilevel"/>
    <w:tmpl w:val="E586E7BE"/>
    <w:lvl w:ilvl="0">
      <w:start w:val="5"/>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59">
    <w:nsid w:val="71982DF3"/>
    <w:multiLevelType w:val="singleLevel"/>
    <w:tmpl w:val="0409000F"/>
    <w:lvl w:ilvl="0">
      <w:start w:val="1"/>
      <w:numFmt w:val="decimal"/>
      <w:lvlText w:val="%1."/>
      <w:lvlJc w:val="left"/>
      <w:pPr>
        <w:tabs>
          <w:tab w:val="num" w:pos="360"/>
        </w:tabs>
        <w:ind w:left="360" w:hanging="360"/>
      </w:pPr>
      <w:rPr>
        <w:rFonts w:cs="Times New Roman" w:hint="default"/>
      </w:rPr>
    </w:lvl>
  </w:abstractNum>
  <w:abstractNum w:abstractNumId="1460">
    <w:nsid w:val="71993BA2"/>
    <w:multiLevelType w:val="multilevel"/>
    <w:tmpl w:val="E4E8379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61">
    <w:nsid w:val="71A75BCA"/>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62">
    <w:nsid w:val="71B73832"/>
    <w:multiLevelType w:val="multilevel"/>
    <w:tmpl w:val="91C60176"/>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463">
    <w:nsid w:val="71C73133"/>
    <w:multiLevelType w:val="singleLevel"/>
    <w:tmpl w:val="7DD27CC8"/>
    <w:lvl w:ilvl="0">
      <w:start w:val="1"/>
      <w:numFmt w:val="upperLetter"/>
      <w:lvlText w:val="%1."/>
      <w:lvlJc w:val="left"/>
      <w:pPr>
        <w:tabs>
          <w:tab w:val="num" w:pos="360"/>
        </w:tabs>
        <w:ind w:left="360" w:hanging="360"/>
      </w:pPr>
      <w:rPr>
        <w:rFonts w:cs="Times New Roman" w:hint="eastAsia"/>
      </w:rPr>
    </w:lvl>
  </w:abstractNum>
  <w:abstractNum w:abstractNumId="1464">
    <w:nsid w:val="71FA5278"/>
    <w:multiLevelType w:val="multilevel"/>
    <w:tmpl w:val="8A102F82"/>
    <w:lvl w:ilvl="0">
      <w:start w:val="1"/>
      <w:numFmt w:val="bullet"/>
      <w:lvlText w:val="-"/>
      <w:lvlJc w:val="left"/>
      <w:pPr>
        <w:tabs>
          <w:tab w:val="num" w:pos="1080"/>
        </w:tabs>
        <w:ind w:left="1080" w:hanging="72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65">
    <w:nsid w:val="721604DE"/>
    <w:multiLevelType w:val="multilevel"/>
    <w:tmpl w:val="DBD2B2A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66">
    <w:nsid w:val="7216737D"/>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467">
    <w:nsid w:val="721A2645"/>
    <w:multiLevelType w:val="multilevel"/>
    <w:tmpl w:val="DB76B7C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68">
    <w:nsid w:val="72211C8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69">
    <w:nsid w:val="72224FB7"/>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470">
    <w:nsid w:val="722261F8"/>
    <w:multiLevelType w:val="multilevel"/>
    <w:tmpl w:val="E420521E"/>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471">
    <w:nsid w:val="723C317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72">
    <w:nsid w:val="727673F4"/>
    <w:multiLevelType w:val="singleLevel"/>
    <w:tmpl w:val="8932B470"/>
    <w:lvl w:ilvl="0">
      <w:start w:val="1"/>
      <w:numFmt w:val="bullet"/>
      <w:lvlText w:val=""/>
      <w:lvlJc w:val="left"/>
      <w:pPr>
        <w:tabs>
          <w:tab w:val="num" w:pos="360"/>
        </w:tabs>
        <w:ind w:left="360" w:hanging="360"/>
      </w:pPr>
      <w:rPr>
        <w:rFonts w:ascii="Wingdings" w:hAnsi="Wingdings" w:hint="default"/>
        <w:sz w:val="16"/>
      </w:rPr>
    </w:lvl>
  </w:abstractNum>
  <w:abstractNum w:abstractNumId="1473">
    <w:nsid w:val="729A4BE4"/>
    <w:multiLevelType w:val="multilevel"/>
    <w:tmpl w:val="61DEF24E"/>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74">
    <w:nsid w:val="72BE3296"/>
    <w:multiLevelType w:val="singleLevel"/>
    <w:tmpl w:val="2EF4A6B4"/>
    <w:lvl w:ilvl="0">
      <w:start w:val="1"/>
      <w:numFmt w:val="bullet"/>
      <w:lvlText w:val=""/>
      <w:lvlJc w:val="left"/>
      <w:pPr>
        <w:tabs>
          <w:tab w:val="num" w:pos="360"/>
        </w:tabs>
        <w:ind w:left="360" w:hanging="360"/>
      </w:pPr>
      <w:rPr>
        <w:rFonts w:ascii="Symbol" w:hAnsi="Symbol" w:hint="default"/>
      </w:rPr>
    </w:lvl>
  </w:abstractNum>
  <w:abstractNum w:abstractNumId="1475">
    <w:nsid w:val="72D34933"/>
    <w:multiLevelType w:val="multilevel"/>
    <w:tmpl w:val="7820E7D6"/>
    <w:lvl w:ilvl="0">
      <w:start w:val="1"/>
      <w:numFmt w:val="decimal"/>
      <w:lvlText w:val="%1"/>
      <w:lvlJc w:val="left"/>
      <w:pPr>
        <w:tabs>
          <w:tab w:val="num" w:pos="397"/>
        </w:tabs>
        <w:ind w:left="397" w:hanging="397"/>
      </w:pPr>
      <w:rPr>
        <w:rFonts w:cs="Times New Roman"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108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1435"/>
        </w:tabs>
        <w:ind w:left="1435" w:hanging="1152"/>
      </w:pPr>
      <w:rPr>
        <w:rFonts w:cs="Times New Roman" w:hint="default"/>
      </w:rPr>
    </w:lvl>
    <w:lvl w:ilvl="6">
      <w:start w:val="1"/>
      <w:numFmt w:val="decimal"/>
      <w:lvlText w:val="%1.%2.%3.%4.%5.%6.%7"/>
      <w:lvlJc w:val="left"/>
      <w:pPr>
        <w:tabs>
          <w:tab w:val="num" w:pos="1579"/>
        </w:tabs>
        <w:ind w:left="1579" w:hanging="1296"/>
      </w:pPr>
      <w:rPr>
        <w:rFonts w:cs="Times New Roman" w:hint="default"/>
      </w:rPr>
    </w:lvl>
    <w:lvl w:ilvl="7">
      <w:start w:val="1"/>
      <w:numFmt w:val="decimal"/>
      <w:lvlText w:val="%1.%2.%3.%4.%5.%6.%7.%8"/>
      <w:lvlJc w:val="left"/>
      <w:pPr>
        <w:tabs>
          <w:tab w:val="num" w:pos="1723"/>
        </w:tabs>
        <w:ind w:left="1723" w:hanging="1440"/>
      </w:pPr>
      <w:rPr>
        <w:rFonts w:cs="Times New Roman" w:hint="default"/>
      </w:rPr>
    </w:lvl>
    <w:lvl w:ilvl="8">
      <w:start w:val="1"/>
      <w:numFmt w:val="decimal"/>
      <w:lvlText w:val="%1.%2.%3.%4.%5.%6.%7.%8.%9"/>
      <w:lvlJc w:val="left"/>
      <w:pPr>
        <w:tabs>
          <w:tab w:val="num" w:pos="1867"/>
        </w:tabs>
        <w:ind w:left="1867" w:hanging="1584"/>
      </w:pPr>
      <w:rPr>
        <w:rFonts w:cs="Times New Roman" w:hint="default"/>
      </w:rPr>
    </w:lvl>
  </w:abstractNum>
  <w:abstractNum w:abstractNumId="1476">
    <w:nsid w:val="72DF2546"/>
    <w:multiLevelType w:val="multilevel"/>
    <w:tmpl w:val="50AADA1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77">
    <w:nsid w:val="72FD1323"/>
    <w:multiLevelType w:val="multilevel"/>
    <w:tmpl w:val="ADDAF79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78">
    <w:nsid w:val="734D2DBA"/>
    <w:multiLevelType w:val="multilevel"/>
    <w:tmpl w:val="D630774E"/>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79">
    <w:nsid w:val="7391434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80">
    <w:nsid w:val="73AB42BE"/>
    <w:multiLevelType w:val="multilevel"/>
    <w:tmpl w:val="469C27B4"/>
    <w:lvl w:ilvl="0">
      <w:start w:val="1"/>
      <w:numFmt w:val="bullet"/>
      <w:lvlText w:val=""/>
      <w:lvlJc w:val="left"/>
      <w:pPr>
        <w:tabs>
          <w:tab w:val="num" w:pos="1440"/>
        </w:tabs>
        <w:ind w:left="1440" w:hanging="360"/>
      </w:pPr>
      <w:rPr>
        <w:rFonts w:ascii="Symbol" w:hAnsi="Symbol"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1481">
    <w:nsid w:val="73D86B47"/>
    <w:multiLevelType w:val="multilevel"/>
    <w:tmpl w:val="25245634"/>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82">
    <w:nsid w:val="73E903B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83">
    <w:nsid w:val="73F36FDA"/>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484">
    <w:nsid w:val="73F72ED1"/>
    <w:multiLevelType w:val="multilevel"/>
    <w:tmpl w:val="71FC450E"/>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85">
    <w:nsid w:val="74000052"/>
    <w:multiLevelType w:val="multilevel"/>
    <w:tmpl w:val="D32E2138"/>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486">
    <w:nsid w:val="74496E68"/>
    <w:multiLevelType w:val="multilevel"/>
    <w:tmpl w:val="E3C800B8"/>
    <w:lvl w:ilvl="0">
      <w:start w:val="1"/>
      <w:numFmt w:val="bullet"/>
      <w:lvlText w:val=""/>
      <w:lvlJc w:val="left"/>
      <w:pPr>
        <w:tabs>
          <w:tab w:val="num" w:pos="360"/>
        </w:tabs>
        <w:ind w:left="340" w:hanging="340"/>
      </w:pPr>
      <w:rPr>
        <w:rFonts w:ascii="Wingdings" w:hAnsi="Wingdings" w:hint="default"/>
        <w:sz w:val="24"/>
      </w:rPr>
    </w:lvl>
    <w:lvl w:ilvl="1">
      <w:start w:val="1"/>
      <w:numFmt w:val="bullet"/>
      <w:lvlText w:val="o"/>
      <w:lvlJc w:val="left"/>
      <w:pPr>
        <w:tabs>
          <w:tab w:val="num" w:pos="1100"/>
        </w:tabs>
        <w:ind w:left="1100" w:hanging="360"/>
      </w:pPr>
      <w:rPr>
        <w:rFonts w:ascii="Courier New" w:hAnsi="Courier New" w:hint="default"/>
      </w:rPr>
    </w:lvl>
    <w:lvl w:ilvl="2" w:tentative="1">
      <w:start w:val="1"/>
      <w:numFmt w:val="bullet"/>
      <w:lvlText w:val=""/>
      <w:lvlJc w:val="left"/>
      <w:pPr>
        <w:tabs>
          <w:tab w:val="num" w:pos="1820"/>
        </w:tabs>
        <w:ind w:left="1820" w:hanging="360"/>
      </w:pPr>
      <w:rPr>
        <w:rFonts w:ascii="Wingdings" w:hAnsi="Wingdings" w:hint="default"/>
      </w:rPr>
    </w:lvl>
    <w:lvl w:ilvl="3" w:tentative="1">
      <w:start w:val="1"/>
      <w:numFmt w:val="bullet"/>
      <w:lvlText w:val=""/>
      <w:lvlJc w:val="left"/>
      <w:pPr>
        <w:tabs>
          <w:tab w:val="num" w:pos="2540"/>
        </w:tabs>
        <w:ind w:left="2540" w:hanging="360"/>
      </w:pPr>
      <w:rPr>
        <w:rFonts w:ascii="Symbol" w:hAnsi="Symbol" w:hint="default"/>
      </w:rPr>
    </w:lvl>
    <w:lvl w:ilvl="4" w:tentative="1">
      <w:start w:val="1"/>
      <w:numFmt w:val="bullet"/>
      <w:lvlText w:val="o"/>
      <w:lvlJc w:val="left"/>
      <w:pPr>
        <w:tabs>
          <w:tab w:val="num" w:pos="3260"/>
        </w:tabs>
        <w:ind w:left="3260" w:hanging="360"/>
      </w:pPr>
      <w:rPr>
        <w:rFonts w:ascii="Courier New" w:hAnsi="Courier New" w:hint="default"/>
      </w:rPr>
    </w:lvl>
    <w:lvl w:ilvl="5" w:tentative="1">
      <w:start w:val="1"/>
      <w:numFmt w:val="bullet"/>
      <w:lvlText w:val=""/>
      <w:lvlJc w:val="left"/>
      <w:pPr>
        <w:tabs>
          <w:tab w:val="num" w:pos="3980"/>
        </w:tabs>
        <w:ind w:left="3980" w:hanging="360"/>
      </w:pPr>
      <w:rPr>
        <w:rFonts w:ascii="Wingdings" w:hAnsi="Wingdings" w:hint="default"/>
      </w:rPr>
    </w:lvl>
    <w:lvl w:ilvl="6" w:tentative="1">
      <w:start w:val="1"/>
      <w:numFmt w:val="bullet"/>
      <w:lvlText w:val=""/>
      <w:lvlJc w:val="left"/>
      <w:pPr>
        <w:tabs>
          <w:tab w:val="num" w:pos="4700"/>
        </w:tabs>
        <w:ind w:left="4700" w:hanging="360"/>
      </w:pPr>
      <w:rPr>
        <w:rFonts w:ascii="Symbol" w:hAnsi="Symbol" w:hint="default"/>
      </w:rPr>
    </w:lvl>
    <w:lvl w:ilvl="7" w:tentative="1">
      <w:start w:val="1"/>
      <w:numFmt w:val="bullet"/>
      <w:lvlText w:val="o"/>
      <w:lvlJc w:val="left"/>
      <w:pPr>
        <w:tabs>
          <w:tab w:val="num" w:pos="5420"/>
        </w:tabs>
        <w:ind w:left="5420" w:hanging="360"/>
      </w:pPr>
      <w:rPr>
        <w:rFonts w:ascii="Courier New" w:hAnsi="Courier New" w:hint="default"/>
      </w:rPr>
    </w:lvl>
    <w:lvl w:ilvl="8" w:tentative="1">
      <w:start w:val="1"/>
      <w:numFmt w:val="bullet"/>
      <w:lvlText w:val=""/>
      <w:lvlJc w:val="left"/>
      <w:pPr>
        <w:tabs>
          <w:tab w:val="num" w:pos="6140"/>
        </w:tabs>
        <w:ind w:left="6140" w:hanging="360"/>
      </w:pPr>
      <w:rPr>
        <w:rFonts w:ascii="Wingdings" w:hAnsi="Wingdings" w:hint="default"/>
      </w:rPr>
    </w:lvl>
  </w:abstractNum>
  <w:abstractNum w:abstractNumId="1487">
    <w:nsid w:val="74566476"/>
    <w:multiLevelType w:val="multilevel"/>
    <w:tmpl w:val="BD0287B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88">
    <w:nsid w:val="745951E0"/>
    <w:multiLevelType w:val="multilevel"/>
    <w:tmpl w:val="99C8FFE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89">
    <w:nsid w:val="74634C1F"/>
    <w:multiLevelType w:val="multilevel"/>
    <w:tmpl w:val="2CF6363E"/>
    <w:lvl w:ilvl="0">
      <w:start w:val="1"/>
      <w:numFmt w:val="decimal"/>
      <w:lvlText w:val="%1"/>
      <w:lvlJc w:val="left"/>
      <w:pPr>
        <w:tabs>
          <w:tab w:val="num" w:pos="540"/>
        </w:tabs>
        <w:ind w:left="540" w:hanging="540"/>
      </w:pPr>
      <w:rPr>
        <w:rFonts w:cs="Times New Roman" w:hint="default"/>
      </w:rPr>
    </w:lvl>
    <w:lvl w:ilvl="1">
      <w:start w:val="1"/>
      <w:numFmt w:val="decimal"/>
      <w:lvlText w:val="%1.%2"/>
      <w:lvlJc w:val="left"/>
      <w:pPr>
        <w:tabs>
          <w:tab w:val="num" w:pos="540"/>
        </w:tabs>
        <w:ind w:left="540" w:hanging="54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490">
    <w:nsid w:val="746F25A7"/>
    <w:multiLevelType w:val="multilevel"/>
    <w:tmpl w:val="4D7AB40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91">
    <w:nsid w:val="74704E93"/>
    <w:multiLevelType w:val="multilevel"/>
    <w:tmpl w:val="414688A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92">
    <w:nsid w:val="74716171"/>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493">
    <w:nsid w:val="74954125"/>
    <w:multiLevelType w:val="multilevel"/>
    <w:tmpl w:val="D2D83478"/>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080"/>
        </w:tabs>
        <w:ind w:left="1080" w:hanging="360"/>
      </w:pPr>
      <w:rPr>
        <w:rFonts w:cs="Times New Roman"/>
      </w:rPr>
    </w:lvl>
    <w:lvl w:ilvl="2" w:tentative="1">
      <w:start w:val="1"/>
      <w:numFmt w:val="lowerRoman"/>
      <w:lvlText w:val="%3."/>
      <w:lvlJc w:val="right"/>
      <w:pPr>
        <w:tabs>
          <w:tab w:val="num" w:pos="1800"/>
        </w:tabs>
        <w:ind w:left="1800" w:hanging="18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lowerLetter"/>
      <w:lvlText w:val="%5."/>
      <w:lvlJc w:val="left"/>
      <w:pPr>
        <w:tabs>
          <w:tab w:val="num" w:pos="3240"/>
        </w:tabs>
        <w:ind w:left="3240" w:hanging="360"/>
      </w:pPr>
      <w:rPr>
        <w:rFonts w:cs="Times New Roman"/>
      </w:rPr>
    </w:lvl>
    <w:lvl w:ilvl="5" w:tentative="1">
      <w:start w:val="1"/>
      <w:numFmt w:val="lowerRoman"/>
      <w:lvlText w:val="%6."/>
      <w:lvlJc w:val="right"/>
      <w:pPr>
        <w:tabs>
          <w:tab w:val="num" w:pos="3960"/>
        </w:tabs>
        <w:ind w:left="3960" w:hanging="18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lowerLetter"/>
      <w:lvlText w:val="%8."/>
      <w:lvlJc w:val="left"/>
      <w:pPr>
        <w:tabs>
          <w:tab w:val="num" w:pos="5400"/>
        </w:tabs>
        <w:ind w:left="5400" w:hanging="360"/>
      </w:pPr>
      <w:rPr>
        <w:rFonts w:cs="Times New Roman"/>
      </w:rPr>
    </w:lvl>
    <w:lvl w:ilvl="8" w:tentative="1">
      <w:start w:val="1"/>
      <w:numFmt w:val="lowerRoman"/>
      <w:lvlText w:val="%9."/>
      <w:lvlJc w:val="right"/>
      <w:pPr>
        <w:tabs>
          <w:tab w:val="num" w:pos="6120"/>
        </w:tabs>
        <w:ind w:left="6120" w:hanging="180"/>
      </w:pPr>
      <w:rPr>
        <w:rFonts w:cs="Times New Roman"/>
      </w:rPr>
    </w:lvl>
  </w:abstractNum>
  <w:abstractNum w:abstractNumId="1494">
    <w:nsid w:val="74A826C1"/>
    <w:multiLevelType w:val="multilevel"/>
    <w:tmpl w:val="BDAAD462"/>
    <w:lvl w:ilvl="0">
      <w:start w:val="1"/>
      <w:numFmt w:val="decimal"/>
      <w:lvlText w:val="%1"/>
      <w:lvlJc w:val="left"/>
      <w:pPr>
        <w:tabs>
          <w:tab w:val="num" w:pos="432"/>
        </w:tabs>
        <w:ind w:left="432" w:hanging="432"/>
      </w:pPr>
      <w:rPr>
        <w:rFonts w:cs="Times New Roman" w:hint="default"/>
      </w:rPr>
    </w:lvl>
    <w:lvl w:ilvl="1">
      <w:start w:val="1"/>
      <w:numFmt w:val="decimal"/>
      <w:isLg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95">
    <w:nsid w:val="74CE4729"/>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496">
    <w:nsid w:val="74E55427"/>
    <w:multiLevelType w:val="multilevel"/>
    <w:tmpl w:val="29702800"/>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97">
    <w:nsid w:val="75091E1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98">
    <w:nsid w:val="75260EFF"/>
    <w:multiLevelType w:val="multilevel"/>
    <w:tmpl w:val="098A6164"/>
    <w:lvl w:ilvl="0">
      <w:start w:val="1"/>
      <w:numFmt w:val="decimal"/>
      <w:lvlText w:val="%1"/>
      <w:lvlJc w:val="left"/>
      <w:pPr>
        <w:tabs>
          <w:tab w:val="num" w:pos="432"/>
        </w:tabs>
        <w:ind w:left="432" w:hanging="432"/>
      </w:pPr>
      <w:rPr>
        <w:rFonts w:cs="Times New Roman" w:hint="default"/>
        <w:sz w:val="44"/>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499">
    <w:nsid w:val="75627D22"/>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500">
    <w:nsid w:val="75701B82"/>
    <w:multiLevelType w:val="multilevel"/>
    <w:tmpl w:val="3AFC49FE"/>
    <w:lvl w:ilvl="0">
      <w:start w:val="1"/>
      <w:numFmt w:val="bullet"/>
      <w:lvlText w:val=""/>
      <w:lvlJc w:val="left"/>
      <w:pPr>
        <w:tabs>
          <w:tab w:val="num" w:pos="644"/>
        </w:tabs>
        <w:ind w:left="284"/>
      </w:pPr>
      <w:rPr>
        <w:rFonts w:ascii="Symbol" w:hAnsi="Symbol" w:hint="default"/>
        <w:color w:val="auto"/>
        <w:sz w:val="18"/>
      </w:rPr>
    </w:lvl>
    <w:lvl w:ilvl="1">
      <w:start w:val="10"/>
      <w:numFmt w:val="bullet"/>
      <w:lvlText w:val="-"/>
      <w:lvlJc w:val="left"/>
      <w:pPr>
        <w:tabs>
          <w:tab w:val="num" w:pos="1800"/>
        </w:tabs>
        <w:ind w:left="1800" w:hanging="720"/>
      </w:pPr>
      <w:rPr>
        <w:rFonts w:ascii="Times New Roman" w:eastAsia="Times New Roman" w:hAnsi="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01">
    <w:nsid w:val="75754F7E"/>
    <w:multiLevelType w:val="singleLevel"/>
    <w:tmpl w:val="FFFFFFFF"/>
    <w:lvl w:ilvl="0">
      <w:numFmt w:val="decimal"/>
      <w:lvlText w:val="*"/>
      <w:lvlJc w:val="left"/>
      <w:rPr>
        <w:rFonts w:cs="Times New Roman"/>
      </w:rPr>
    </w:lvl>
  </w:abstractNum>
  <w:abstractNum w:abstractNumId="1502">
    <w:nsid w:val="757B3A30"/>
    <w:multiLevelType w:val="multilevel"/>
    <w:tmpl w:val="F6C23A0A"/>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03">
    <w:nsid w:val="7597039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04">
    <w:nsid w:val="75976A63"/>
    <w:multiLevelType w:val="multilevel"/>
    <w:tmpl w:val="2764B410"/>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505">
    <w:nsid w:val="75A45E6B"/>
    <w:multiLevelType w:val="multilevel"/>
    <w:tmpl w:val="CF220280"/>
    <w:lvl w:ilvl="0">
      <w:start w:val="1"/>
      <w:numFmt w:val="bullet"/>
      <w:lvlText w:val=""/>
      <w:lvlJc w:val="left"/>
      <w:pPr>
        <w:tabs>
          <w:tab w:val="num" w:pos="360"/>
        </w:tabs>
      </w:pPr>
      <w:rPr>
        <w:rFonts w:ascii="Wingdings" w:hAnsi="Wingdings" w:hint="default"/>
        <w:color w:val="FF000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06">
    <w:nsid w:val="75DA7887"/>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507">
    <w:nsid w:val="7603139F"/>
    <w:multiLevelType w:val="multilevel"/>
    <w:tmpl w:val="C8003B4C"/>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508">
    <w:nsid w:val="76073429"/>
    <w:multiLevelType w:val="singleLevel"/>
    <w:tmpl w:val="ABCE83E6"/>
    <w:lvl w:ilvl="0">
      <w:start w:val="1"/>
      <w:numFmt w:val="bullet"/>
      <w:lvlText w:val=""/>
      <w:lvlJc w:val="left"/>
      <w:pPr>
        <w:tabs>
          <w:tab w:val="num" w:pos="360"/>
        </w:tabs>
        <w:ind w:left="360" w:hanging="360"/>
      </w:pPr>
      <w:rPr>
        <w:rFonts w:ascii="Wingdings" w:hAnsi="Wingdings" w:hint="default"/>
        <w:sz w:val="16"/>
      </w:rPr>
    </w:lvl>
  </w:abstractNum>
  <w:abstractNum w:abstractNumId="1509">
    <w:nsid w:val="76141C37"/>
    <w:multiLevelType w:val="multilevel"/>
    <w:tmpl w:val="3056AE32"/>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10">
    <w:nsid w:val="76143040"/>
    <w:multiLevelType w:val="singleLevel"/>
    <w:tmpl w:val="39FE25AA"/>
    <w:lvl w:ilvl="0">
      <w:start w:val="1"/>
      <w:numFmt w:val="decimal"/>
      <w:lvlText w:val="%1)"/>
      <w:legacy w:legacy="1" w:legacySpace="0" w:legacyIndent="360"/>
      <w:lvlJc w:val="left"/>
      <w:pPr>
        <w:ind w:left="360" w:hanging="360"/>
      </w:pPr>
      <w:rPr>
        <w:rFonts w:cs="Times New Roman"/>
      </w:rPr>
    </w:lvl>
  </w:abstractNum>
  <w:abstractNum w:abstractNumId="1511">
    <w:nsid w:val="761B2BB4"/>
    <w:multiLevelType w:val="multilevel"/>
    <w:tmpl w:val="A25C2488"/>
    <w:lvl w:ilvl="0">
      <w:start w:val="1"/>
      <w:numFmt w:val="bullet"/>
      <w:lvlText w:val="-"/>
      <w:lvlJc w:val="left"/>
      <w:pPr>
        <w:tabs>
          <w:tab w:val="num" w:pos="700"/>
        </w:tabs>
        <w:ind w:left="680" w:hanging="340"/>
      </w:pPr>
      <w:rPr>
        <w:rFonts w:ascii="Times New Roman" w:eastAsia="Times New Roman" w:hAnsi="Times New Roman" w:hint="default"/>
      </w:rPr>
    </w:lvl>
    <w:lvl w:ilvl="1">
      <w:start w:val="1"/>
      <w:numFmt w:val="decimal"/>
      <w:lvlText w:val="%2."/>
      <w:lvlJc w:val="left"/>
      <w:pPr>
        <w:tabs>
          <w:tab w:val="num" w:pos="1780"/>
        </w:tabs>
        <w:ind w:left="1780" w:hanging="360"/>
      </w:pPr>
      <w:rPr>
        <w:rFonts w:cs="Times New Roman"/>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1512">
    <w:nsid w:val="7634777C"/>
    <w:multiLevelType w:val="singleLevel"/>
    <w:tmpl w:val="86B20484"/>
    <w:lvl w:ilvl="0">
      <w:numFmt w:val="bullet"/>
      <w:lvlText w:val="-"/>
      <w:lvlJc w:val="left"/>
      <w:pPr>
        <w:tabs>
          <w:tab w:val="num" w:pos="360"/>
        </w:tabs>
        <w:ind w:left="360" w:hanging="360"/>
      </w:pPr>
      <w:rPr>
        <w:rFonts w:ascii="Times New Roman" w:hAnsi="Times New Roman" w:hint="default"/>
      </w:rPr>
    </w:lvl>
  </w:abstractNum>
  <w:abstractNum w:abstractNumId="1513">
    <w:nsid w:val="763635C6"/>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514">
    <w:nsid w:val="76364BCB"/>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515">
    <w:nsid w:val="76492330"/>
    <w:multiLevelType w:val="multilevel"/>
    <w:tmpl w:val="27B48FE2"/>
    <w:lvl w:ilvl="0">
      <w:start w:val="1"/>
      <w:numFmt w:val="bullet"/>
      <w:lvlText w:val=""/>
      <w:lvlJc w:val="left"/>
      <w:pPr>
        <w:tabs>
          <w:tab w:val="num" w:pos="780"/>
        </w:tabs>
        <w:ind w:left="780" w:hanging="360"/>
      </w:pPr>
      <w:rPr>
        <w:rFonts w:ascii="Symbol" w:hAnsi="Symbol" w:hint="default"/>
      </w:rPr>
    </w:lvl>
    <w:lvl w:ilvl="1" w:tentative="1">
      <w:start w:val="1"/>
      <w:numFmt w:val="bullet"/>
      <w:lvlText w:val="o"/>
      <w:lvlJc w:val="left"/>
      <w:pPr>
        <w:tabs>
          <w:tab w:val="num" w:pos="1500"/>
        </w:tabs>
        <w:ind w:left="1500" w:hanging="360"/>
      </w:pPr>
      <w:rPr>
        <w:rFonts w:ascii="Courier New" w:hAnsi="Courier New"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1516">
    <w:nsid w:val="765C7F83"/>
    <w:multiLevelType w:val="multilevel"/>
    <w:tmpl w:val="57E8DA98"/>
    <w:lvl w:ilvl="0">
      <w:start w:val="4"/>
      <w:numFmt w:val="decimal"/>
      <w:lvlText w:val="%1"/>
      <w:lvlJc w:val="left"/>
      <w:pPr>
        <w:tabs>
          <w:tab w:val="num" w:pos="720"/>
        </w:tabs>
        <w:ind w:left="720" w:hanging="720"/>
      </w:pPr>
      <w:rPr>
        <w:rFonts w:cs="Times New Roman" w:hint="default"/>
      </w:rPr>
    </w:lvl>
    <w:lvl w:ilvl="1">
      <w:start w:val="5"/>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517">
    <w:nsid w:val="76A57382"/>
    <w:multiLevelType w:val="multilevel"/>
    <w:tmpl w:val="B066D3F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18">
    <w:nsid w:val="76B831E9"/>
    <w:multiLevelType w:val="singleLevel"/>
    <w:tmpl w:val="4E625F6A"/>
    <w:lvl w:ilvl="0">
      <w:start w:val="1"/>
      <w:numFmt w:val="bullet"/>
      <w:lvlText w:val=""/>
      <w:lvlJc w:val="left"/>
      <w:pPr>
        <w:tabs>
          <w:tab w:val="num" w:pos="360"/>
        </w:tabs>
        <w:ind w:left="360" w:hanging="360"/>
      </w:pPr>
      <w:rPr>
        <w:rFonts w:ascii="Wingdings" w:hAnsi="Wingdings" w:hint="default"/>
        <w:color w:val="auto"/>
      </w:rPr>
    </w:lvl>
  </w:abstractNum>
  <w:abstractNum w:abstractNumId="1519">
    <w:nsid w:val="76BA05C5"/>
    <w:multiLevelType w:val="singleLevel"/>
    <w:tmpl w:val="201C2072"/>
    <w:lvl w:ilvl="0">
      <w:start w:val="10"/>
      <w:numFmt w:val="bullet"/>
      <w:lvlText w:val="-"/>
      <w:lvlJc w:val="left"/>
      <w:pPr>
        <w:tabs>
          <w:tab w:val="num" w:pos="644"/>
        </w:tabs>
        <w:ind w:left="644" w:hanging="360"/>
      </w:pPr>
      <w:rPr>
        <w:rFonts w:hint="default"/>
      </w:rPr>
    </w:lvl>
  </w:abstractNum>
  <w:abstractNum w:abstractNumId="1520">
    <w:nsid w:val="76C41A61"/>
    <w:multiLevelType w:val="multilevel"/>
    <w:tmpl w:val="71BCDB7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21">
    <w:nsid w:val="76D6300B"/>
    <w:multiLevelType w:val="multilevel"/>
    <w:tmpl w:val="9BB4D804"/>
    <w:lvl w:ilvl="0">
      <w:start w:val="1"/>
      <w:numFmt w:val="bullet"/>
      <w:lvlText w:val="-"/>
      <w:lvlJc w:val="left"/>
      <w:pPr>
        <w:tabs>
          <w:tab w:val="num" w:pos="794"/>
        </w:tabs>
        <w:ind w:left="794"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22">
    <w:nsid w:val="7703723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23">
    <w:nsid w:val="77414B92"/>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1524">
    <w:nsid w:val="775C44F3"/>
    <w:multiLevelType w:val="multilevel"/>
    <w:tmpl w:val="A8D0BBC8"/>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25">
    <w:nsid w:val="775D0EF1"/>
    <w:multiLevelType w:val="multilevel"/>
    <w:tmpl w:val="A93CF616"/>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26">
    <w:nsid w:val="77891691"/>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527">
    <w:nsid w:val="77891DD2"/>
    <w:multiLevelType w:val="multilevel"/>
    <w:tmpl w:val="78F0F236"/>
    <w:lvl w:ilvl="0">
      <w:start w:val="1"/>
      <w:numFmt w:val="bullet"/>
      <w:lvlText w:val="o"/>
      <w:lvlJc w:val="left"/>
      <w:pPr>
        <w:tabs>
          <w:tab w:val="num" w:pos="360"/>
        </w:tabs>
        <w:ind w:left="360" w:hanging="360"/>
      </w:pPr>
      <w:rPr>
        <w:rFonts w:ascii="Courier New" w:hAnsi="Courier New"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528">
    <w:nsid w:val="77C0536B"/>
    <w:multiLevelType w:val="multilevel"/>
    <w:tmpl w:val="9B6E6894"/>
    <w:lvl w:ilvl="0">
      <w:start w:val="1"/>
      <w:numFmt w:val="bullet"/>
      <w:lvlText w:val=""/>
      <w:lvlJc w:val="left"/>
      <w:pPr>
        <w:tabs>
          <w:tab w:val="num" w:pos="360"/>
        </w:tabs>
      </w:pPr>
      <w:rPr>
        <w:rFonts w:ascii="Wingdings" w:hAnsi="Wingdings" w:hint="default"/>
        <w:color w:val="33996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29">
    <w:nsid w:val="77D85BB9"/>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530">
    <w:nsid w:val="77F837CA"/>
    <w:multiLevelType w:val="multilevel"/>
    <w:tmpl w:val="AC12CC7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31">
    <w:nsid w:val="77FC4872"/>
    <w:multiLevelType w:val="singleLevel"/>
    <w:tmpl w:val="708C2CCE"/>
    <w:lvl w:ilvl="0">
      <w:start w:val="1"/>
      <w:numFmt w:val="bullet"/>
      <w:lvlText w:val=""/>
      <w:lvlJc w:val="left"/>
      <w:pPr>
        <w:tabs>
          <w:tab w:val="num" w:pos="425"/>
        </w:tabs>
        <w:ind w:left="425" w:hanging="425"/>
      </w:pPr>
      <w:rPr>
        <w:rFonts w:ascii="Wingdings" w:hAnsi="Wingdings" w:hint="default"/>
      </w:rPr>
    </w:lvl>
  </w:abstractNum>
  <w:abstractNum w:abstractNumId="1532">
    <w:nsid w:val="78094DFA"/>
    <w:multiLevelType w:val="multilevel"/>
    <w:tmpl w:val="5D2CD86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33">
    <w:nsid w:val="781D47A0"/>
    <w:multiLevelType w:val="singleLevel"/>
    <w:tmpl w:val="EA765FDA"/>
    <w:lvl w:ilvl="0">
      <w:start w:val="1"/>
      <w:numFmt w:val="bullet"/>
      <w:lvlText w:val=""/>
      <w:lvlJc w:val="left"/>
      <w:pPr>
        <w:tabs>
          <w:tab w:val="num" w:pos="360"/>
        </w:tabs>
        <w:ind w:left="360" w:hanging="360"/>
      </w:pPr>
      <w:rPr>
        <w:rFonts w:ascii="Symbol" w:hAnsi="Symbol" w:hint="default"/>
      </w:rPr>
    </w:lvl>
  </w:abstractNum>
  <w:abstractNum w:abstractNumId="1534">
    <w:nsid w:val="782575FD"/>
    <w:multiLevelType w:val="singleLevel"/>
    <w:tmpl w:val="FFFFFFFF"/>
    <w:lvl w:ilvl="0">
      <w:numFmt w:val="decimal"/>
      <w:lvlText w:val="*"/>
      <w:lvlJc w:val="left"/>
      <w:rPr>
        <w:rFonts w:cs="Times New Roman"/>
      </w:rPr>
    </w:lvl>
  </w:abstractNum>
  <w:abstractNum w:abstractNumId="1535">
    <w:nsid w:val="78261B64"/>
    <w:multiLevelType w:val="multilevel"/>
    <w:tmpl w:val="CF220280"/>
    <w:lvl w:ilvl="0">
      <w:start w:val="1"/>
      <w:numFmt w:val="bullet"/>
      <w:lvlText w:val=""/>
      <w:lvlJc w:val="left"/>
      <w:pPr>
        <w:tabs>
          <w:tab w:val="num" w:pos="360"/>
        </w:tabs>
      </w:pPr>
      <w:rPr>
        <w:rFonts w:ascii="Wingdings" w:hAnsi="Wingdings"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36">
    <w:nsid w:val="784F4A6E"/>
    <w:multiLevelType w:val="multilevel"/>
    <w:tmpl w:val="5EBCC2E2"/>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37">
    <w:nsid w:val="785519EF"/>
    <w:multiLevelType w:val="multilevel"/>
    <w:tmpl w:val="144059C4"/>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38">
    <w:nsid w:val="7856609A"/>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539">
    <w:nsid w:val="785B0C17"/>
    <w:multiLevelType w:val="multilevel"/>
    <w:tmpl w:val="F9525DDA"/>
    <w:lvl w:ilvl="0">
      <w:start w:val="12"/>
      <w:numFmt w:val="bullet"/>
      <w:lvlText w:val=""/>
      <w:lvlJc w:val="left"/>
      <w:pPr>
        <w:tabs>
          <w:tab w:val="num" w:pos="360"/>
        </w:tabs>
        <w:ind w:left="340" w:hanging="340"/>
      </w:pPr>
      <w:rPr>
        <w:rFonts w:ascii="Wingdings" w:hAnsi="Wingdings" w:hint="default"/>
        <w:sz w:val="12"/>
      </w:rPr>
    </w:lvl>
    <w:lvl w:ilvl="1">
      <w:start w:val="1"/>
      <w:numFmt w:val="bullet"/>
      <w:lvlText w:val="o"/>
      <w:lvlJc w:val="left"/>
      <w:pPr>
        <w:tabs>
          <w:tab w:val="num" w:pos="51"/>
        </w:tabs>
        <w:ind w:left="51" w:hanging="360"/>
      </w:pPr>
      <w:rPr>
        <w:rFonts w:ascii="Courier New" w:hAnsi="Courier New" w:hint="default"/>
      </w:rPr>
    </w:lvl>
    <w:lvl w:ilvl="2">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540">
    <w:nsid w:val="789411A7"/>
    <w:multiLevelType w:val="multilevel"/>
    <w:tmpl w:val="E72E60CE"/>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541">
    <w:nsid w:val="78A93CCB"/>
    <w:multiLevelType w:val="singleLevel"/>
    <w:tmpl w:val="FFFFFFFF"/>
    <w:lvl w:ilvl="0">
      <w:numFmt w:val="decimal"/>
      <w:lvlText w:val="*"/>
      <w:lvlJc w:val="left"/>
      <w:rPr>
        <w:rFonts w:cs="Times New Roman"/>
      </w:rPr>
    </w:lvl>
  </w:abstractNum>
  <w:abstractNum w:abstractNumId="1542">
    <w:nsid w:val="78AC2F62"/>
    <w:multiLevelType w:val="singleLevel"/>
    <w:tmpl w:val="9C5A910C"/>
    <w:lvl w:ilvl="0">
      <w:start w:val="1"/>
      <w:numFmt w:val="decimal"/>
      <w:lvlText w:val="%1."/>
      <w:lvlJc w:val="left"/>
      <w:pPr>
        <w:tabs>
          <w:tab w:val="num" w:pos="360"/>
        </w:tabs>
        <w:ind w:left="360" w:hanging="360"/>
      </w:pPr>
      <w:rPr>
        <w:rFonts w:cs="Times New Roman"/>
      </w:rPr>
    </w:lvl>
  </w:abstractNum>
  <w:abstractNum w:abstractNumId="1543">
    <w:nsid w:val="78B33326"/>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44">
    <w:nsid w:val="78B910BC"/>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45">
    <w:nsid w:val="78F82660"/>
    <w:multiLevelType w:val="multilevel"/>
    <w:tmpl w:val="5606915C"/>
    <w:lvl w:ilvl="0">
      <w:start w:val="1"/>
      <w:numFmt w:val="bullet"/>
      <w:lvlText w:val="o"/>
      <w:lvlJc w:val="left"/>
      <w:pPr>
        <w:tabs>
          <w:tab w:val="num" w:pos="720"/>
        </w:tabs>
        <w:ind w:left="720" w:hanging="360"/>
      </w:pPr>
      <w:rPr>
        <w:rFonts w:ascii="Courier New" w:hAnsi="Courier New"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46">
    <w:nsid w:val="78FA66CF"/>
    <w:multiLevelType w:val="multilevel"/>
    <w:tmpl w:val="BECC2AB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47">
    <w:nsid w:val="78FF200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48">
    <w:nsid w:val="79156C54"/>
    <w:multiLevelType w:val="multilevel"/>
    <w:tmpl w:val="509E308C"/>
    <w:lvl w:ilvl="0">
      <w:start w:val="1"/>
      <w:numFmt w:val="bullet"/>
      <w:pStyle w:val="B2"/>
      <w:lvlText w:val="-"/>
      <w:lvlJc w:val="left"/>
      <w:pPr>
        <w:tabs>
          <w:tab w:val="num" w:pos="644"/>
        </w:tabs>
        <w:ind w:left="284"/>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49">
    <w:nsid w:val="79383968"/>
    <w:multiLevelType w:val="multilevel"/>
    <w:tmpl w:val="F4CE07D4"/>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50">
    <w:nsid w:val="793E21D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51">
    <w:nsid w:val="794926E2"/>
    <w:multiLevelType w:val="multilevel"/>
    <w:tmpl w:val="BADE7EAC"/>
    <w:lvl w:ilvl="0">
      <w:start w:val="1"/>
      <w:numFmt w:val="decimal"/>
      <w:lvlText w:val="%1"/>
      <w:lvlJc w:val="left"/>
      <w:pPr>
        <w:tabs>
          <w:tab w:val="num" w:pos="432"/>
        </w:tabs>
        <w:ind w:left="432" w:hanging="432"/>
      </w:pPr>
      <w:rPr>
        <w:rFonts w:cs="Times New Roman" w:hint="default"/>
        <w:sz w:val="2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color w:val="000000"/>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552">
    <w:nsid w:val="79504325"/>
    <w:multiLevelType w:val="multilevel"/>
    <w:tmpl w:val="94A89306"/>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Book Antiqua" w:eastAsia="Times New Roman" w:hAnsi="Book Antiqua"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53">
    <w:nsid w:val="79573E6B"/>
    <w:multiLevelType w:val="multilevel"/>
    <w:tmpl w:val="C1B02066"/>
    <w:lvl w:ilvl="0">
      <w:start w:val="1"/>
      <w:numFmt w:val="bullet"/>
      <w:lvlText w:val=""/>
      <w:lvlJc w:val="left"/>
      <w:pPr>
        <w:tabs>
          <w:tab w:val="num" w:pos="360"/>
        </w:tabs>
        <w:ind w:left="360" w:hanging="360"/>
      </w:pPr>
      <w:rPr>
        <w:rFonts w:ascii="Symbol" w:hAnsi="Symbol" w:hint="default"/>
        <w:color w:val="auto"/>
        <w:sz w:val="2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54">
    <w:nsid w:val="795A42D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55">
    <w:nsid w:val="796267E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56">
    <w:nsid w:val="797714F4"/>
    <w:multiLevelType w:val="singleLevel"/>
    <w:tmpl w:val="123E2DFC"/>
    <w:lvl w:ilvl="0">
      <w:start w:val="1"/>
      <w:numFmt w:val="bullet"/>
      <w:lvlText w:val=""/>
      <w:lvlJc w:val="left"/>
      <w:pPr>
        <w:tabs>
          <w:tab w:val="num" w:pos="1267"/>
        </w:tabs>
        <w:ind w:left="1191" w:hanging="284"/>
      </w:pPr>
      <w:rPr>
        <w:rFonts w:ascii="Wingdings" w:hAnsi="Wingdings" w:hint="default"/>
      </w:rPr>
    </w:lvl>
  </w:abstractNum>
  <w:abstractNum w:abstractNumId="1557">
    <w:nsid w:val="798D5CCF"/>
    <w:multiLevelType w:val="multilevel"/>
    <w:tmpl w:val="315284EA"/>
    <w:lvl w:ilvl="0">
      <w:start w:val="1"/>
      <w:numFmt w:val="bullet"/>
      <w:lvlText w:val="-"/>
      <w:lvlJc w:val="left"/>
      <w:pPr>
        <w:tabs>
          <w:tab w:val="num" w:pos="700"/>
        </w:tabs>
        <w:ind w:left="680" w:hanging="340"/>
      </w:pPr>
      <w:rPr>
        <w:rFonts w:hAnsi="Courier New" w:hint="default"/>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1558">
    <w:nsid w:val="798F22F6"/>
    <w:multiLevelType w:val="singleLevel"/>
    <w:tmpl w:val="04100001"/>
    <w:lvl w:ilvl="0">
      <w:start w:val="1"/>
      <w:numFmt w:val="bullet"/>
      <w:lvlText w:val=""/>
      <w:lvlJc w:val="left"/>
      <w:pPr>
        <w:tabs>
          <w:tab w:val="num" w:pos="360"/>
        </w:tabs>
        <w:ind w:left="360" w:hanging="360"/>
      </w:pPr>
      <w:rPr>
        <w:rFonts w:ascii="Symbol" w:hAnsi="Symbol" w:hint="default"/>
      </w:rPr>
    </w:lvl>
  </w:abstractNum>
  <w:abstractNum w:abstractNumId="1559">
    <w:nsid w:val="79A17AE4"/>
    <w:multiLevelType w:val="multilevel"/>
    <w:tmpl w:val="9A0E847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60">
    <w:nsid w:val="79B61C17"/>
    <w:multiLevelType w:val="multilevel"/>
    <w:tmpl w:val="857C8A9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61">
    <w:nsid w:val="79B9054B"/>
    <w:multiLevelType w:val="singleLevel"/>
    <w:tmpl w:val="749ACF6C"/>
    <w:lvl w:ilvl="0">
      <w:numFmt w:val="bullet"/>
      <w:lvlText w:val=""/>
      <w:lvlJc w:val="left"/>
      <w:pPr>
        <w:tabs>
          <w:tab w:val="num" w:pos="360"/>
        </w:tabs>
        <w:ind w:left="360" w:hanging="360"/>
      </w:pPr>
      <w:rPr>
        <w:rFonts w:ascii="Symbol" w:hAnsi="Symbol" w:hint="default"/>
      </w:rPr>
    </w:lvl>
  </w:abstractNum>
  <w:abstractNum w:abstractNumId="1562">
    <w:nsid w:val="79BC6D84"/>
    <w:multiLevelType w:val="multilevel"/>
    <w:tmpl w:val="3EA8096A"/>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63">
    <w:nsid w:val="79F75A94"/>
    <w:multiLevelType w:val="multilevel"/>
    <w:tmpl w:val="6F90814E"/>
    <w:lvl w:ilvl="0">
      <w:numFmt w:val="bullet"/>
      <w:lvlText w:val=""/>
      <w:lvlJc w:val="left"/>
      <w:pPr>
        <w:tabs>
          <w:tab w:val="num" w:pos="705"/>
        </w:tabs>
        <w:ind w:left="705" w:hanging="705"/>
      </w:pPr>
      <w:rPr>
        <w:rFonts w:ascii="Symbol" w:eastAsia="Times New Roman"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64">
    <w:nsid w:val="7A114190"/>
    <w:multiLevelType w:val="multilevel"/>
    <w:tmpl w:val="C32CF5C4"/>
    <w:lvl w:ilvl="0">
      <w:start w:val="5"/>
      <w:numFmt w:val="decimal"/>
      <w:lvlText w:val="%1"/>
      <w:lvlJc w:val="left"/>
      <w:pPr>
        <w:tabs>
          <w:tab w:val="num" w:pos="990"/>
        </w:tabs>
        <w:ind w:left="990" w:hanging="990"/>
      </w:pPr>
      <w:rPr>
        <w:rFonts w:cs="Times New Roman" w:hint="default"/>
      </w:rPr>
    </w:lvl>
    <w:lvl w:ilvl="1">
      <w:start w:val="1"/>
      <w:numFmt w:val="decimal"/>
      <w:lvlText w:val="%1.%2"/>
      <w:lvlJc w:val="left"/>
      <w:pPr>
        <w:tabs>
          <w:tab w:val="num" w:pos="990"/>
        </w:tabs>
        <w:ind w:left="990" w:hanging="990"/>
      </w:pPr>
      <w:rPr>
        <w:rFonts w:cs="Times New Roman" w:hint="default"/>
      </w:rPr>
    </w:lvl>
    <w:lvl w:ilvl="2">
      <w:start w:val="1"/>
      <w:numFmt w:val="decimal"/>
      <w:lvlText w:val="%1.%2.%3"/>
      <w:lvlJc w:val="left"/>
      <w:pPr>
        <w:tabs>
          <w:tab w:val="num" w:pos="990"/>
        </w:tabs>
        <w:ind w:left="990" w:hanging="990"/>
      </w:pPr>
      <w:rPr>
        <w:rFonts w:cs="Times New Roman" w:hint="default"/>
      </w:rPr>
    </w:lvl>
    <w:lvl w:ilvl="3">
      <w:start w:val="6"/>
      <w:numFmt w:val="decimal"/>
      <w:lvlText w:val="%1.%2.%3.%4"/>
      <w:lvlJc w:val="left"/>
      <w:pPr>
        <w:tabs>
          <w:tab w:val="num" w:pos="990"/>
        </w:tabs>
        <w:ind w:left="990" w:hanging="99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565">
    <w:nsid w:val="7A171242"/>
    <w:multiLevelType w:val="multilevel"/>
    <w:tmpl w:val="29D2A27C"/>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66">
    <w:nsid w:val="7A333E13"/>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567">
    <w:nsid w:val="7A3F1AAB"/>
    <w:multiLevelType w:val="multilevel"/>
    <w:tmpl w:val="8596720C"/>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68">
    <w:nsid w:val="7A49163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569">
    <w:nsid w:val="7A723B5B"/>
    <w:multiLevelType w:val="multilevel"/>
    <w:tmpl w:val="3A44A2E0"/>
    <w:lvl w:ilvl="0">
      <w:start w:val="2"/>
      <w:numFmt w:val="bullet"/>
      <w:lvlText w:val="-"/>
      <w:lvlJc w:val="left"/>
      <w:pPr>
        <w:tabs>
          <w:tab w:val="num" w:pos="644"/>
        </w:tabs>
        <w:ind w:left="644" w:hanging="360"/>
      </w:pPr>
      <w:rPr>
        <w:rFonts w:ascii="Times New Roman" w:eastAsia="Times New Roman" w:hAnsi="Times New Roman" w:hint="default"/>
      </w:rPr>
    </w:lvl>
    <w:lvl w:ilvl="1" w:tentative="1">
      <w:start w:val="1"/>
      <w:numFmt w:val="bullet"/>
      <w:lvlText w:val="o"/>
      <w:lvlJc w:val="left"/>
      <w:pPr>
        <w:tabs>
          <w:tab w:val="num" w:pos="1364"/>
        </w:tabs>
        <w:ind w:left="1364" w:hanging="360"/>
      </w:pPr>
      <w:rPr>
        <w:rFonts w:ascii="Courier New" w:hAnsi="Courier New" w:hint="default"/>
      </w:rPr>
    </w:lvl>
    <w:lvl w:ilvl="2" w:tentative="1">
      <w:start w:val="1"/>
      <w:numFmt w:val="bullet"/>
      <w:lvlText w:val=""/>
      <w:lvlJc w:val="left"/>
      <w:pPr>
        <w:tabs>
          <w:tab w:val="num" w:pos="2084"/>
        </w:tabs>
        <w:ind w:left="2084" w:hanging="360"/>
      </w:pPr>
      <w:rPr>
        <w:rFonts w:ascii="Wingdings" w:hAnsi="Wingdings" w:hint="default"/>
      </w:rPr>
    </w:lvl>
    <w:lvl w:ilvl="3" w:tentative="1">
      <w:start w:val="1"/>
      <w:numFmt w:val="bullet"/>
      <w:lvlText w:val=""/>
      <w:lvlJc w:val="left"/>
      <w:pPr>
        <w:tabs>
          <w:tab w:val="num" w:pos="2804"/>
        </w:tabs>
        <w:ind w:left="2804" w:hanging="360"/>
      </w:pPr>
      <w:rPr>
        <w:rFonts w:ascii="Symbol" w:hAnsi="Symbol" w:hint="default"/>
      </w:rPr>
    </w:lvl>
    <w:lvl w:ilvl="4" w:tentative="1">
      <w:start w:val="1"/>
      <w:numFmt w:val="bullet"/>
      <w:lvlText w:val="o"/>
      <w:lvlJc w:val="left"/>
      <w:pPr>
        <w:tabs>
          <w:tab w:val="num" w:pos="3524"/>
        </w:tabs>
        <w:ind w:left="3524" w:hanging="360"/>
      </w:pPr>
      <w:rPr>
        <w:rFonts w:ascii="Courier New" w:hAnsi="Courier New" w:hint="default"/>
      </w:rPr>
    </w:lvl>
    <w:lvl w:ilvl="5" w:tentative="1">
      <w:start w:val="1"/>
      <w:numFmt w:val="bullet"/>
      <w:lvlText w:val=""/>
      <w:lvlJc w:val="left"/>
      <w:pPr>
        <w:tabs>
          <w:tab w:val="num" w:pos="4244"/>
        </w:tabs>
        <w:ind w:left="4244" w:hanging="360"/>
      </w:pPr>
      <w:rPr>
        <w:rFonts w:ascii="Wingdings" w:hAnsi="Wingdings" w:hint="default"/>
      </w:rPr>
    </w:lvl>
    <w:lvl w:ilvl="6" w:tentative="1">
      <w:start w:val="1"/>
      <w:numFmt w:val="bullet"/>
      <w:lvlText w:val=""/>
      <w:lvlJc w:val="left"/>
      <w:pPr>
        <w:tabs>
          <w:tab w:val="num" w:pos="4964"/>
        </w:tabs>
        <w:ind w:left="4964" w:hanging="360"/>
      </w:pPr>
      <w:rPr>
        <w:rFonts w:ascii="Symbol" w:hAnsi="Symbol" w:hint="default"/>
      </w:rPr>
    </w:lvl>
    <w:lvl w:ilvl="7" w:tentative="1">
      <w:start w:val="1"/>
      <w:numFmt w:val="bullet"/>
      <w:lvlText w:val="o"/>
      <w:lvlJc w:val="left"/>
      <w:pPr>
        <w:tabs>
          <w:tab w:val="num" w:pos="5684"/>
        </w:tabs>
        <w:ind w:left="5684" w:hanging="360"/>
      </w:pPr>
      <w:rPr>
        <w:rFonts w:ascii="Courier New" w:hAnsi="Courier New" w:hint="default"/>
      </w:rPr>
    </w:lvl>
    <w:lvl w:ilvl="8" w:tentative="1">
      <w:start w:val="1"/>
      <w:numFmt w:val="bullet"/>
      <w:lvlText w:val=""/>
      <w:lvlJc w:val="left"/>
      <w:pPr>
        <w:tabs>
          <w:tab w:val="num" w:pos="6404"/>
        </w:tabs>
        <w:ind w:left="6404" w:hanging="360"/>
      </w:pPr>
      <w:rPr>
        <w:rFonts w:ascii="Wingdings" w:hAnsi="Wingdings" w:hint="default"/>
      </w:rPr>
    </w:lvl>
  </w:abstractNum>
  <w:abstractNum w:abstractNumId="1570">
    <w:nsid w:val="7A7958AF"/>
    <w:multiLevelType w:val="multilevel"/>
    <w:tmpl w:val="F20A086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80"/>
        </w:tabs>
        <w:ind w:left="1008" w:hanging="1008"/>
      </w:pPr>
      <w:rPr>
        <w:rFonts w:cs="Times New Roman"/>
      </w:rPr>
    </w:lvl>
    <w:lvl w:ilvl="5">
      <w:start w:val="1"/>
      <w:numFmt w:val="decimal"/>
      <w:lvlText w:val="%1.%2.%3.%4.%5.%6"/>
      <w:lvlJc w:val="left"/>
      <w:pPr>
        <w:tabs>
          <w:tab w:val="num" w:pos="1440"/>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571">
    <w:nsid w:val="7A887353"/>
    <w:multiLevelType w:val="multilevel"/>
    <w:tmpl w:val="AC12CC7A"/>
    <w:lvl w:ilvl="0">
      <w:start w:val="1"/>
      <w:numFmt w:val="bullet"/>
      <w:lvlText w:val="-"/>
      <w:lvlJc w:val="left"/>
      <w:pPr>
        <w:tabs>
          <w:tab w:val="num" w:pos="737"/>
        </w:tabs>
        <w:ind w:left="737" w:hanging="397"/>
      </w:pPr>
      <w:rPr>
        <w:rFonts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72">
    <w:nsid w:val="7ABE1FB2"/>
    <w:multiLevelType w:val="multilevel"/>
    <w:tmpl w:val="E3C800B8"/>
    <w:lvl w:ilvl="0">
      <w:start w:val="1"/>
      <w:numFmt w:val="bullet"/>
      <w:lvlText w:val="-"/>
      <w:lvlJc w:val="left"/>
      <w:pPr>
        <w:tabs>
          <w:tab w:val="num" w:pos="737"/>
        </w:tabs>
        <w:ind w:left="737" w:hanging="397"/>
      </w:pPr>
      <w:rPr>
        <w:rFonts w:hint="default"/>
      </w:rPr>
    </w:lvl>
    <w:lvl w:ilvl="1">
      <w:start w:val="1"/>
      <w:numFmt w:val="bullet"/>
      <w:lvlText w:val="-"/>
      <w:lvlJc w:val="left"/>
      <w:pPr>
        <w:tabs>
          <w:tab w:val="num" w:pos="1477"/>
        </w:tabs>
        <w:ind w:left="1477" w:hanging="397"/>
      </w:pPr>
      <w:rPr>
        <w:rFon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73">
    <w:nsid w:val="7AFF6490"/>
    <w:multiLevelType w:val="singleLevel"/>
    <w:tmpl w:val="09D6D9E0"/>
    <w:lvl w:ilvl="0">
      <w:start w:val="1"/>
      <w:numFmt w:val="bullet"/>
      <w:lvlText w:val=""/>
      <w:lvlJc w:val="left"/>
      <w:pPr>
        <w:tabs>
          <w:tab w:val="num" w:pos="851"/>
        </w:tabs>
        <w:ind w:left="851" w:hanging="397"/>
      </w:pPr>
      <w:rPr>
        <w:rFonts w:ascii="Symbol" w:hAnsi="Symbol" w:hint="default"/>
      </w:rPr>
    </w:lvl>
  </w:abstractNum>
  <w:abstractNum w:abstractNumId="1574">
    <w:nsid w:val="7B1A76CF"/>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75">
    <w:nsid w:val="7B23488E"/>
    <w:multiLevelType w:val="multilevel"/>
    <w:tmpl w:val="46ACAD8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76">
    <w:nsid w:val="7B5B137C"/>
    <w:multiLevelType w:val="multilevel"/>
    <w:tmpl w:val="65284B34"/>
    <w:lvl w:ilvl="0">
      <w:start w:val="1"/>
      <w:numFmt w:val="decimal"/>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577">
    <w:nsid w:val="7B624128"/>
    <w:multiLevelType w:val="singleLevel"/>
    <w:tmpl w:val="040C0015"/>
    <w:lvl w:ilvl="0">
      <w:start w:val="1"/>
      <w:numFmt w:val="upperLetter"/>
      <w:lvlText w:val="%1."/>
      <w:lvlJc w:val="left"/>
      <w:pPr>
        <w:tabs>
          <w:tab w:val="num" w:pos="360"/>
        </w:tabs>
        <w:ind w:left="360" w:hanging="360"/>
      </w:pPr>
      <w:rPr>
        <w:rFonts w:cs="Times New Roman"/>
      </w:rPr>
    </w:lvl>
  </w:abstractNum>
  <w:abstractNum w:abstractNumId="1578">
    <w:nsid w:val="7B6A5D59"/>
    <w:multiLevelType w:val="singleLevel"/>
    <w:tmpl w:val="B7DE3C7E"/>
    <w:lvl w:ilvl="0">
      <w:numFmt w:val="bullet"/>
      <w:lvlText w:val="-"/>
      <w:lvlJc w:val="left"/>
      <w:pPr>
        <w:tabs>
          <w:tab w:val="num" w:pos="360"/>
        </w:tabs>
        <w:ind w:left="360" w:hanging="360"/>
      </w:pPr>
      <w:rPr>
        <w:rFonts w:hint="default"/>
      </w:rPr>
    </w:lvl>
  </w:abstractNum>
  <w:abstractNum w:abstractNumId="1579">
    <w:nsid w:val="7B6B1C74"/>
    <w:multiLevelType w:val="multilevel"/>
    <w:tmpl w:val="79320796"/>
    <w:lvl w:ilvl="0">
      <w:start w:val="1"/>
      <w:numFmt w:val="bullet"/>
      <w:lvlText w:val="o"/>
      <w:lvlJc w:val="left"/>
      <w:pPr>
        <w:tabs>
          <w:tab w:val="num" w:pos="360"/>
        </w:tabs>
        <w:ind w:left="360" w:hanging="360"/>
      </w:pPr>
      <w:rPr>
        <w:rFonts w:ascii="Courier New" w:hAnsi="Courier New" w:hint="default"/>
      </w:rPr>
    </w:lvl>
    <w:lvl w:ilvl="1" w:tentative="1">
      <w:start w:val="1"/>
      <w:numFmt w:val="bullet"/>
      <w:lvlText w:val="o"/>
      <w:lvlJc w:val="left"/>
      <w:pPr>
        <w:tabs>
          <w:tab w:val="num" w:pos="260"/>
        </w:tabs>
        <w:ind w:left="260" w:hanging="360"/>
      </w:pPr>
      <w:rPr>
        <w:rFonts w:ascii="Courier New" w:hAnsi="Courier New" w:hint="default"/>
      </w:rPr>
    </w:lvl>
    <w:lvl w:ilvl="2" w:tentative="1">
      <w:start w:val="1"/>
      <w:numFmt w:val="bullet"/>
      <w:lvlText w:val=""/>
      <w:lvlJc w:val="left"/>
      <w:pPr>
        <w:tabs>
          <w:tab w:val="num" w:pos="980"/>
        </w:tabs>
        <w:ind w:left="980" w:hanging="360"/>
      </w:pPr>
      <w:rPr>
        <w:rFonts w:ascii="Wingdings" w:hAnsi="Wingdings" w:hint="default"/>
      </w:rPr>
    </w:lvl>
    <w:lvl w:ilvl="3" w:tentative="1">
      <w:start w:val="1"/>
      <w:numFmt w:val="bullet"/>
      <w:lvlText w:val=""/>
      <w:lvlJc w:val="left"/>
      <w:pPr>
        <w:tabs>
          <w:tab w:val="num" w:pos="1700"/>
        </w:tabs>
        <w:ind w:left="1700" w:hanging="360"/>
      </w:pPr>
      <w:rPr>
        <w:rFonts w:ascii="Symbol" w:hAnsi="Symbol" w:hint="default"/>
      </w:rPr>
    </w:lvl>
    <w:lvl w:ilvl="4" w:tentative="1">
      <w:start w:val="1"/>
      <w:numFmt w:val="bullet"/>
      <w:lvlText w:val="o"/>
      <w:lvlJc w:val="left"/>
      <w:pPr>
        <w:tabs>
          <w:tab w:val="num" w:pos="2420"/>
        </w:tabs>
        <w:ind w:left="2420" w:hanging="360"/>
      </w:pPr>
      <w:rPr>
        <w:rFonts w:ascii="Courier New" w:hAnsi="Courier New" w:hint="default"/>
      </w:rPr>
    </w:lvl>
    <w:lvl w:ilvl="5" w:tentative="1">
      <w:start w:val="1"/>
      <w:numFmt w:val="bullet"/>
      <w:lvlText w:val=""/>
      <w:lvlJc w:val="left"/>
      <w:pPr>
        <w:tabs>
          <w:tab w:val="num" w:pos="3140"/>
        </w:tabs>
        <w:ind w:left="3140" w:hanging="360"/>
      </w:pPr>
      <w:rPr>
        <w:rFonts w:ascii="Wingdings" w:hAnsi="Wingdings" w:hint="default"/>
      </w:rPr>
    </w:lvl>
    <w:lvl w:ilvl="6" w:tentative="1">
      <w:start w:val="1"/>
      <w:numFmt w:val="bullet"/>
      <w:lvlText w:val=""/>
      <w:lvlJc w:val="left"/>
      <w:pPr>
        <w:tabs>
          <w:tab w:val="num" w:pos="3860"/>
        </w:tabs>
        <w:ind w:left="3860" w:hanging="360"/>
      </w:pPr>
      <w:rPr>
        <w:rFonts w:ascii="Symbol" w:hAnsi="Symbol" w:hint="default"/>
      </w:rPr>
    </w:lvl>
    <w:lvl w:ilvl="7" w:tentative="1">
      <w:start w:val="1"/>
      <w:numFmt w:val="bullet"/>
      <w:lvlText w:val="o"/>
      <w:lvlJc w:val="left"/>
      <w:pPr>
        <w:tabs>
          <w:tab w:val="num" w:pos="4580"/>
        </w:tabs>
        <w:ind w:left="4580" w:hanging="360"/>
      </w:pPr>
      <w:rPr>
        <w:rFonts w:ascii="Courier New" w:hAnsi="Courier New" w:hint="default"/>
      </w:rPr>
    </w:lvl>
    <w:lvl w:ilvl="8" w:tentative="1">
      <w:start w:val="1"/>
      <w:numFmt w:val="bullet"/>
      <w:lvlText w:val=""/>
      <w:lvlJc w:val="left"/>
      <w:pPr>
        <w:tabs>
          <w:tab w:val="num" w:pos="5300"/>
        </w:tabs>
        <w:ind w:left="5300" w:hanging="360"/>
      </w:pPr>
      <w:rPr>
        <w:rFonts w:ascii="Wingdings" w:hAnsi="Wingdings" w:hint="default"/>
      </w:rPr>
    </w:lvl>
  </w:abstractNum>
  <w:abstractNum w:abstractNumId="1580">
    <w:nsid w:val="7B8200D8"/>
    <w:multiLevelType w:val="multilevel"/>
    <w:tmpl w:val="F9664F12"/>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1080"/>
        </w:tabs>
        <w:ind w:left="720" w:hanging="720"/>
      </w:pPr>
      <w:rPr>
        <w:rFonts w:cs="Times New Roman"/>
      </w:rPr>
    </w:lvl>
    <w:lvl w:ilvl="3">
      <w:start w:val="1"/>
      <w:numFmt w:val="decimal"/>
      <w:lvlText w:val="%1.%2.%3.%4"/>
      <w:lvlJc w:val="left"/>
      <w:pPr>
        <w:tabs>
          <w:tab w:val="num" w:pos="1440"/>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581">
    <w:nsid w:val="7B8C08DA"/>
    <w:multiLevelType w:val="singleLevel"/>
    <w:tmpl w:val="040C0007"/>
    <w:lvl w:ilvl="0">
      <w:start w:val="1"/>
      <w:numFmt w:val="bullet"/>
      <w:lvlText w:val=""/>
      <w:lvlJc w:val="left"/>
      <w:pPr>
        <w:tabs>
          <w:tab w:val="num" w:pos="360"/>
        </w:tabs>
        <w:ind w:left="360" w:hanging="360"/>
      </w:pPr>
      <w:rPr>
        <w:rFonts w:ascii="Wingdings" w:hAnsi="Wingdings" w:hint="default"/>
        <w:sz w:val="16"/>
      </w:rPr>
    </w:lvl>
  </w:abstractNum>
  <w:abstractNum w:abstractNumId="1582">
    <w:nsid w:val="7BE8506A"/>
    <w:multiLevelType w:val="multilevel"/>
    <w:tmpl w:val="F52E9F7A"/>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83">
    <w:nsid w:val="7BEB3410"/>
    <w:multiLevelType w:val="multilevel"/>
    <w:tmpl w:val="2BFCECFC"/>
    <w:lvl w:ilvl="0">
      <w:start w:val="1"/>
      <w:numFmt w:val="bullet"/>
      <w:lvlText w:val=""/>
      <w:lvlJc w:val="left"/>
      <w:pPr>
        <w:tabs>
          <w:tab w:val="num" w:pos="360"/>
        </w:tabs>
        <w:ind w:left="360" w:hanging="360"/>
      </w:pPr>
      <w:rPr>
        <w:rFonts w:ascii="Symbol" w:hAnsi="Symbol" w:hint="default"/>
        <w:b w:val="0"/>
        <w:i w:val="0"/>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84">
    <w:nsid w:val="7BFC5188"/>
    <w:multiLevelType w:val="singleLevel"/>
    <w:tmpl w:val="3DEAC06A"/>
    <w:lvl w:ilvl="0">
      <w:numFmt w:val="bullet"/>
      <w:lvlText w:val="-"/>
      <w:lvlJc w:val="left"/>
      <w:pPr>
        <w:tabs>
          <w:tab w:val="num" w:pos="360"/>
        </w:tabs>
        <w:ind w:left="360" w:hanging="360"/>
      </w:pPr>
      <w:rPr>
        <w:rFonts w:ascii="Times New Roman" w:hAnsi="Times New Roman" w:hint="default"/>
      </w:rPr>
    </w:lvl>
  </w:abstractNum>
  <w:abstractNum w:abstractNumId="1585">
    <w:nsid w:val="7BFE0F8C"/>
    <w:multiLevelType w:val="multilevel"/>
    <w:tmpl w:val="2D021A60"/>
    <w:lvl w:ilvl="0">
      <w:start w:val="1"/>
      <w:numFmt w:val="bullet"/>
      <w:lvlText w:val=""/>
      <w:lvlJc w:val="left"/>
      <w:pPr>
        <w:tabs>
          <w:tab w:val="num" w:pos="360"/>
        </w:tabs>
        <w:ind w:left="340" w:hanging="340"/>
      </w:pPr>
      <w:rPr>
        <w:rFonts w:ascii="Symbol" w:hAnsi="Symbol" w:hint="default"/>
        <w:color w:val="auto"/>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86">
    <w:nsid w:val="7C1178F5"/>
    <w:multiLevelType w:val="multilevel"/>
    <w:tmpl w:val="634E3F3A"/>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87">
    <w:nsid w:val="7C3437F3"/>
    <w:multiLevelType w:val="multilevel"/>
    <w:tmpl w:val="315284EA"/>
    <w:lvl w:ilvl="0">
      <w:start w:val="1"/>
      <w:numFmt w:val="bullet"/>
      <w:lvlText w:val=""/>
      <w:lvlJc w:val="left"/>
      <w:pPr>
        <w:tabs>
          <w:tab w:val="num" w:pos="700"/>
        </w:tabs>
        <w:ind w:left="680" w:hanging="340"/>
      </w:pPr>
      <w:rPr>
        <w:rFonts w:ascii="Symbol" w:hAnsi="Symbol" w:hint="default"/>
        <w:color w:val="auto"/>
        <w:sz w:val="22"/>
      </w:rPr>
    </w:lvl>
    <w:lvl w:ilvl="1" w:tentative="1">
      <w:start w:val="1"/>
      <w:numFmt w:val="bullet"/>
      <w:lvlText w:val="o"/>
      <w:lvlJc w:val="left"/>
      <w:pPr>
        <w:tabs>
          <w:tab w:val="num" w:pos="1780"/>
        </w:tabs>
        <w:ind w:left="1780" w:hanging="360"/>
      </w:pPr>
      <w:rPr>
        <w:rFonts w:ascii="Courier New" w:hAnsi="Courier New" w:hint="default"/>
      </w:rPr>
    </w:lvl>
    <w:lvl w:ilvl="2" w:tentative="1">
      <w:start w:val="1"/>
      <w:numFmt w:val="bullet"/>
      <w:lvlText w:val=""/>
      <w:lvlJc w:val="left"/>
      <w:pPr>
        <w:tabs>
          <w:tab w:val="num" w:pos="2500"/>
        </w:tabs>
        <w:ind w:left="2500" w:hanging="360"/>
      </w:pPr>
      <w:rPr>
        <w:rFonts w:ascii="Wingdings" w:hAnsi="Wingdings" w:hint="default"/>
      </w:rPr>
    </w:lvl>
    <w:lvl w:ilvl="3" w:tentative="1">
      <w:start w:val="1"/>
      <w:numFmt w:val="bullet"/>
      <w:lvlText w:val=""/>
      <w:lvlJc w:val="left"/>
      <w:pPr>
        <w:tabs>
          <w:tab w:val="num" w:pos="3220"/>
        </w:tabs>
        <w:ind w:left="3220" w:hanging="360"/>
      </w:pPr>
      <w:rPr>
        <w:rFonts w:ascii="Symbol" w:hAnsi="Symbol" w:hint="default"/>
      </w:rPr>
    </w:lvl>
    <w:lvl w:ilvl="4" w:tentative="1">
      <w:start w:val="1"/>
      <w:numFmt w:val="bullet"/>
      <w:lvlText w:val="o"/>
      <w:lvlJc w:val="left"/>
      <w:pPr>
        <w:tabs>
          <w:tab w:val="num" w:pos="3940"/>
        </w:tabs>
        <w:ind w:left="3940" w:hanging="360"/>
      </w:pPr>
      <w:rPr>
        <w:rFonts w:ascii="Courier New" w:hAnsi="Courier New" w:hint="default"/>
      </w:rPr>
    </w:lvl>
    <w:lvl w:ilvl="5" w:tentative="1">
      <w:start w:val="1"/>
      <w:numFmt w:val="bullet"/>
      <w:lvlText w:val=""/>
      <w:lvlJc w:val="left"/>
      <w:pPr>
        <w:tabs>
          <w:tab w:val="num" w:pos="4660"/>
        </w:tabs>
        <w:ind w:left="4660" w:hanging="360"/>
      </w:pPr>
      <w:rPr>
        <w:rFonts w:ascii="Wingdings" w:hAnsi="Wingdings" w:hint="default"/>
      </w:rPr>
    </w:lvl>
    <w:lvl w:ilvl="6" w:tentative="1">
      <w:start w:val="1"/>
      <w:numFmt w:val="bullet"/>
      <w:lvlText w:val=""/>
      <w:lvlJc w:val="left"/>
      <w:pPr>
        <w:tabs>
          <w:tab w:val="num" w:pos="5380"/>
        </w:tabs>
        <w:ind w:left="5380" w:hanging="360"/>
      </w:pPr>
      <w:rPr>
        <w:rFonts w:ascii="Symbol" w:hAnsi="Symbol" w:hint="default"/>
      </w:rPr>
    </w:lvl>
    <w:lvl w:ilvl="7" w:tentative="1">
      <w:start w:val="1"/>
      <w:numFmt w:val="bullet"/>
      <w:lvlText w:val="o"/>
      <w:lvlJc w:val="left"/>
      <w:pPr>
        <w:tabs>
          <w:tab w:val="num" w:pos="6100"/>
        </w:tabs>
        <w:ind w:left="6100" w:hanging="360"/>
      </w:pPr>
      <w:rPr>
        <w:rFonts w:ascii="Courier New" w:hAnsi="Courier New" w:hint="default"/>
      </w:rPr>
    </w:lvl>
    <w:lvl w:ilvl="8" w:tentative="1">
      <w:start w:val="1"/>
      <w:numFmt w:val="bullet"/>
      <w:lvlText w:val=""/>
      <w:lvlJc w:val="left"/>
      <w:pPr>
        <w:tabs>
          <w:tab w:val="num" w:pos="6820"/>
        </w:tabs>
        <w:ind w:left="6820" w:hanging="360"/>
      </w:pPr>
      <w:rPr>
        <w:rFonts w:ascii="Wingdings" w:hAnsi="Wingdings" w:hint="default"/>
      </w:rPr>
    </w:lvl>
  </w:abstractNum>
  <w:abstractNum w:abstractNumId="1588">
    <w:nsid w:val="7C3F4DFF"/>
    <w:multiLevelType w:val="multilevel"/>
    <w:tmpl w:val="A1A4794E"/>
    <w:lvl w:ilvl="0">
      <w:start w:val="1"/>
      <w:numFmt w:val="bullet"/>
      <w:lvlText w:val=""/>
      <w:lvlJc w:val="left"/>
      <w:pPr>
        <w:tabs>
          <w:tab w:val="num" w:pos="1040"/>
        </w:tabs>
        <w:ind w:left="1040" w:hanging="360"/>
      </w:pPr>
      <w:rPr>
        <w:rFonts w:ascii="Symbol" w:hAnsi="Symbol" w:hint="default"/>
        <w:sz w:val="18"/>
      </w:rPr>
    </w:lvl>
    <w:lvl w:ilvl="1">
      <w:numFmt w:val="bullet"/>
      <w:lvlText w:val="-"/>
      <w:lvlJc w:val="left"/>
      <w:pPr>
        <w:tabs>
          <w:tab w:val="num" w:pos="1757"/>
        </w:tabs>
        <w:ind w:left="1757" w:hanging="397"/>
      </w:pPr>
      <w:rPr>
        <w:rFonts w:ascii="Book Antiqua" w:hAnsi="Book Antiqua"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1589">
    <w:nsid w:val="7C4A7640"/>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590">
    <w:nsid w:val="7C4E214D"/>
    <w:multiLevelType w:val="multilevel"/>
    <w:tmpl w:val="A48E743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91">
    <w:nsid w:val="7C6752BF"/>
    <w:multiLevelType w:val="singleLevel"/>
    <w:tmpl w:val="B2C4AF4C"/>
    <w:lvl w:ilvl="0">
      <w:start w:val="1"/>
      <w:numFmt w:val="decimal"/>
      <w:lvlText w:val="%1."/>
      <w:lvlJc w:val="left"/>
      <w:pPr>
        <w:tabs>
          <w:tab w:val="num" w:pos="360"/>
        </w:tabs>
        <w:ind w:left="360" w:hanging="360"/>
      </w:pPr>
      <w:rPr>
        <w:rFonts w:cs="Times New Roman"/>
      </w:rPr>
    </w:lvl>
  </w:abstractNum>
  <w:abstractNum w:abstractNumId="1592">
    <w:nsid w:val="7C6865D6"/>
    <w:multiLevelType w:val="multilevel"/>
    <w:tmpl w:val="56EAA70C"/>
    <w:lvl w:ilvl="0">
      <w:start w:val="1"/>
      <w:numFmt w:val="decimal"/>
      <w:lvlText w:val="%1."/>
      <w:lvlJc w:val="left"/>
      <w:pPr>
        <w:tabs>
          <w:tab w:val="num" w:pos="1080"/>
        </w:tabs>
        <w:ind w:left="1080" w:hanging="360"/>
      </w:pPr>
      <w:rPr>
        <w:rFonts w:cs="Times New Roman"/>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593">
    <w:nsid w:val="7C713BD8"/>
    <w:multiLevelType w:val="multilevel"/>
    <w:tmpl w:val="2A9E57D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94">
    <w:nsid w:val="7C800BD4"/>
    <w:multiLevelType w:val="multilevel"/>
    <w:tmpl w:val="0AE2E0E2"/>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95">
    <w:nsid w:val="7C9078BF"/>
    <w:multiLevelType w:val="multilevel"/>
    <w:tmpl w:val="BECC2ABC"/>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96">
    <w:nsid w:val="7C96642D"/>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597">
    <w:nsid w:val="7C9D53E4"/>
    <w:multiLevelType w:val="multilevel"/>
    <w:tmpl w:val="1F9AE224"/>
    <w:lvl w:ilvl="0">
      <w:start w:val="1"/>
      <w:numFmt w:val="bullet"/>
      <w:lvlText w:val="-"/>
      <w:lvlJc w:val="left"/>
      <w:pPr>
        <w:tabs>
          <w:tab w:val="num" w:pos="397"/>
        </w:tabs>
        <w:ind w:left="397" w:hanging="397"/>
      </w:pPr>
      <w:rPr>
        <w:rFonts w:hint="default"/>
      </w:rPr>
    </w:lvl>
    <w:lvl w:ilvl="1" w:tentative="1">
      <w:start w:val="1"/>
      <w:numFmt w:val="bullet"/>
      <w:lvlText w:val="o"/>
      <w:lvlJc w:val="left"/>
      <w:pPr>
        <w:tabs>
          <w:tab w:val="num" w:pos="51"/>
        </w:tabs>
        <w:ind w:left="51" w:hanging="360"/>
      </w:pPr>
      <w:rPr>
        <w:rFonts w:ascii="Courier New" w:hAnsi="Courier New" w:hint="default"/>
      </w:rPr>
    </w:lvl>
    <w:lvl w:ilvl="2" w:tentative="1">
      <w:start w:val="1"/>
      <w:numFmt w:val="bullet"/>
      <w:lvlText w:val=""/>
      <w:lvlJc w:val="left"/>
      <w:pPr>
        <w:tabs>
          <w:tab w:val="num" w:pos="771"/>
        </w:tabs>
        <w:ind w:left="771" w:hanging="360"/>
      </w:pPr>
      <w:rPr>
        <w:rFonts w:ascii="Wingdings" w:hAnsi="Wingdings" w:hint="default"/>
      </w:rPr>
    </w:lvl>
    <w:lvl w:ilvl="3" w:tentative="1">
      <w:start w:val="1"/>
      <w:numFmt w:val="bullet"/>
      <w:lvlText w:val=""/>
      <w:lvlJc w:val="left"/>
      <w:pPr>
        <w:tabs>
          <w:tab w:val="num" w:pos="1491"/>
        </w:tabs>
        <w:ind w:left="1491" w:hanging="360"/>
      </w:pPr>
      <w:rPr>
        <w:rFonts w:ascii="Symbol" w:hAnsi="Symbol" w:hint="default"/>
      </w:rPr>
    </w:lvl>
    <w:lvl w:ilvl="4" w:tentative="1">
      <w:start w:val="1"/>
      <w:numFmt w:val="bullet"/>
      <w:lvlText w:val="o"/>
      <w:lvlJc w:val="left"/>
      <w:pPr>
        <w:tabs>
          <w:tab w:val="num" w:pos="2211"/>
        </w:tabs>
        <w:ind w:left="2211" w:hanging="360"/>
      </w:pPr>
      <w:rPr>
        <w:rFonts w:ascii="Courier New" w:hAnsi="Courier New" w:hint="default"/>
      </w:rPr>
    </w:lvl>
    <w:lvl w:ilvl="5" w:tentative="1">
      <w:start w:val="1"/>
      <w:numFmt w:val="bullet"/>
      <w:lvlText w:val=""/>
      <w:lvlJc w:val="left"/>
      <w:pPr>
        <w:tabs>
          <w:tab w:val="num" w:pos="2931"/>
        </w:tabs>
        <w:ind w:left="2931" w:hanging="360"/>
      </w:pPr>
      <w:rPr>
        <w:rFonts w:ascii="Wingdings" w:hAnsi="Wingdings" w:hint="default"/>
      </w:rPr>
    </w:lvl>
    <w:lvl w:ilvl="6" w:tentative="1">
      <w:start w:val="1"/>
      <w:numFmt w:val="bullet"/>
      <w:lvlText w:val=""/>
      <w:lvlJc w:val="left"/>
      <w:pPr>
        <w:tabs>
          <w:tab w:val="num" w:pos="3651"/>
        </w:tabs>
        <w:ind w:left="3651" w:hanging="360"/>
      </w:pPr>
      <w:rPr>
        <w:rFonts w:ascii="Symbol" w:hAnsi="Symbol" w:hint="default"/>
      </w:rPr>
    </w:lvl>
    <w:lvl w:ilvl="7" w:tentative="1">
      <w:start w:val="1"/>
      <w:numFmt w:val="bullet"/>
      <w:lvlText w:val="o"/>
      <w:lvlJc w:val="left"/>
      <w:pPr>
        <w:tabs>
          <w:tab w:val="num" w:pos="4371"/>
        </w:tabs>
        <w:ind w:left="4371" w:hanging="360"/>
      </w:pPr>
      <w:rPr>
        <w:rFonts w:ascii="Courier New" w:hAnsi="Courier New" w:hint="default"/>
      </w:rPr>
    </w:lvl>
    <w:lvl w:ilvl="8" w:tentative="1">
      <w:start w:val="1"/>
      <w:numFmt w:val="bullet"/>
      <w:lvlText w:val=""/>
      <w:lvlJc w:val="left"/>
      <w:pPr>
        <w:tabs>
          <w:tab w:val="num" w:pos="5091"/>
        </w:tabs>
        <w:ind w:left="5091" w:hanging="360"/>
      </w:pPr>
      <w:rPr>
        <w:rFonts w:ascii="Wingdings" w:hAnsi="Wingdings" w:hint="default"/>
      </w:rPr>
    </w:lvl>
  </w:abstractNum>
  <w:abstractNum w:abstractNumId="1598">
    <w:nsid w:val="7CAA6890"/>
    <w:multiLevelType w:val="singleLevel"/>
    <w:tmpl w:val="D5C20846"/>
    <w:lvl w:ilvl="0">
      <w:start w:val="1"/>
      <w:numFmt w:val="decimal"/>
      <w:lvlText w:val="%1."/>
      <w:lvlJc w:val="left"/>
      <w:pPr>
        <w:tabs>
          <w:tab w:val="num" w:pos="720"/>
        </w:tabs>
        <w:ind w:left="720" w:hanging="720"/>
      </w:pPr>
      <w:rPr>
        <w:rFonts w:cs="Times New Roman" w:hint="default"/>
      </w:rPr>
    </w:lvl>
  </w:abstractNum>
  <w:abstractNum w:abstractNumId="1599">
    <w:nsid w:val="7CB8677F"/>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1600">
    <w:nsid w:val="7CD01CE7"/>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01">
    <w:nsid w:val="7CE23164"/>
    <w:multiLevelType w:val="multilevel"/>
    <w:tmpl w:val="61AC8BF0"/>
    <w:lvl w:ilvl="0">
      <w:start w:val="10"/>
      <w:numFmt w:val="decimal"/>
      <w:lvlText w:val="%1."/>
      <w:lvlJc w:val="left"/>
      <w:pPr>
        <w:tabs>
          <w:tab w:val="num" w:pos="360"/>
        </w:tabs>
        <w:ind w:left="360" w:hanging="360"/>
      </w:pPr>
      <w:rPr>
        <w:rFonts w:cs="Times New Roman"/>
      </w:rPr>
    </w:lvl>
    <w:lvl w:ilvl="1">
      <w:start w:val="1"/>
      <w:numFmt w:val="decimal"/>
      <w:lvlText w:val="Annex 2.%2"/>
      <w:lvlJc w:val="left"/>
      <w:pPr>
        <w:tabs>
          <w:tab w:val="num" w:pos="216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602">
    <w:nsid w:val="7CF92AC1"/>
    <w:multiLevelType w:val="multilevel"/>
    <w:tmpl w:val="DEDE8526"/>
    <w:lvl w:ilvl="0">
      <w:start w:val="2"/>
      <w:numFmt w:val="bullet"/>
      <w:lvlText w:val=""/>
      <w:lvlJc w:val="left"/>
      <w:pPr>
        <w:tabs>
          <w:tab w:val="num" w:pos="360"/>
        </w:tabs>
        <w:ind w:left="357" w:hanging="357"/>
      </w:pPr>
      <w:rPr>
        <w:rFonts w:ascii="Symbol" w:hAnsi="Symbol" w:hint="default"/>
        <w:sz w:val="16"/>
      </w:rPr>
    </w:lvl>
    <w:lvl w:ilvl="1" w:tentative="1">
      <w:start w:val="1"/>
      <w:numFmt w:val="bullet"/>
      <w:lvlText w:val="o"/>
      <w:lvlJc w:val="left"/>
      <w:pPr>
        <w:tabs>
          <w:tab w:val="num" w:pos="720"/>
        </w:tabs>
        <w:ind w:left="720" w:hanging="360"/>
      </w:pPr>
      <w:rPr>
        <w:rFonts w:ascii="Courier New" w:hAnsi="Courier New" w:hint="default"/>
      </w:rPr>
    </w:lvl>
    <w:lvl w:ilvl="2" w:tentative="1">
      <w:start w:val="1"/>
      <w:numFmt w:val="bullet"/>
      <w:lvlText w:val=""/>
      <w:lvlJc w:val="left"/>
      <w:pPr>
        <w:tabs>
          <w:tab w:val="num" w:pos="1440"/>
        </w:tabs>
        <w:ind w:left="1440" w:hanging="360"/>
      </w:pPr>
      <w:rPr>
        <w:rFonts w:ascii="Wingdings" w:hAnsi="Wingdings" w:hint="default"/>
      </w:rPr>
    </w:lvl>
    <w:lvl w:ilvl="3" w:tentative="1">
      <w:start w:val="1"/>
      <w:numFmt w:val="bullet"/>
      <w:lvlText w:val=""/>
      <w:lvlJc w:val="left"/>
      <w:pPr>
        <w:tabs>
          <w:tab w:val="num" w:pos="2160"/>
        </w:tabs>
        <w:ind w:left="2160" w:hanging="360"/>
      </w:pPr>
      <w:rPr>
        <w:rFonts w:ascii="Symbol" w:hAnsi="Symbol" w:hint="default"/>
      </w:rPr>
    </w:lvl>
    <w:lvl w:ilvl="4" w:tentative="1">
      <w:start w:val="1"/>
      <w:numFmt w:val="bullet"/>
      <w:lvlText w:val="o"/>
      <w:lvlJc w:val="left"/>
      <w:pPr>
        <w:tabs>
          <w:tab w:val="num" w:pos="2880"/>
        </w:tabs>
        <w:ind w:left="2880" w:hanging="360"/>
      </w:pPr>
      <w:rPr>
        <w:rFonts w:ascii="Courier New" w:hAnsi="Courier New" w:hint="default"/>
      </w:rPr>
    </w:lvl>
    <w:lvl w:ilvl="5" w:tentative="1">
      <w:start w:val="1"/>
      <w:numFmt w:val="bullet"/>
      <w:lvlText w:val=""/>
      <w:lvlJc w:val="left"/>
      <w:pPr>
        <w:tabs>
          <w:tab w:val="num" w:pos="3600"/>
        </w:tabs>
        <w:ind w:left="3600" w:hanging="360"/>
      </w:pPr>
      <w:rPr>
        <w:rFonts w:ascii="Wingdings" w:hAnsi="Wingdings" w:hint="default"/>
      </w:rPr>
    </w:lvl>
    <w:lvl w:ilvl="6" w:tentative="1">
      <w:start w:val="1"/>
      <w:numFmt w:val="bullet"/>
      <w:lvlText w:val=""/>
      <w:lvlJc w:val="left"/>
      <w:pPr>
        <w:tabs>
          <w:tab w:val="num" w:pos="4320"/>
        </w:tabs>
        <w:ind w:left="4320" w:hanging="360"/>
      </w:pPr>
      <w:rPr>
        <w:rFonts w:ascii="Symbol" w:hAnsi="Symbol" w:hint="default"/>
      </w:rPr>
    </w:lvl>
    <w:lvl w:ilvl="7" w:tentative="1">
      <w:start w:val="1"/>
      <w:numFmt w:val="bullet"/>
      <w:lvlText w:val="o"/>
      <w:lvlJc w:val="left"/>
      <w:pPr>
        <w:tabs>
          <w:tab w:val="num" w:pos="5040"/>
        </w:tabs>
        <w:ind w:left="5040" w:hanging="360"/>
      </w:pPr>
      <w:rPr>
        <w:rFonts w:ascii="Courier New" w:hAnsi="Courier New" w:hint="default"/>
      </w:rPr>
    </w:lvl>
    <w:lvl w:ilvl="8" w:tentative="1">
      <w:start w:val="1"/>
      <w:numFmt w:val="bullet"/>
      <w:lvlText w:val=""/>
      <w:lvlJc w:val="left"/>
      <w:pPr>
        <w:tabs>
          <w:tab w:val="num" w:pos="5760"/>
        </w:tabs>
        <w:ind w:left="5760" w:hanging="360"/>
      </w:pPr>
      <w:rPr>
        <w:rFonts w:ascii="Wingdings" w:hAnsi="Wingdings" w:hint="default"/>
      </w:rPr>
    </w:lvl>
  </w:abstractNum>
  <w:abstractNum w:abstractNumId="1603">
    <w:nsid w:val="7CFC10FD"/>
    <w:multiLevelType w:val="multilevel"/>
    <w:tmpl w:val="C2C8101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04">
    <w:nsid w:val="7D032FDB"/>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05">
    <w:nsid w:val="7D0800F5"/>
    <w:multiLevelType w:val="multilevel"/>
    <w:tmpl w:val="23C6BC8C"/>
    <w:lvl w:ilvl="0">
      <w:start w:val="4"/>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606">
    <w:nsid w:val="7D0F04CF"/>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607">
    <w:nsid w:val="7D322C9E"/>
    <w:multiLevelType w:val="multilevel"/>
    <w:tmpl w:val="30B0452C"/>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100"/>
        </w:tabs>
        <w:ind w:left="1100" w:hanging="360"/>
      </w:pPr>
      <w:rPr>
        <w:rFonts w:ascii="Courier New" w:hAnsi="Courier New" w:hint="default"/>
      </w:rPr>
    </w:lvl>
    <w:lvl w:ilvl="2" w:tentative="1">
      <w:start w:val="1"/>
      <w:numFmt w:val="bullet"/>
      <w:lvlText w:val=""/>
      <w:lvlJc w:val="left"/>
      <w:pPr>
        <w:tabs>
          <w:tab w:val="num" w:pos="1820"/>
        </w:tabs>
        <w:ind w:left="1820" w:hanging="360"/>
      </w:pPr>
      <w:rPr>
        <w:rFonts w:ascii="Wingdings" w:hAnsi="Wingdings" w:hint="default"/>
      </w:rPr>
    </w:lvl>
    <w:lvl w:ilvl="3" w:tentative="1">
      <w:start w:val="1"/>
      <w:numFmt w:val="bullet"/>
      <w:lvlText w:val=""/>
      <w:lvlJc w:val="left"/>
      <w:pPr>
        <w:tabs>
          <w:tab w:val="num" w:pos="2540"/>
        </w:tabs>
        <w:ind w:left="2540" w:hanging="360"/>
      </w:pPr>
      <w:rPr>
        <w:rFonts w:ascii="Symbol" w:hAnsi="Symbol" w:hint="default"/>
      </w:rPr>
    </w:lvl>
    <w:lvl w:ilvl="4" w:tentative="1">
      <w:start w:val="1"/>
      <w:numFmt w:val="bullet"/>
      <w:lvlText w:val="o"/>
      <w:lvlJc w:val="left"/>
      <w:pPr>
        <w:tabs>
          <w:tab w:val="num" w:pos="3260"/>
        </w:tabs>
        <w:ind w:left="3260" w:hanging="360"/>
      </w:pPr>
      <w:rPr>
        <w:rFonts w:ascii="Courier New" w:hAnsi="Courier New" w:hint="default"/>
      </w:rPr>
    </w:lvl>
    <w:lvl w:ilvl="5" w:tentative="1">
      <w:start w:val="1"/>
      <w:numFmt w:val="bullet"/>
      <w:lvlText w:val=""/>
      <w:lvlJc w:val="left"/>
      <w:pPr>
        <w:tabs>
          <w:tab w:val="num" w:pos="3980"/>
        </w:tabs>
        <w:ind w:left="3980" w:hanging="360"/>
      </w:pPr>
      <w:rPr>
        <w:rFonts w:ascii="Wingdings" w:hAnsi="Wingdings" w:hint="default"/>
      </w:rPr>
    </w:lvl>
    <w:lvl w:ilvl="6" w:tentative="1">
      <w:start w:val="1"/>
      <w:numFmt w:val="bullet"/>
      <w:lvlText w:val=""/>
      <w:lvlJc w:val="left"/>
      <w:pPr>
        <w:tabs>
          <w:tab w:val="num" w:pos="4700"/>
        </w:tabs>
        <w:ind w:left="4700" w:hanging="360"/>
      </w:pPr>
      <w:rPr>
        <w:rFonts w:ascii="Symbol" w:hAnsi="Symbol" w:hint="default"/>
      </w:rPr>
    </w:lvl>
    <w:lvl w:ilvl="7" w:tentative="1">
      <w:start w:val="1"/>
      <w:numFmt w:val="bullet"/>
      <w:lvlText w:val="o"/>
      <w:lvlJc w:val="left"/>
      <w:pPr>
        <w:tabs>
          <w:tab w:val="num" w:pos="5420"/>
        </w:tabs>
        <w:ind w:left="5420" w:hanging="360"/>
      </w:pPr>
      <w:rPr>
        <w:rFonts w:ascii="Courier New" w:hAnsi="Courier New" w:hint="default"/>
      </w:rPr>
    </w:lvl>
    <w:lvl w:ilvl="8" w:tentative="1">
      <w:start w:val="1"/>
      <w:numFmt w:val="bullet"/>
      <w:lvlText w:val=""/>
      <w:lvlJc w:val="left"/>
      <w:pPr>
        <w:tabs>
          <w:tab w:val="num" w:pos="6140"/>
        </w:tabs>
        <w:ind w:left="6140" w:hanging="360"/>
      </w:pPr>
      <w:rPr>
        <w:rFonts w:ascii="Wingdings" w:hAnsi="Wingdings" w:hint="default"/>
      </w:rPr>
    </w:lvl>
  </w:abstractNum>
  <w:abstractNum w:abstractNumId="1608">
    <w:nsid w:val="7D480925"/>
    <w:multiLevelType w:val="multilevel"/>
    <w:tmpl w:val="9FE6BA64"/>
    <w:lvl w:ilvl="0">
      <w:start w:val="1"/>
      <w:numFmt w:val="bullet"/>
      <w:lvlText w:val=""/>
      <w:lvlJc w:val="left"/>
      <w:pPr>
        <w:tabs>
          <w:tab w:val="num" w:pos="360"/>
        </w:tabs>
        <w:ind w:left="340" w:hanging="340"/>
      </w:pPr>
      <w:rPr>
        <w:rFonts w:ascii="Symbol" w:hAnsi="Symbol" w:hint="default"/>
        <w:color w:val="auto"/>
        <w:sz w:val="22"/>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609">
    <w:nsid w:val="7D4E664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10">
    <w:nsid w:val="7D502C18"/>
    <w:multiLevelType w:val="multilevel"/>
    <w:tmpl w:val="9FE6BA64"/>
    <w:lvl w:ilvl="0">
      <w:start w:val="1"/>
      <w:numFmt w:val="decimal"/>
      <w:lvlText w:val="%1."/>
      <w:lvlJc w:val="left"/>
      <w:pPr>
        <w:tabs>
          <w:tab w:val="num" w:pos="360"/>
        </w:tabs>
      </w:pPr>
      <w:rPr>
        <w:rFonts w:cs="Times New Roman" w:hint="default"/>
      </w:rPr>
    </w:lvl>
    <w:lvl w:ilvl="1">
      <w:start w:val="1"/>
      <w:numFmt w:val="decimal"/>
      <w:lvlText w:val="%1.%2"/>
      <w:lvlJc w:val="left"/>
      <w:pPr>
        <w:tabs>
          <w:tab w:val="num" w:pos="720"/>
        </w:tabs>
      </w:pPr>
      <w:rPr>
        <w:rFonts w:cs="Times New Roman" w:hint="default"/>
      </w:rPr>
    </w:lvl>
    <w:lvl w:ilvl="2">
      <w:start w:val="1"/>
      <w:numFmt w:val="decimal"/>
      <w:lvlText w:val="%1.%2.%3"/>
      <w:lvlJc w:val="left"/>
      <w:pPr>
        <w:tabs>
          <w:tab w:val="num" w:pos="1080"/>
        </w:tabs>
      </w:pPr>
      <w:rPr>
        <w:rFonts w:cs="Times New Roman" w:hint="default"/>
      </w:rPr>
    </w:lvl>
    <w:lvl w:ilvl="3">
      <w:start w:val="1"/>
      <w:numFmt w:val="decimal"/>
      <w:lvlText w:val="%1.%2.%3.%4"/>
      <w:lvlJc w:val="left"/>
      <w:pPr>
        <w:tabs>
          <w:tab w:val="num" w:pos="0"/>
        </w:tabs>
      </w:pPr>
      <w:rPr>
        <w:rFonts w:cs="Times New Roman" w:hint="default"/>
      </w:rPr>
    </w:lvl>
    <w:lvl w:ilvl="4">
      <w:start w:val="1"/>
      <w:numFmt w:val="decimal"/>
      <w:lvlText w:val="%1.%2.%3.%4.%5"/>
      <w:lvlJc w:val="left"/>
      <w:pPr>
        <w:tabs>
          <w:tab w:val="num" w:pos="144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611">
    <w:nsid w:val="7D5C0AE4"/>
    <w:multiLevelType w:val="multilevel"/>
    <w:tmpl w:val="F7E00A3E"/>
    <w:lvl w:ilvl="0">
      <w:start w:val="2"/>
      <w:numFmt w:val="decimal"/>
      <w:lvlText w:val="%1"/>
      <w:lvlJc w:val="left"/>
      <w:pPr>
        <w:tabs>
          <w:tab w:val="num" w:pos="432"/>
        </w:tabs>
        <w:ind w:left="432" w:hanging="432"/>
      </w:pPr>
      <w:rPr>
        <w:rFonts w:cs="Times New Roman" w:hint="default"/>
      </w:rPr>
    </w:lvl>
    <w:lvl w:ilvl="1">
      <w:start w:val="2"/>
      <w:numFmt w:val="decimal"/>
      <w:lvlText w:val="%1.%2"/>
      <w:lvlJc w:val="left"/>
      <w:pPr>
        <w:tabs>
          <w:tab w:val="num" w:pos="576"/>
        </w:tabs>
        <w:ind w:left="576" w:hanging="576"/>
      </w:pPr>
      <w:rPr>
        <w:rFonts w:ascii="Book Antiqua" w:hAnsi="Book Antiqua"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bullet"/>
      <w:lvlText w:val=""/>
      <w:lvlJc w:val="left"/>
      <w:pPr>
        <w:tabs>
          <w:tab w:val="num" w:pos="360"/>
        </w:tabs>
        <w:ind w:left="360" w:hanging="360"/>
      </w:pPr>
      <w:rPr>
        <w:rFonts w:ascii="Symbol" w:hAnsi="Symbol"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12">
    <w:nsid w:val="7D7A74D3"/>
    <w:multiLevelType w:val="multilevel"/>
    <w:tmpl w:val="A67C5146"/>
    <w:lvl w:ilvl="0">
      <w:start w:val="1"/>
      <w:numFmt w:val="bullet"/>
      <w:lvlText w:val=""/>
      <w:lvlJc w:val="left"/>
      <w:pPr>
        <w:tabs>
          <w:tab w:val="num" w:pos="360"/>
        </w:tabs>
        <w:ind w:left="340" w:hanging="340"/>
      </w:pPr>
      <w:rPr>
        <w:rFonts w:ascii="Symbol" w:hAnsi="Symbol" w:hint="default"/>
        <w:color w:val="FF0000"/>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13">
    <w:nsid w:val="7D7E1C00"/>
    <w:multiLevelType w:val="multilevel"/>
    <w:tmpl w:val="CB121D9E"/>
    <w:lvl w:ilvl="0">
      <w:start w:val="10"/>
      <w:numFmt w:val="decimal"/>
      <w:lvlText w:val="%1"/>
      <w:lvlJc w:val="left"/>
      <w:pPr>
        <w:tabs>
          <w:tab w:val="num" w:pos="1140"/>
        </w:tabs>
        <w:ind w:left="1140" w:hanging="1140"/>
      </w:pPr>
      <w:rPr>
        <w:rFonts w:cs="Times New Roman" w:hint="default"/>
      </w:rPr>
    </w:lvl>
    <w:lvl w:ilvl="1">
      <w:start w:val="1"/>
      <w:numFmt w:val="decimal"/>
      <w:lvlText w:val="%1.%2"/>
      <w:lvlJc w:val="left"/>
      <w:pPr>
        <w:tabs>
          <w:tab w:val="num" w:pos="1140"/>
        </w:tabs>
        <w:ind w:left="1140" w:hanging="1140"/>
      </w:pPr>
      <w:rPr>
        <w:rFonts w:cs="Times New Roman" w:hint="default"/>
      </w:rPr>
    </w:lvl>
    <w:lvl w:ilvl="2">
      <w:start w:val="1"/>
      <w:numFmt w:val="decimal"/>
      <w:lvlText w:val="%1.%2.%3"/>
      <w:lvlJc w:val="left"/>
      <w:pPr>
        <w:tabs>
          <w:tab w:val="num" w:pos="1140"/>
        </w:tabs>
        <w:ind w:left="1140" w:hanging="1140"/>
      </w:pPr>
      <w:rPr>
        <w:rFonts w:cs="Times New Roman" w:hint="default"/>
      </w:rPr>
    </w:lvl>
    <w:lvl w:ilvl="3">
      <w:start w:val="1"/>
      <w:numFmt w:val="decimal"/>
      <w:lvlText w:val="%1.%2.%3.%4"/>
      <w:lvlJc w:val="left"/>
      <w:pPr>
        <w:tabs>
          <w:tab w:val="num" w:pos="1140"/>
        </w:tabs>
        <w:ind w:left="1140" w:hanging="1140"/>
      </w:pPr>
      <w:rPr>
        <w:rFonts w:cs="Times New Roman" w:hint="default"/>
      </w:rPr>
    </w:lvl>
    <w:lvl w:ilvl="4">
      <w:start w:val="1"/>
      <w:numFmt w:val="decimal"/>
      <w:lvlText w:val="%1.%2.%3.%4.%5"/>
      <w:lvlJc w:val="left"/>
      <w:pPr>
        <w:tabs>
          <w:tab w:val="num" w:pos="1140"/>
        </w:tabs>
        <w:ind w:left="1140" w:hanging="1140"/>
      </w:pPr>
      <w:rPr>
        <w:rFonts w:cs="Times New Roman" w:hint="default"/>
      </w:rPr>
    </w:lvl>
    <w:lvl w:ilvl="5">
      <w:start w:val="1"/>
      <w:numFmt w:val="decimal"/>
      <w:lvlText w:val="%1.%2.%3.%4.%5.%6"/>
      <w:lvlJc w:val="left"/>
      <w:pPr>
        <w:tabs>
          <w:tab w:val="num" w:pos="1140"/>
        </w:tabs>
        <w:ind w:left="1140" w:hanging="1140"/>
      </w:pPr>
      <w:rPr>
        <w:rFonts w:cs="Times New Roman" w:hint="default"/>
      </w:rPr>
    </w:lvl>
    <w:lvl w:ilvl="6">
      <w:start w:val="1"/>
      <w:numFmt w:val="decimal"/>
      <w:lvlText w:val="%1.%2.%3.%4.%5.%6.%7"/>
      <w:lvlJc w:val="left"/>
      <w:pPr>
        <w:tabs>
          <w:tab w:val="num" w:pos="1140"/>
        </w:tabs>
        <w:ind w:left="1140" w:hanging="11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614">
    <w:nsid w:val="7D904E7B"/>
    <w:multiLevelType w:val="multilevel"/>
    <w:tmpl w:val="A9245652"/>
    <w:lvl w:ilvl="0">
      <w:start w:val="1"/>
      <w:numFmt w:val="bullet"/>
      <w:lvlText w:val=""/>
      <w:lvlJc w:val="left"/>
      <w:pPr>
        <w:tabs>
          <w:tab w:val="num" w:pos="717"/>
        </w:tabs>
        <w:ind w:left="717" w:hanging="360"/>
      </w:pPr>
      <w:rPr>
        <w:rFonts w:ascii="Symbol" w:hAnsi="Symbol" w:hint="default"/>
        <w:color w:val="auto"/>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15">
    <w:nsid w:val="7DA275B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16">
    <w:nsid w:val="7DAB6F78"/>
    <w:multiLevelType w:val="multilevel"/>
    <w:tmpl w:val="7B24856C"/>
    <w:lvl w:ilvl="0">
      <w:start w:val="1"/>
      <w:numFmt w:val="bullet"/>
      <w:lvlText w:val=""/>
      <w:lvlJc w:val="left"/>
      <w:pPr>
        <w:tabs>
          <w:tab w:val="num" w:pos="360"/>
        </w:tabs>
        <w:ind w:left="340" w:hanging="340"/>
      </w:pPr>
      <w:rPr>
        <w:rFonts w:ascii="Symbol" w:hAnsi="Symbol" w:hint="default"/>
        <w:color w:val="auto"/>
        <w:sz w:val="22"/>
      </w:rPr>
    </w:lvl>
    <w:lvl w:ilvl="1">
      <w:start w:val="1"/>
      <w:numFmt w:val="bullet"/>
      <w:lvlText w:val="o"/>
      <w:lvlJc w:val="left"/>
      <w:pPr>
        <w:tabs>
          <w:tab w:val="num" w:pos="1040"/>
        </w:tabs>
        <w:ind w:left="1040" w:hanging="360"/>
      </w:pPr>
      <w:rPr>
        <w:rFonts w:ascii="Courier New" w:hAnsi="Courier New" w:hint="default"/>
      </w:rPr>
    </w:lvl>
    <w:lvl w:ilvl="2">
      <w:start w:val="1"/>
      <w:numFmt w:val="bullet"/>
      <w:lvlText w:val=""/>
      <w:lvlJc w:val="left"/>
      <w:pPr>
        <w:tabs>
          <w:tab w:val="num" w:pos="1760"/>
        </w:tabs>
        <w:ind w:left="1760" w:hanging="360"/>
      </w:pPr>
      <w:rPr>
        <w:rFonts w:ascii="Wingdings" w:hAnsi="Wingdings" w:hint="default"/>
      </w:rPr>
    </w:lvl>
    <w:lvl w:ilvl="3">
      <w:start w:val="1"/>
      <w:numFmt w:val="bullet"/>
      <w:lvlText w:val=""/>
      <w:lvlJc w:val="left"/>
      <w:pPr>
        <w:tabs>
          <w:tab w:val="num" w:pos="2480"/>
        </w:tabs>
        <w:ind w:left="2480" w:hanging="360"/>
      </w:pPr>
      <w:rPr>
        <w:rFonts w:ascii="Symbol" w:hAnsi="Symbol" w:hint="default"/>
      </w:rPr>
    </w:lvl>
    <w:lvl w:ilvl="4">
      <w:start w:val="1"/>
      <w:numFmt w:val="bullet"/>
      <w:lvlText w:val="o"/>
      <w:lvlJc w:val="left"/>
      <w:pPr>
        <w:tabs>
          <w:tab w:val="num" w:pos="3200"/>
        </w:tabs>
        <w:ind w:left="3200" w:hanging="360"/>
      </w:pPr>
      <w:rPr>
        <w:rFonts w:ascii="Courier New" w:hAnsi="Courier New" w:hint="default"/>
      </w:rPr>
    </w:lvl>
    <w:lvl w:ilvl="5">
      <w:start w:val="1"/>
      <w:numFmt w:val="bullet"/>
      <w:lvlText w:val=""/>
      <w:lvlJc w:val="left"/>
      <w:pPr>
        <w:tabs>
          <w:tab w:val="num" w:pos="3920"/>
        </w:tabs>
        <w:ind w:left="3920" w:hanging="360"/>
      </w:pPr>
      <w:rPr>
        <w:rFonts w:ascii="Wingdings" w:hAnsi="Wingdings" w:hint="default"/>
      </w:rPr>
    </w:lvl>
    <w:lvl w:ilvl="6">
      <w:start w:val="1"/>
      <w:numFmt w:val="bullet"/>
      <w:lvlText w:val=""/>
      <w:lvlJc w:val="left"/>
      <w:pPr>
        <w:tabs>
          <w:tab w:val="num" w:pos="4640"/>
        </w:tabs>
        <w:ind w:left="4640" w:hanging="360"/>
      </w:pPr>
      <w:rPr>
        <w:rFonts w:ascii="Symbol" w:hAnsi="Symbol" w:hint="default"/>
      </w:rPr>
    </w:lvl>
    <w:lvl w:ilvl="7">
      <w:start w:val="1"/>
      <w:numFmt w:val="bullet"/>
      <w:lvlText w:val="o"/>
      <w:lvlJc w:val="left"/>
      <w:pPr>
        <w:tabs>
          <w:tab w:val="num" w:pos="5360"/>
        </w:tabs>
        <w:ind w:left="5360" w:hanging="360"/>
      </w:pPr>
      <w:rPr>
        <w:rFonts w:ascii="Courier New" w:hAnsi="Courier New" w:hint="default"/>
      </w:rPr>
    </w:lvl>
    <w:lvl w:ilvl="8">
      <w:start w:val="1"/>
      <w:numFmt w:val="bullet"/>
      <w:lvlText w:val=""/>
      <w:lvlJc w:val="left"/>
      <w:pPr>
        <w:tabs>
          <w:tab w:val="num" w:pos="6080"/>
        </w:tabs>
        <w:ind w:left="6080" w:hanging="360"/>
      </w:pPr>
      <w:rPr>
        <w:rFonts w:ascii="Wingdings" w:hAnsi="Wingdings" w:hint="default"/>
      </w:rPr>
    </w:lvl>
  </w:abstractNum>
  <w:abstractNum w:abstractNumId="1617">
    <w:nsid w:val="7DAC7C50"/>
    <w:multiLevelType w:val="multilevel"/>
    <w:tmpl w:val="837CD362"/>
    <w:lvl w:ilvl="0">
      <w:start w:val="1"/>
      <w:numFmt w:val="decimal"/>
      <w:lvlText w:val="%1."/>
      <w:lvlJc w:val="left"/>
      <w:pPr>
        <w:tabs>
          <w:tab w:val="num" w:pos="1080"/>
        </w:tabs>
        <w:ind w:left="1080" w:hanging="360"/>
      </w:pPr>
      <w:rPr>
        <w:rFonts w:cs="Times New Roman"/>
      </w:rPr>
    </w:lvl>
    <w:lvl w:ilvl="1">
      <w:start w:val="1"/>
      <w:numFmt w:val="bullet"/>
      <w:lvlText w:val=""/>
      <w:lvlJc w:val="left"/>
      <w:pPr>
        <w:tabs>
          <w:tab w:val="num" w:pos="1800"/>
        </w:tabs>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618">
    <w:nsid w:val="7DCF4DF3"/>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19">
    <w:nsid w:val="7DE04E80"/>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620">
    <w:nsid w:val="7E28242E"/>
    <w:multiLevelType w:val="multilevel"/>
    <w:tmpl w:val="687CD242"/>
    <w:lvl w:ilvl="0">
      <w:start w:val="5"/>
      <w:numFmt w:val="bullet"/>
      <w:lvlText w:val="-"/>
      <w:lvlJc w:val="left"/>
      <w:pPr>
        <w:tabs>
          <w:tab w:val="num" w:pos="720"/>
        </w:tabs>
        <w:ind w:left="720" w:hanging="360"/>
      </w:pPr>
      <w:rPr>
        <w:rFonts w:ascii="Times New Roman" w:eastAsia="Times New Roman" w:hAnsi="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21">
    <w:nsid w:val="7E3516B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22">
    <w:nsid w:val="7E3F041C"/>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623">
    <w:nsid w:val="7E5C6D2E"/>
    <w:multiLevelType w:val="multilevel"/>
    <w:tmpl w:val="A1A4794E"/>
    <w:lvl w:ilvl="0">
      <w:start w:val="1"/>
      <w:numFmt w:val="bullet"/>
      <w:lvlText w:val=""/>
      <w:lvlJc w:val="left"/>
      <w:pPr>
        <w:tabs>
          <w:tab w:val="num" w:pos="360"/>
        </w:tabs>
        <w:ind w:left="360" w:hanging="360"/>
      </w:pPr>
      <w:rPr>
        <w:rFonts w:ascii="Symbol" w:hAnsi="Symbol" w:hint="default"/>
        <w:sz w:val="18"/>
      </w:rPr>
    </w:lvl>
    <w:lvl w:ilvl="1">
      <w:numFmt w:val="bullet"/>
      <w:lvlText w:val="-"/>
      <w:lvlJc w:val="left"/>
      <w:pPr>
        <w:tabs>
          <w:tab w:val="num" w:pos="1757"/>
        </w:tabs>
        <w:ind w:left="1757" w:hanging="397"/>
      </w:pPr>
      <w:rPr>
        <w:rFonts w:ascii="Book Antiqua" w:hAnsi="Book Antiqua"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1624">
    <w:nsid w:val="7E640D2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625">
    <w:nsid w:val="7E8C16DF"/>
    <w:multiLevelType w:val="singleLevel"/>
    <w:tmpl w:val="BFC4600E"/>
    <w:lvl w:ilvl="0">
      <w:start w:val="1"/>
      <w:numFmt w:val="bullet"/>
      <w:lvlText w:val=""/>
      <w:lvlJc w:val="left"/>
      <w:pPr>
        <w:tabs>
          <w:tab w:val="num" w:pos="360"/>
        </w:tabs>
        <w:ind w:left="360" w:hanging="360"/>
      </w:pPr>
      <w:rPr>
        <w:rFonts w:ascii="Symbol" w:hAnsi="Symbol" w:hint="default"/>
        <w:sz w:val="16"/>
      </w:rPr>
    </w:lvl>
  </w:abstractNum>
  <w:abstractNum w:abstractNumId="1626">
    <w:nsid w:val="7E9D21AB"/>
    <w:multiLevelType w:val="multilevel"/>
    <w:tmpl w:val="B0DA3258"/>
    <w:lvl w:ilvl="0">
      <w:start w:val="1"/>
      <w:numFmt w:val="decimal"/>
      <w:lvlText w:val="%1."/>
      <w:lvlJc w:val="left"/>
      <w:pPr>
        <w:tabs>
          <w:tab w:val="num" w:pos="3240"/>
        </w:tabs>
        <w:ind w:left="3240" w:hanging="360"/>
      </w:pPr>
      <w:rPr>
        <w:rFonts w:cs="Times New Roman"/>
      </w:rPr>
    </w:lvl>
    <w:lvl w:ilvl="1" w:tentative="1">
      <w:start w:val="1"/>
      <w:numFmt w:val="lowerLetter"/>
      <w:lvlText w:val="%2."/>
      <w:lvlJc w:val="left"/>
      <w:pPr>
        <w:tabs>
          <w:tab w:val="num" w:pos="3960"/>
        </w:tabs>
        <w:ind w:left="3960" w:hanging="360"/>
      </w:pPr>
      <w:rPr>
        <w:rFonts w:cs="Times New Roman"/>
      </w:rPr>
    </w:lvl>
    <w:lvl w:ilvl="2" w:tentative="1">
      <w:start w:val="1"/>
      <w:numFmt w:val="lowerRoman"/>
      <w:lvlText w:val="%3."/>
      <w:lvlJc w:val="right"/>
      <w:pPr>
        <w:tabs>
          <w:tab w:val="num" w:pos="4680"/>
        </w:tabs>
        <w:ind w:left="4680" w:hanging="180"/>
      </w:pPr>
      <w:rPr>
        <w:rFonts w:cs="Times New Roman"/>
      </w:rPr>
    </w:lvl>
    <w:lvl w:ilvl="3" w:tentative="1">
      <w:start w:val="1"/>
      <w:numFmt w:val="decimal"/>
      <w:lvlText w:val="%4."/>
      <w:lvlJc w:val="left"/>
      <w:pPr>
        <w:tabs>
          <w:tab w:val="num" w:pos="5400"/>
        </w:tabs>
        <w:ind w:left="5400" w:hanging="360"/>
      </w:pPr>
      <w:rPr>
        <w:rFonts w:cs="Times New Roman"/>
      </w:rPr>
    </w:lvl>
    <w:lvl w:ilvl="4" w:tentative="1">
      <w:start w:val="1"/>
      <w:numFmt w:val="lowerLetter"/>
      <w:lvlText w:val="%5."/>
      <w:lvlJc w:val="left"/>
      <w:pPr>
        <w:tabs>
          <w:tab w:val="num" w:pos="6120"/>
        </w:tabs>
        <w:ind w:left="6120" w:hanging="360"/>
      </w:pPr>
      <w:rPr>
        <w:rFonts w:cs="Times New Roman"/>
      </w:rPr>
    </w:lvl>
    <w:lvl w:ilvl="5" w:tentative="1">
      <w:start w:val="1"/>
      <w:numFmt w:val="lowerRoman"/>
      <w:lvlText w:val="%6."/>
      <w:lvlJc w:val="right"/>
      <w:pPr>
        <w:tabs>
          <w:tab w:val="num" w:pos="6840"/>
        </w:tabs>
        <w:ind w:left="6840" w:hanging="180"/>
      </w:pPr>
      <w:rPr>
        <w:rFonts w:cs="Times New Roman"/>
      </w:rPr>
    </w:lvl>
    <w:lvl w:ilvl="6" w:tentative="1">
      <w:start w:val="1"/>
      <w:numFmt w:val="decimal"/>
      <w:lvlText w:val="%7."/>
      <w:lvlJc w:val="left"/>
      <w:pPr>
        <w:tabs>
          <w:tab w:val="num" w:pos="7560"/>
        </w:tabs>
        <w:ind w:left="7560" w:hanging="360"/>
      </w:pPr>
      <w:rPr>
        <w:rFonts w:cs="Times New Roman"/>
      </w:rPr>
    </w:lvl>
    <w:lvl w:ilvl="7" w:tentative="1">
      <w:start w:val="1"/>
      <w:numFmt w:val="lowerLetter"/>
      <w:lvlText w:val="%8."/>
      <w:lvlJc w:val="left"/>
      <w:pPr>
        <w:tabs>
          <w:tab w:val="num" w:pos="8280"/>
        </w:tabs>
        <w:ind w:left="8280" w:hanging="360"/>
      </w:pPr>
      <w:rPr>
        <w:rFonts w:cs="Times New Roman"/>
      </w:rPr>
    </w:lvl>
    <w:lvl w:ilvl="8" w:tentative="1">
      <w:start w:val="1"/>
      <w:numFmt w:val="lowerRoman"/>
      <w:lvlText w:val="%9."/>
      <w:lvlJc w:val="right"/>
      <w:pPr>
        <w:tabs>
          <w:tab w:val="num" w:pos="9000"/>
        </w:tabs>
        <w:ind w:left="9000" w:hanging="180"/>
      </w:pPr>
      <w:rPr>
        <w:rFonts w:cs="Times New Roman"/>
      </w:rPr>
    </w:lvl>
  </w:abstractNum>
  <w:abstractNum w:abstractNumId="1627">
    <w:nsid w:val="7EA308B1"/>
    <w:multiLevelType w:val="singleLevel"/>
    <w:tmpl w:val="70828C64"/>
    <w:lvl w:ilvl="0">
      <w:start w:val="1"/>
      <w:numFmt w:val="bullet"/>
      <w:lvlText w:val=""/>
      <w:lvlJc w:val="left"/>
      <w:pPr>
        <w:tabs>
          <w:tab w:val="num" w:pos="360"/>
        </w:tabs>
        <w:ind w:left="360" w:hanging="360"/>
      </w:pPr>
      <w:rPr>
        <w:rFonts w:ascii="Symbol" w:hAnsi="Symbol" w:hint="default"/>
        <w:color w:val="auto"/>
        <w:sz w:val="28"/>
      </w:rPr>
    </w:lvl>
  </w:abstractNum>
  <w:abstractNum w:abstractNumId="1628">
    <w:nsid w:val="7EC4751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29">
    <w:nsid w:val="7EE608D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630">
    <w:nsid w:val="7EEB3EE3"/>
    <w:multiLevelType w:val="multilevel"/>
    <w:tmpl w:val="21F65E96"/>
    <w:lvl w:ilvl="0">
      <w:start w:val="3"/>
      <w:numFmt w:val="decimal"/>
      <w:lvlText w:val="%1"/>
      <w:lvlJc w:val="left"/>
      <w:pPr>
        <w:tabs>
          <w:tab w:val="num" w:pos="432"/>
        </w:tabs>
        <w:ind w:left="432" w:hanging="432"/>
      </w:pPr>
      <w:rPr>
        <w:rFonts w:cs="Times New Roman" w:hint="default"/>
      </w:rPr>
    </w:lvl>
    <w:lvl w:ilvl="1">
      <w:start w:val="5"/>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31">
    <w:nsid w:val="7F040E9D"/>
    <w:multiLevelType w:val="singleLevel"/>
    <w:tmpl w:val="040C000F"/>
    <w:lvl w:ilvl="0">
      <w:start w:val="1"/>
      <w:numFmt w:val="decimal"/>
      <w:lvlText w:val="%1."/>
      <w:lvlJc w:val="left"/>
      <w:pPr>
        <w:tabs>
          <w:tab w:val="num" w:pos="360"/>
        </w:tabs>
        <w:ind w:left="360" w:hanging="360"/>
      </w:pPr>
      <w:rPr>
        <w:rFonts w:cs="Times New Roman"/>
      </w:rPr>
    </w:lvl>
  </w:abstractNum>
  <w:abstractNum w:abstractNumId="1632">
    <w:nsid w:val="7F5F35C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633">
    <w:nsid w:val="7F65151E"/>
    <w:multiLevelType w:val="multilevel"/>
    <w:tmpl w:val="C736F012"/>
    <w:lvl w:ilvl="0">
      <w:start w:val="1"/>
      <w:numFmt w:val="bullet"/>
      <w:lvlText w:val=""/>
      <w:lvlJc w:val="left"/>
      <w:pPr>
        <w:tabs>
          <w:tab w:val="num" w:pos="720"/>
        </w:tabs>
        <w:ind w:left="720" w:hanging="360"/>
      </w:pPr>
      <w:rPr>
        <w:rFonts w:ascii="Symbol" w:hAnsi="Symbol" w:hint="default"/>
        <w:b w:val="0"/>
        <w:i w:val="0"/>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1634">
    <w:nsid w:val="7F6F1697"/>
    <w:multiLevelType w:val="multilevel"/>
    <w:tmpl w:val="8A0C7302"/>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635">
    <w:nsid w:val="7F74618E"/>
    <w:multiLevelType w:val="multilevel"/>
    <w:tmpl w:val="E17E25BE"/>
    <w:lvl w:ilvl="0">
      <w:start w:val="1"/>
      <w:numFmt w:val="bullet"/>
      <w:lvlText w:val=""/>
      <w:lvlJc w:val="left"/>
      <w:pPr>
        <w:tabs>
          <w:tab w:val="num" w:pos="360"/>
        </w:tabs>
        <w:ind w:left="340" w:hanging="340"/>
      </w:pPr>
      <w:rPr>
        <w:rFonts w:ascii="Wingdings" w:hAnsi="Wingdings" w:hint="default"/>
        <w:sz w:val="2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36">
    <w:nsid w:val="7F815E56"/>
    <w:multiLevelType w:val="singleLevel"/>
    <w:tmpl w:val="C82E2A6C"/>
    <w:lvl w:ilvl="0">
      <w:numFmt w:val="bullet"/>
      <w:lvlText w:val="-"/>
      <w:lvlJc w:val="left"/>
      <w:pPr>
        <w:tabs>
          <w:tab w:val="num" w:pos="360"/>
        </w:tabs>
        <w:ind w:left="360" w:hanging="360"/>
      </w:pPr>
      <w:rPr>
        <w:rFonts w:hint="default"/>
      </w:rPr>
    </w:lvl>
  </w:abstractNum>
  <w:abstractNum w:abstractNumId="1637">
    <w:nsid w:val="7F925804"/>
    <w:multiLevelType w:val="multilevel"/>
    <w:tmpl w:val="A228849A"/>
    <w:lvl w:ilvl="0">
      <w:start w:val="1"/>
      <w:numFmt w:val="bullet"/>
      <w:lvlText w:val=""/>
      <w:lvlJc w:val="left"/>
      <w:pPr>
        <w:tabs>
          <w:tab w:val="num" w:pos="644"/>
        </w:tabs>
        <w:ind w:left="284"/>
      </w:pPr>
      <w:rPr>
        <w:rFonts w:ascii="Symbol" w:hAnsi="Symbol" w:hint="default"/>
        <w:color w:val="auto"/>
        <w:sz w:val="18"/>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38">
    <w:nsid w:val="7FAD5DC1"/>
    <w:multiLevelType w:val="multilevel"/>
    <w:tmpl w:val="1ED2AA38"/>
    <w:lvl w:ilvl="0">
      <w:start w:val="12"/>
      <w:numFmt w:val="bullet"/>
      <w:lvlText w:val=""/>
      <w:lvlJc w:val="left"/>
      <w:pPr>
        <w:tabs>
          <w:tab w:val="num" w:pos="360"/>
        </w:tabs>
        <w:ind w:left="340" w:hanging="340"/>
      </w:pPr>
      <w:rPr>
        <w:rFonts w:ascii="Wingdings" w:hAnsi="Wingdings" w:hint="default"/>
        <w:sz w:val="12"/>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39">
    <w:nsid w:val="7FBA48D9"/>
    <w:multiLevelType w:val="singleLevel"/>
    <w:tmpl w:val="39FE25AA"/>
    <w:lvl w:ilvl="0">
      <w:start w:val="1"/>
      <w:numFmt w:val="decimal"/>
      <w:lvlText w:val="%1)"/>
      <w:legacy w:legacy="1" w:legacySpace="0" w:legacyIndent="360"/>
      <w:lvlJc w:val="left"/>
      <w:pPr>
        <w:ind w:left="360" w:hanging="360"/>
      </w:pPr>
      <w:rPr>
        <w:rFonts w:cs="Times New Roman"/>
      </w:rPr>
    </w:lvl>
  </w:abstractNum>
  <w:abstractNum w:abstractNumId="1640">
    <w:nsid w:val="7FD0343B"/>
    <w:multiLevelType w:val="singleLevel"/>
    <w:tmpl w:val="18DC2D48"/>
    <w:lvl w:ilvl="0">
      <w:numFmt w:val="bullet"/>
      <w:lvlText w:val="-"/>
      <w:lvlJc w:val="left"/>
      <w:pPr>
        <w:tabs>
          <w:tab w:val="num" w:pos="720"/>
        </w:tabs>
        <w:ind w:left="720" w:hanging="360"/>
      </w:pPr>
      <w:rPr>
        <w:rFonts w:hint="default"/>
      </w:rPr>
    </w:lvl>
  </w:abstractNum>
  <w:abstractNum w:abstractNumId="1641">
    <w:nsid w:val="7FED6F7C"/>
    <w:multiLevelType w:val="singleLevel"/>
    <w:tmpl w:val="749ACF6C"/>
    <w:lvl w:ilvl="0">
      <w:numFmt w:val="bullet"/>
      <w:lvlText w:val=""/>
      <w:lvlJc w:val="left"/>
      <w:pPr>
        <w:tabs>
          <w:tab w:val="num" w:pos="360"/>
        </w:tabs>
        <w:ind w:left="360" w:hanging="360"/>
      </w:pPr>
      <w:rPr>
        <w:rFonts w:ascii="Symbol" w:hAnsi="Symbol" w:hint="default"/>
      </w:rPr>
    </w:lvl>
  </w:abstractNum>
  <w:abstractNum w:abstractNumId="1642">
    <w:nsid w:val="7FF060EB"/>
    <w:multiLevelType w:val="singleLevel"/>
    <w:tmpl w:val="040C0001"/>
    <w:lvl w:ilvl="0">
      <w:start w:val="1"/>
      <w:numFmt w:val="bullet"/>
      <w:lvlText w:val=""/>
      <w:lvlJc w:val="left"/>
      <w:pPr>
        <w:tabs>
          <w:tab w:val="num" w:pos="360"/>
        </w:tabs>
        <w:ind w:left="360" w:hanging="360"/>
      </w:pPr>
      <w:rPr>
        <w:rFonts w:ascii="Symbol" w:hAnsi="Symbol" w:hint="default"/>
      </w:rPr>
    </w:lvl>
  </w:abstractNum>
  <w:num w:numId="1">
    <w:abstractNumId w:val="3"/>
  </w:num>
  <w:num w:numId="2">
    <w:abstractNumId w:val="8"/>
  </w:num>
  <w:num w:numId="3">
    <w:abstractNumId w:val="7"/>
  </w:num>
  <w:num w:numId="4">
    <w:abstractNumId w:val="9"/>
  </w:num>
  <w:num w:numId="5">
    <w:abstractNumId w:val="6"/>
  </w:num>
  <w:num w:numId="6">
    <w:abstractNumId w:val="5"/>
  </w:num>
  <w:num w:numId="7">
    <w:abstractNumId w:val="4"/>
  </w:num>
  <w:num w:numId="8">
    <w:abstractNumId w:val="2"/>
  </w:num>
  <w:num w:numId="9">
    <w:abstractNumId w:val="1"/>
  </w:num>
  <w:num w:numId="10">
    <w:abstractNumId w:val="0"/>
  </w:num>
  <w:num w:numId="11">
    <w:abstractNumId w:val="11"/>
    <w:lvlOverride w:ilvl="0">
      <w:lvl w:ilvl="0">
        <w:start w:val="1"/>
        <w:numFmt w:val="bullet"/>
        <w:lvlText w:val=""/>
        <w:legacy w:legacy="1" w:legacySpace="0" w:legacyIndent="283"/>
        <w:lvlJc w:val="left"/>
        <w:pPr>
          <w:ind w:left="567" w:hanging="283"/>
        </w:pPr>
        <w:rPr>
          <w:rFonts w:ascii="Symbol" w:hAnsi="Symbol" w:hint="default"/>
        </w:rPr>
      </w:lvl>
    </w:lvlOverride>
  </w:num>
  <w:num w:numId="12">
    <w:abstractNumId w:val="558"/>
  </w:num>
  <w:num w:numId="13">
    <w:abstractNumId w:val="1548"/>
  </w:num>
  <w:num w:numId="14">
    <w:abstractNumId w:val="228"/>
  </w:num>
  <w:num w:numId="15">
    <w:abstractNumId w:val="684"/>
  </w:num>
  <w:num w:numId="16">
    <w:abstractNumId w:val="1015"/>
  </w:num>
  <w:num w:numId="17">
    <w:abstractNumId w:val="11"/>
    <w:lvlOverride w:ilvl="0">
      <w:lvl w:ilvl="0">
        <w:numFmt w:val="bullet"/>
        <w:lvlText w:val=""/>
        <w:legacy w:legacy="1" w:legacySpace="0" w:legacyIndent="0"/>
        <w:lvlJc w:val="left"/>
        <w:rPr>
          <w:rFonts w:ascii="Symbol" w:hAnsi="Symbol" w:hint="default"/>
        </w:rPr>
      </w:lvl>
    </w:lvlOverride>
  </w:num>
  <w:num w:numId="18">
    <w:abstractNumId w:val="2"/>
  </w:num>
  <w:num w:numId="19">
    <w:abstractNumId w:val="1"/>
  </w:num>
  <w:num w:numId="20">
    <w:abstractNumId w:val="0"/>
  </w:num>
  <w:num w:numId="21">
    <w:abstractNumId w:val="875"/>
  </w:num>
  <w:num w:numId="22">
    <w:abstractNumId w:val="720"/>
  </w:num>
  <w:num w:numId="23">
    <w:abstractNumId w:val="704"/>
  </w:num>
  <w:num w:numId="24">
    <w:abstractNumId w:val="572"/>
  </w:num>
  <w:num w:numId="25">
    <w:abstractNumId w:val="236"/>
  </w:num>
  <w:num w:numId="26">
    <w:abstractNumId w:val="1516"/>
  </w:num>
  <w:num w:numId="27">
    <w:abstractNumId w:val="11"/>
    <w:lvlOverride w:ilvl="0">
      <w:lvl w:ilvl="0">
        <w:start w:val="1"/>
        <w:numFmt w:val="bullet"/>
        <w:lvlText w:val=""/>
        <w:lvlJc w:val="left"/>
        <w:pPr>
          <w:tabs>
            <w:tab w:val="num" w:pos="360"/>
          </w:tabs>
          <w:ind w:left="360" w:hanging="360"/>
        </w:pPr>
        <w:rPr>
          <w:rFonts w:ascii="Wingdings" w:hAnsi="Wingdings" w:hint="default"/>
          <w:sz w:val="16"/>
        </w:rPr>
      </w:lvl>
    </w:lvlOverride>
  </w:num>
  <w:num w:numId="28">
    <w:abstractNumId w:val="3"/>
  </w:num>
  <w:num w:numId="29">
    <w:abstractNumId w:val="8"/>
  </w:num>
  <w:num w:numId="30">
    <w:abstractNumId w:val="7"/>
  </w:num>
  <w:num w:numId="31">
    <w:abstractNumId w:val="9"/>
  </w:num>
  <w:num w:numId="32">
    <w:abstractNumId w:val="6"/>
  </w:num>
  <w:num w:numId="33">
    <w:abstractNumId w:val="5"/>
  </w:num>
  <w:num w:numId="34">
    <w:abstractNumId w:val="4"/>
  </w:num>
  <w:num w:numId="35">
    <w:abstractNumId w:val="11"/>
    <w:lvlOverride w:ilvl="0">
      <w:lvl w:ilvl="0">
        <w:start w:val="1"/>
        <w:numFmt w:val="bullet"/>
        <w:lvlText w:val=""/>
        <w:legacy w:legacy="1" w:legacySpace="0" w:legacyIndent="360"/>
        <w:lvlJc w:val="left"/>
        <w:pPr>
          <w:ind w:left="360" w:hanging="360"/>
        </w:pPr>
        <w:rPr>
          <w:rFonts w:ascii="Symbol" w:hAnsi="Symbol" w:hint="default"/>
        </w:rPr>
      </w:lvl>
    </w:lvlOverride>
  </w:num>
  <w:num w:numId="36">
    <w:abstractNumId w:val="442"/>
  </w:num>
  <w:num w:numId="37">
    <w:abstractNumId w:val="648"/>
  </w:num>
  <w:num w:numId="38">
    <w:abstractNumId w:val="108"/>
  </w:num>
  <w:num w:numId="39">
    <w:abstractNumId w:val="304"/>
  </w:num>
  <w:num w:numId="40">
    <w:abstractNumId w:val="11"/>
    <w:lvlOverride w:ilvl="0">
      <w:lvl w:ilvl="0">
        <w:start w:val="1"/>
        <w:numFmt w:val="bullet"/>
        <w:lvlText w:val=""/>
        <w:legacy w:legacy="1" w:legacySpace="0" w:legacyIndent="417"/>
        <w:lvlJc w:val="left"/>
        <w:pPr>
          <w:ind w:left="701" w:hanging="417"/>
        </w:pPr>
        <w:rPr>
          <w:rFonts w:ascii="Symbol" w:hAnsi="Symbol" w:hint="default"/>
        </w:rPr>
      </w:lvl>
    </w:lvlOverride>
  </w:num>
  <w:num w:numId="41">
    <w:abstractNumId w:val="405"/>
  </w:num>
  <w:num w:numId="42">
    <w:abstractNumId w:val="701"/>
  </w:num>
  <w:num w:numId="43">
    <w:abstractNumId w:val="1354"/>
  </w:num>
  <w:num w:numId="44">
    <w:abstractNumId w:val="599"/>
  </w:num>
  <w:num w:numId="45">
    <w:abstractNumId w:val="184"/>
  </w:num>
  <w:num w:numId="46">
    <w:abstractNumId w:val="1035"/>
  </w:num>
  <w:num w:numId="47">
    <w:abstractNumId w:val="1161"/>
  </w:num>
  <w:num w:numId="48">
    <w:abstractNumId w:val="966"/>
  </w:num>
  <w:num w:numId="49">
    <w:abstractNumId w:val="104"/>
  </w:num>
  <w:num w:numId="50">
    <w:abstractNumId w:val="511"/>
  </w:num>
  <w:num w:numId="51">
    <w:abstractNumId w:val="1391"/>
  </w:num>
  <w:num w:numId="52">
    <w:abstractNumId w:val="1463"/>
  </w:num>
  <w:num w:numId="53">
    <w:abstractNumId w:val="805"/>
  </w:num>
  <w:num w:numId="54">
    <w:abstractNumId w:val="784"/>
  </w:num>
  <w:num w:numId="55">
    <w:abstractNumId w:val="116"/>
  </w:num>
  <w:num w:numId="56">
    <w:abstractNumId w:val="900"/>
  </w:num>
  <w:num w:numId="57">
    <w:abstractNumId w:val="1408"/>
  </w:num>
  <w:num w:numId="58">
    <w:abstractNumId w:val="767"/>
  </w:num>
  <w:num w:numId="59">
    <w:abstractNumId w:val="854"/>
  </w:num>
  <w:num w:numId="60">
    <w:abstractNumId w:val="10"/>
  </w:num>
  <w:num w:numId="61">
    <w:abstractNumId w:val="1377"/>
  </w:num>
  <w:num w:numId="62">
    <w:abstractNumId w:val="773"/>
  </w:num>
  <w:num w:numId="63">
    <w:abstractNumId w:val="1126"/>
  </w:num>
  <w:num w:numId="64">
    <w:abstractNumId w:val="506"/>
  </w:num>
  <w:num w:numId="65">
    <w:abstractNumId w:val="546"/>
  </w:num>
  <w:num w:numId="66">
    <w:abstractNumId w:val="201"/>
  </w:num>
  <w:num w:numId="67">
    <w:abstractNumId w:val="1350"/>
  </w:num>
  <w:num w:numId="68">
    <w:abstractNumId w:val="317"/>
  </w:num>
  <w:num w:numId="69">
    <w:abstractNumId w:val="3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04"/>
  </w:num>
  <w:num w:numId="71">
    <w:abstractNumId w:val="176"/>
  </w:num>
  <w:num w:numId="72">
    <w:abstractNumId w:val="452"/>
  </w:num>
  <w:num w:numId="73">
    <w:abstractNumId w:val="951"/>
  </w:num>
  <w:num w:numId="74">
    <w:abstractNumId w:val="512"/>
  </w:num>
  <w:num w:numId="75">
    <w:abstractNumId w:val="848"/>
  </w:num>
  <w:num w:numId="76">
    <w:abstractNumId w:val="688"/>
  </w:num>
  <w:num w:numId="77">
    <w:abstractNumId w:val="344"/>
  </w:num>
  <w:num w:numId="78">
    <w:abstractNumId w:val="858"/>
  </w:num>
  <w:num w:numId="79">
    <w:abstractNumId w:val="1425"/>
  </w:num>
  <w:num w:numId="80">
    <w:abstractNumId w:val="386"/>
  </w:num>
  <w:num w:numId="81">
    <w:abstractNumId w:val="1004"/>
  </w:num>
  <w:num w:numId="82">
    <w:abstractNumId w:val="1004"/>
    <w:lvlOverride w:ilvl="0">
      <w:lvl w:ilvl="0">
        <w:start w:val="1"/>
        <w:numFmt w:val="decimal"/>
        <w:lvlText w:val="%1- "/>
        <w:legacy w:legacy="1" w:legacySpace="0" w:legacyIndent="283"/>
        <w:lvlJc w:val="left"/>
        <w:pPr>
          <w:ind w:left="283" w:hanging="283"/>
        </w:pPr>
        <w:rPr>
          <w:rFonts w:ascii="Arial" w:hAnsi="Arial" w:cs="Times New Roman" w:hint="default"/>
          <w:b w:val="0"/>
          <w:i/>
          <w:sz w:val="20"/>
          <w:u w:val="none"/>
        </w:rPr>
      </w:lvl>
    </w:lvlOverride>
  </w:num>
  <w:num w:numId="83">
    <w:abstractNumId w:val="1105"/>
  </w:num>
  <w:num w:numId="84">
    <w:abstractNumId w:val="1272"/>
  </w:num>
  <w:num w:numId="85">
    <w:abstractNumId w:val="667"/>
  </w:num>
  <w:num w:numId="86">
    <w:abstractNumId w:val="887"/>
  </w:num>
  <w:num w:numId="87">
    <w:abstractNumId w:val="455"/>
  </w:num>
  <w:num w:numId="88">
    <w:abstractNumId w:val="1257"/>
  </w:num>
  <w:num w:numId="89">
    <w:abstractNumId w:val="1542"/>
  </w:num>
  <w:num w:numId="90">
    <w:abstractNumId w:val="1631"/>
  </w:num>
  <w:num w:numId="91">
    <w:abstractNumId w:val="143"/>
  </w:num>
  <w:num w:numId="92">
    <w:abstractNumId w:val="1319"/>
  </w:num>
  <w:num w:numId="93">
    <w:abstractNumId w:val="368"/>
  </w:num>
  <w:num w:numId="94">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71"/>
  </w:num>
  <w:num w:numId="96">
    <w:abstractNumId w:val="4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59"/>
  </w:num>
  <w:num w:numId="98">
    <w:abstractNumId w:val="705"/>
  </w:num>
  <w:num w:numId="99">
    <w:abstractNumId w:val="880"/>
  </w:num>
  <w:num w:numId="100">
    <w:abstractNumId w:val="109"/>
  </w:num>
  <w:num w:numId="101">
    <w:abstractNumId w:val="1529"/>
  </w:num>
  <w:num w:numId="102">
    <w:abstractNumId w:val="617"/>
  </w:num>
  <w:num w:numId="103">
    <w:abstractNumId w:val="593"/>
  </w:num>
  <w:num w:numId="104">
    <w:abstractNumId w:val="1177"/>
  </w:num>
  <w:num w:numId="105">
    <w:abstractNumId w:val="742"/>
  </w:num>
  <w:num w:numId="106">
    <w:abstractNumId w:val="1358"/>
  </w:num>
  <w:num w:numId="107">
    <w:abstractNumId w:val="731"/>
  </w:num>
  <w:num w:numId="108">
    <w:abstractNumId w:val="253"/>
  </w:num>
  <w:num w:numId="109">
    <w:abstractNumId w:val="1615"/>
  </w:num>
  <w:num w:numId="110">
    <w:abstractNumId w:val="1181"/>
  </w:num>
  <w:num w:numId="111">
    <w:abstractNumId w:val="713"/>
  </w:num>
  <w:num w:numId="112">
    <w:abstractNumId w:val="1409"/>
  </w:num>
  <w:num w:numId="113">
    <w:abstractNumId w:val="1174"/>
  </w:num>
  <w:num w:numId="114">
    <w:abstractNumId w:val="1320"/>
  </w:num>
  <w:num w:numId="115">
    <w:abstractNumId w:val="218"/>
  </w:num>
  <w:num w:numId="116">
    <w:abstractNumId w:val="1360"/>
  </w:num>
  <w:num w:numId="117">
    <w:abstractNumId w:val="148"/>
  </w:num>
  <w:num w:numId="118">
    <w:abstractNumId w:val="11"/>
    <w:lvlOverride w:ilvl="0">
      <w:lvl w:ilvl="0">
        <w:numFmt w:val="bullet"/>
        <w:lvlText w:val=""/>
        <w:legacy w:legacy="1" w:legacySpace="0" w:legacyIndent="0"/>
        <w:lvlJc w:val="left"/>
        <w:rPr>
          <w:rFonts w:ascii="Monotype Sorts" w:hAnsi="Monotype Sorts" w:hint="default"/>
          <w:sz w:val="32"/>
        </w:rPr>
      </w:lvl>
    </w:lvlOverride>
  </w:num>
  <w:num w:numId="119">
    <w:abstractNumId w:val="255"/>
  </w:num>
  <w:num w:numId="120">
    <w:abstractNumId w:val="495"/>
  </w:num>
  <w:num w:numId="121">
    <w:abstractNumId w:val="1271"/>
  </w:num>
  <w:num w:numId="122">
    <w:abstractNumId w:val="834"/>
  </w:num>
  <w:num w:numId="123">
    <w:abstractNumId w:val="44"/>
  </w:num>
  <w:num w:numId="124">
    <w:abstractNumId w:val="756"/>
  </w:num>
  <w:num w:numId="125">
    <w:abstractNumId w:val="783"/>
  </w:num>
  <w:num w:numId="126">
    <w:abstractNumId w:val="689"/>
  </w:num>
  <w:num w:numId="127">
    <w:abstractNumId w:val="1591"/>
  </w:num>
  <w:num w:numId="128">
    <w:abstractNumId w:val="780"/>
  </w:num>
  <w:num w:numId="129">
    <w:abstractNumId w:val="1289"/>
  </w:num>
  <w:num w:numId="130">
    <w:abstractNumId w:val="8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438"/>
  </w:num>
  <w:num w:numId="132">
    <w:abstractNumId w:val="84"/>
  </w:num>
  <w:num w:numId="133">
    <w:abstractNumId w:val="196"/>
  </w:num>
  <w:num w:numId="134">
    <w:abstractNumId w:val="1508"/>
  </w:num>
  <w:num w:numId="135">
    <w:abstractNumId w:val="642"/>
  </w:num>
  <w:num w:numId="136">
    <w:abstractNumId w:val="952"/>
  </w:num>
  <w:num w:numId="137">
    <w:abstractNumId w:val="386"/>
    <w:lvlOverride w:ilvl="0">
      <w:startOverride w:val="1"/>
    </w:lvlOverride>
  </w:num>
  <w:num w:numId="138">
    <w:abstractNumId w:val="1472"/>
  </w:num>
  <w:num w:numId="139">
    <w:abstractNumId w:val="609"/>
  </w:num>
  <w:num w:numId="140">
    <w:abstractNumId w:val="1619"/>
  </w:num>
  <w:num w:numId="141">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42">
    <w:abstractNumId w:val="1618"/>
  </w:num>
  <w:num w:numId="143">
    <w:abstractNumId w:val="961"/>
    <w:lvlOverride w:ilvl="0">
      <w:lvl w:ilvl="0">
        <w:start w:val="1"/>
        <w:numFmt w:val="bullet"/>
        <w:lvlText w:val=""/>
        <w:legacy w:legacy="1" w:legacySpace="0" w:legacyIndent="283"/>
        <w:lvlJc w:val="left"/>
        <w:pPr>
          <w:ind w:left="567" w:hanging="283"/>
        </w:pPr>
        <w:rPr>
          <w:rFonts w:ascii="New York" w:hAnsi="New York" w:hint="default"/>
        </w:rPr>
      </w:lvl>
    </w:lvlOverride>
  </w:num>
  <w:num w:numId="144">
    <w:abstractNumId w:val="410"/>
  </w:num>
  <w:num w:numId="145">
    <w:abstractNumId w:val="1274"/>
  </w:num>
  <w:num w:numId="146">
    <w:abstractNumId w:val="898"/>
  </w:num>
  <w:num w:numId="147">
    <w:abstractNumId w:val="922"/>
  </w:num>
  <w:num w:numId="148">
    <w:abstractNumId w:val="614"/>
  </w:num>
  <w:num w:numId="149">
    <w:abstractNumId w:val="586"/>
  </w:num>
  <w:num w:numId="150">
    <w:abstractNumId w:val="219"/>
  </w:num>
  <w:num w:numId="151">
    <w:abstractNumId w:val="802"/>
  </w:num>
  <w:num w:numId="152">
    <w:abstractNumId w:val="1116"/>
  </w:num>
  <w:num w:numId="153">
    <w:abstractNumId w:val="700"/>
  </w:num>
  <w:num w:numId="154">
    <w:abstractNumId w:val="379"/>
  </w:num>
  <w:num w:numId="155">
    <w:abstractNumId w:val="305"/>
  </w:num>
  <w:num w:numId="156">
    <w:abstractNumId w:val="274"/>
  </w:num>
  <w:num w:numId="157">
    <w:abstractNumId w:val="1283"/>
  </w:num>
  <w:num w:numId="158">
    <w:abstractNumId w:val="526"/>
  </w:num>
  <w:num w:numId="159">
    <w:abstractNumId w:val="436"/>
  </w:num>
  <w:num w:numId="160">
    <w:abstractNumId w:val="884"/>
  </w:num>
  <w:num w:numId="161">
    <w:abstractNumId w:val="240"/>
  </w:num>
  <w:num w:numId="162">
    <w:abstractNumId w:val="1157"/>
  </w:num>
  <w:num w:numId="163">
    <w:abstractNumId w:val="310"/>
  </w:num>
  <w:num w:numId="164">
    <w:abstractNumId w:val="1599"/>
  </w:num>
  <w:num w:numId="165">
    <w:abstractNumId w:val="1212"/>
  </w:num>
  <w:num w:numId="166">
    <w:abstractNumId w:val="1506"/>
  </w:num>
  <w:num w:numId="167">
    <w:abstractNumId w:val="329"/>
  </w:num>
  <w:num w:numId="168">
    <w:abstractNumId w:val="235"/>
  </w:num>
  <w:num w:numId="169">
    <w:abstractNumId w:val="1434"/>
  </w:num>
  <w:num w:numId="170">
    <w:abstractNumId w:val="891"/>
  </w:num>
  <w:num w:numId="171">
    <w:abstractNumId w:val="433"/>
  </w:num>
  <w:num w:numId="172">
    <w:abstractNumId w:val="1258"/>
  </w:num>
  <w:num w:numId="173">
    <w:abstractNumId w:val="144"/>
  </w:num>
  <w:num w:numId="174">
    <w:abstractNumId w:val="408"/>
  </w:num>
  <w:num w:numId="175">
    <w:abstractNumId w:val="1222"/>
  </w:num>
  <w:num w:numId="176">
    <w:abstractNumId w:val="1382"/>
  </w:num>
  <w:num w:numId="177">
    <w:abstractNumId w:val="1470"/>
  </w:num>
  <w:num w:numId="178">
    <w:abstractNumId w:val="1474"/>
  </w:num>
  <w:num w:numId="179">
    <w:abstractNumId w:val="732"/>
  </w:num>
  <w:num w:numId="180">
    <w:abstractNumId w:val="1282"/>
  </w:num>
  <w:num w:numId="181">
    <w:abstractNumId w:val="781"/>
  </w:num>
  <w:num w:numId="182">
    <w:abstractNumId w:val="1556"/>
  </w:num>
  <w:num w:numId="183">
    <w:abstractNumId w:val="337"/>
  </w:num>
  <w:num w:numId="184">
    <w:abstractNumId w:val="935"/>
  </w:num>
  <w:num w:numId="185">
    <w:abstractNumId w:val="1368"/>
  </w:num>
  <w:num w:numId="186">
    <w:abstractNumId w:val="1551"/>
  </w:num>
  <w:num w:numId="187">
    <w:abstractNumId w:val="650"/>
  </w:num>
  <w:num w:numId="188">
    <w:abstractNumId w:val="121"/>
  </w:num>
  <w:num w:numId="189">
    <w:abstractNumId w:val="209"/>
  </w:num>
  <w:num w:numId="190">
    <w:abstractNumId w:val="1401"/>
  </w:num>
  <w:num w:numId="191">
    <w:abstractNumId w:val="388"/>
  </w:num>
  <w:num w:numId="192">
    <w:abstractNumId w:val="1049"/>
  </w:num>
  <w:num w:numId="193">
    <w:abstractNumId w:val="803"/>
  </w:num>
  <w:num w:numId="194">
    <w:abstractNumId w:val="1540"/>
  </w:num>
  <w:num w:numId="195">
    <w:abstractNumId w:val="136"/>
  </w:num>
  <w:num w:numId="196">
    <w:abstractNumId w:val="825"/>
  </w:num>
  <w:num w:numId="197">
    <w:abstractNumId w:val="538"/>
  </w:num>
  <w:num w:numId="198">
    <w:abstractNumId w:val="256"/>
  </w:num>
  <w:num w:numId="199">
    <w:abstractNumId w:val="227"/>
  </w:num>
  <w:num w:numId="200">
    <w:abstractNumId w:val="1045"/>
  </w:num>
  <w:num w:numId="201">
    <w:abstractNumId w:val="1551"/>
    <w:lvlOverride w:ilvl="0">
      <w:startOverride w:val="4"/>
    </w:lvlOverride>
  </w:num>
  <w:num w:numId="202">
    <w:abstractNumId w:val="1159"/>
  </w:num>
  <w:num w:numId="203">
    <w:abstractNumId w:val="474"/>
  </w:num>
  <w:num w:numId="204">
    <w:abstractNumId w:val="1032"/>
  </w:num>
  <w:num w:numId="205">
    <w:abstractNumId w:val="1551"/>
    <w:lvlOverride w:ilvl="0">
      <w:startOverride w:val="2"/>
    </w:lvlOverride>
    <w:lvlOverride w:ilvl="1">
      <w:startOverride w:val="1"/>
    </w:lvlOverride>
  </w:num>
  <w:num w:numId="206">
    <w:abstractNumId w:val="1022"/>
    <w:lvlOverride w:ilvl="0">
      <w:lvl w:ilvl="0">
        <w:start w:val="1"/>
        <w:numFmt w:val="bullet"/>
        <w:lvlText w:val=""/>
        <w:legacy w:legacy="1" w:legacySpace="0" w:legacyIndent="283"/>
        <w:lvlJc w:val="left"/>
        <w:pPr>
          <w:ind w:left="849" w:hanging="283"/>
        </w:pPr>
        <w:rPr>
          <w:rFonts w:ascii="Symbol" w:hAnsi="Symbol" w:hint="default"/>
        </w:rPr>
      </w:lvl>
    </w:lvlOverride>
  </w:num>
  <w:num w:numId="207">
    <w:abstractNumId w:val="263"/>
  </w:num>
  <w:num w:numId="208">
    <w:abstractNumId w:val="1543"/>
  </w:num>
  <w:num w:numId="209">
    <w:abstractNumId w:val="1284"/>
  </w:num>
  <w:num w:numId="210">
    <w:abstractNumId w:val="664"/>
  </w:num>
  <w:num w:numId="211">
    <w:abstractNumId w:val="1544"/>
  </w:num>
  <w:num w:numId="212">
    <w:abstractNumId w:val="1122"/>
  </w:num>
  <w:num w:numId="213">
    <w:abstractNumId w:val="940"/>
  </w:num>
  <w:num w:numId="214">
    <w:abstractNumId w:val="229"/>
  </w:num>
  <w:num w:numId="215">
    <w:abstractNumId w:val="1223"/>
  </w:num>
  <w:num w:numId="216">
    <w:abstractNumId w:val="153"/>
  </w:num>
  <w:num w:numId="217">
    <w:abstractNumId w:val="45"/>
  </w:num>
  <w:num w:numId="218">
    <w:abstractNumId w:val="666"/>
  </w:num>
  <w:num w:numId="219">
    <w:abstractNumId w:val="1495"/>
  </w:num>
  <w:num w:numId="220">
    <w:abstractNumId w:val="624"/>
  </w:num>
  <w:num w:numId="221">
    <w:abstractNumId w:val="321"/>
  </w:num>
  <w:num w:numId="222">
    <w:abstractNumId w:val="1002"/>
  </w:num>
  <w:num w:numId="223">
    <w:abstractNumId w:val="1179"/>
  </w:num>
  <w:num w:numId="224">
    <w:abstractNumId w:val="1166"/>
  </w:num>
  <w:num w:numId="225">
    <w:abstractNumId w:val="430"/>
  </w:num>
  <w:num w:numId="226">
    <w:abstractNumId w:val="1286"/>
  </w:num>
  <w:num w:numId="227">
    <w:abstractNumId w:val="969"/>
  </w:num>
  <w:num w:numId="228">
    <w:abstractNumId w:val="1426"/>
  </w:num>
  <w:num w:numId="229">
    <w:abstractNumId w:val="395"/>
  </w:num>
  <w:num w:numId="230">
    <w:abstractNumId w:val="1073"/>
  </w:num>
  <w:num w:numId="231">
    <w:abstractNumId w:val="736"/>
  </w:num>
  <w:num w:numId="232">
    <w:abstractNumId w:val="911"/>
  </w:num>
  <w:num w:numId="233">
    <w:abstractNumId w:val="957"/>
  </w:num>
  <w:num w:numId="234">
    <w:abstractNumId w:val="727"/>
  </w:num>
  <w:num w:numId="235">
    <w:abstractNumId w:val="580"/>
  </w:num>
  <w:num w:numId="236">
    <w:abstractNumId w:val="676"/>
  </w:num>
  <w:num w:numId="237">
    <w:abstractNumId w:val="1137"/>
  </w:num>
  <w:num w:numId="238">
    <w:abstractNumId w:val="726"/>
  </w:num>
  <w:num w:numId="239">
    <w:abstractNumId w:val="1034"/>
  </w:num>
  <w:num w:numId="240">
    <w:abstractNumId w:val="1344"/>
  </w:num>
  <w:num w:numId="241">
    <w:abstractNumId w:val="1163"/>
  </w:num>
  <w:num w:numId="242">
    <w:abstractNumId w:val="466"/>
  </w:num>
  <w:num w:numId="243">
    <w:abstractNumId w:val="194"/>
  </w:num>
  <w:num w:numId="244">
    <w:abstractNumId w:val="1290"/>
  </w:num>
  <w:num w:numId="245">
    <w:abstractNumId w:val="1114"/>
  </w:num>
  <w:num w:numId="246">
    <w:abstractNumId w:val="97"/>
  </w:num>
  <w:num w:numId="247">
    <w:abstractNumId w:val="11"/>
    <w:lvlOverride w:ilvl="0">
      <w:lvl w:ilvl="0">
        <w:start w:val="1"/>
        <w:numFmt w:val="bullet"/>
        <w:lvlText w:val=""/>
        <w:legacy w:legacy="1" w:legacySpace="0" w:legacyIndent="360"/>
        <w:lvlJc w:val="left"/>
        <w:pPr>
          <w:ind w:left="1778" w:hanging="360"/>
        </w:pPr>
        <w:rPr>
          <w:rFonts w:ascii="Symbol" w:hAnsi="Symbol" w:hint="default"/>
        </w:rPr>
      </w:lvl>
    </w:lvlOverride>
  </w:num>
  <w:num w:numId="248">
    <w:abstractNumId w:val="588"/>
  </w:num>
  <w:num w:numId="249">
    <w:abstractNumId w:val="554"/>
  </w:num>
  <w:num w:numId="250">
    <w:abstractNumId w:val="11"/>
    <w:lvlOverride w:ilvl="0">
      <w:lvl w:ilvl="0">
        <w:start w:val="1"/>
        <w:numFmt w:val="bullet"/>
        <w:lvlText w:val=""/>
        <w:legacy w:legacy="1" w:legacySpace="0" w:legacyIndent="360"/>
        <w:lvlJc w:val="left"/>
        <w:pPr>
          <w:ind w:left="1080" w:hanging="360"/>
        </w:pPr>
        <w:rPr>
          <w:rFonts w:ascii="Symbol" w:hAnsi="Symbol" w:hint="default"/>
        </w:rPr>
      </w:lvl>
    </w:lvlOverride>
  </w:num>
  <w:num w:numId="251">
    <w:abstractNumId w:val="457"/>
  </w:num>
  <w:num w:numId="252">
    <w:abstractNumId w:val="646"/>
  </w:num>
  <w:num w:numId="253">
    <w:abstractNumId w:val="11"/>
    <w:lvlOverride w:ilvl="0">
      <w:lvl w:ilvl="0">
        <w:start w:val="1"/>
        <w:numFmt w:val="bullet"/>
        <w:lvlText w:val=""/>
        <w:legacy w:legacy="1" w:legacySpace="0" w:legacyIndent="283"/>
        <w:lvlJc w:val="left"/>
        <w:pPr>
          <w:ind w:left="1003" w:hanging="283"/>
        </w:pPr>
        <w:rPr>
          <w:rFonts w:ascii="Symbol" w:hAnsi="Symbol" w:hint="default"/>
        </w:rPr>
      </w:lvl>
    </w:lvlOverride>
  </w:num>
  <w:num w:numId="254">
    <w:abstractNumId w:val="1534"/>
    <w:lvlOverride w:ilvl="0">
      <w:lvl w:ilvl="0">
        <w:start w:val="1"/>
        <w:numFmt w:val="bullet"/>
        <w:lvlText w:val=""/>
        <w:legacy w:legacy="1" w:legacySpace="0" w:legacyIndent="283"/>
        <w:lvlJc w:val="left"/>
        <w:pPr>
          <w:ind w:left="283" w:hanging="283"/>
        </w:pPr>
        <w:rPr>
          <w:rFonts w:ascii="Symbol" w:hAnsi="Symbol" w:hint="default"/>
        </w:rPr>
      </w:lvl>
    </w:lvlOverride>
  </w:num>
  <w:num w:numId="255">
    <w:abstractNumId w:val="840"/>
  </w:num>
  <w:num w:numId="256">
    <w:abstractNumId w:val="682"/>
  </w:num>
  <w:num w:numId="257">
    <w:abstractNumId w:val="770"/>
  </w:num>
  <w:num w:numId="258">
    <w:abstractNumId w:val="1489"/>
  </w:num>
  <w:num w:numId="259">
    <w:abstractNumId w:val="1576"/>
  </w:num>
  <w:num w:numId="260">
    <w:abstractNumId w:val="878"/>
  </w:num>
  <w:num w:numId="261">
    <w:abstractNumId w:val="1491"/>
  </w:num>
  <w:num w:numId="262">
    <w:abstractNumId w:val="824"/>
  </w:num>
  <w:num w:numId="263">
    <w:abstractNumId w:val="948"/>
  </w:num>
  <w:num w:numId="264">
    <w:abstractNumId w:val="981"/>
  </w:num>
  <w:num w:numId="265">
    <w:abstractNumId w:val="1632"/>
  </w:num>
  <w:num w:numId="266">
    <w:abstractNumId w:val="1191"/>
  </w:num>
  <w:num w:numId="267">
    <w:abstractNumId w:val="99"/>
  </w:num>
  <w:num w:numId="268">
    <w:abstractNumId w:val="221"/>
  </w:num>
  <w:num w:numId="269">
    <w:abstractNumId w:val="978"/>
  </w:num>
  <w:num w:numId="270">
    <w:abstractNumId w:val="1158"/>
  </w:num>
  <w:num w:numId="271">
    <w:abstractNumId w:val="1522"/>
  </w:num>
  <w:num w:numId="272">
    <w:abstractNumId w:val="135"/>
  </w:num>
  <w:num w:numId="273">
    <w:abstractNumId w:val="1204"/>
  </w:num>
  <w:num w:numId="274">
    <w:abstractNumId w:val="428"/>
  </w:num>
  <w:num w:numId="275">
    <w:abstractNumId w:val="301"/>
  </w:num>
  <w:num w:numId="276">
    <w:abstractNumId w:val="37"/>
  </w:num>
  <w:num w:numId="277">
    <w:abstractNumId w:val="1185"/>
  </w:num>
  <w:num w:numId="278">
    <w:abstractNumId w:val="902"/>
  </w:num>
  <w:num w:numId="279">
    <w:abstractNumId w:val="174"/>
  </w:num>
  <w:num w:numId="280">
    <w:abstractNumId w:val="87"/>
  </w:num>
  <w:num w:numId="281">
    <w:abstractNumId w:val="183"/>
  </w:num>
  <w:num w:numId="282">
    <w:abstractNumId w:val="1040"/>
  </w:num>
  <w:num w:numId="283">
    <w:abstractNumId w:val="792"/>
  </w:num>
  <w:num w:numId="284">
    <w:abstractNumId w:val="1569"/>
  </w:num>
  <w:num w:numId="285">
    <w:abstractNumId w:val="169"/>
  </w:num>
  <w:num w:numId="286">
    <w:abstractNumId w:val="528"/>
  </w:num>
  <w:num w:numId="287">
    <w:abstractNumId w:val="563"/>
  </w:num>
  <w:num w:numId="288">
    <w:abstractNumId w:val="1498"/>
  </w:num>
  <w:num w:numId="289">
    <w:abstractNumId w:val="1415"/>
  </w:num>
  <w:num w:numId="290">
    <w:abstractNumId w:val="1353"/>
  </w:num>
  <w:num w:numId="291">
    <w:abstractNumId w:val="1370"/>
  </w:num>
  <w:num w:numId="292">
    <w:abstractNumId w:val="287"/>
  </w:num>
  <w:num w:numId="293">
    <w:abstractNumId w:val="1300"/>
  </w:num>
  <w:num w:numId="294">
    <w:abstractNumId w:val="160"/>
  </w:num>
  <w:num w:numId="295">
    <w:abstractNumId w:val="774"/>
  </w:num>
  <w:num w:numId="296">
    <w:abstractNumId w:val="119"/>
  </w:num>
  <w:num w:numId="297">
    <w:abstractNumId w:val="1133"/>
  </w:num>
  <w:num w:numId="298">
    <w:abstractNumId w:val="1379"/>
  </w:num>
  <w:num w:numId="299">
    <w:abstractNumId w:val="55"/>
  </w:num>
  <w:num w:numId="300">
    <w:abstractNumId w:val="71"/>
  </w:num>
  <w:num w:numId="301">
    <w:abstractNumId w:val="220"/>
  </w:num>
  <w:num w:numId="302">
    <w:abstractNumId w:val="19"/>
  </w:num>
  <w:num w:numId="303">
    <w:abstractNumId w:val="1108"/>
  </w:num>
  <w:num w:numId="304">
    <w:abstractNumId w:val="1108"/>
    <w:lvlOverride w:ilvl="0">
      <w:lvl w:ilvl="0">
        <w:start w:val="1"/>
        <w:numFmt w:val="none"/>
        <w:lvlText w:val="-"/>
        <w:legacy w:legacy="1" w:legacySpace="120" w:legacyIndent="360"/>
        <w:lvlJc w:val="left"/>
        <w:pPr>
          <w:ind w:left="360" w:hanging="360"/>
        </w:pPr>
        <w:rPr>
          <w:rFonts w:cs="Times New Roman"/>
        </w:rPr>
      </w:lvl>
    </w:lvlOverride>
    <w:lvlOverride w:ilvl="1">
      <w:lvl w:ilvl="1">
        <w:start w:val="1"/>
        <w:numFmt w:val="none"/>
        <w:lvlText w:val="o"/>
        <w:legacy w:legacy="1" w:legacySpace="120" w:legacyIndent="360"/>
        <w:lvlJc w:val="left"/>
        <w:pPr>
          <w:ind w:left="720" w:hanging="360"/>
        </w:pPr>
        <w:rPr>
          <w:rFonts w:ascii="Courier New" w:hAnsi="Courier New" w:cs="Times New Roman" w:hint="default"/>
        </w:rPr>
      </w:lvl>
    </w:lvlOverride>
    <w:lvlOverride w:ilvl="2">
      <w:lvl w:ilvl="2">
        <w:start w:val="1"/>
        <w:numFmt w:val="none"/>
        <w:lvlText w:val=""/>
        <w:legacy w:legacy="1" w:legacySpace="120" w:legacyIndent="360"/>
        <w:lvlJc w:val="left"/>
        <w:pPr>
          <w:ind w:left="1080" w:hanging="360"/>
        </w:pPr>
        <w:rPr>
          <w:rFonts w:ascii="Wingdings" w:hAnsi="Wingdings" w:cs="Times New Roman" w:hint="default"/>
        </w:rPr>
      </w:lvl>
    </w:lvlOverride>
    <w:lvlOverride w:ilvl="3">
      <w:lvl w:ilvl="3">
        <w:start w:val="1"/>
        <w:numFmt w:val="none"/>
        <w:lvlText w:val=""/>
        <w:legacy w:legacy="1" w:legacySpace="120" w:legacyIndent="360"/>
        <w:lvlJc w:val="left"/>
        <w:pPr>
          <w:ind w:left="1440" w:hanging="360"/>
        </w:pPr>
        <w:rPr>
          <w:rFonts w:ascii="Symbol" w:hAnsi="Symbol" w:cs="Times New Roman" w:hint="default"/>
        </w:rPr>
      </w:lvl>
    </w:lvlOverride>
    <w:lvlOverride w:ilvl="4">
      <w:lvl w:ilvl="4">
        <w:start w:val="1"/>
        <w:numFmt w:val="none"/>
        <w:lvlText w:val="o"/>
        <w:legacy w:legacy="1" w:legacySpace="120" w:legacyIndent="360"/>
        <w:lvlJc w:val="left"/>
        <w:pPr>
          <w:ind w:left="1800" w:hanging="360"/>
        </w:pPr>
        <w:rPr>
          <w:rFonts w:ascii="Courier New" w:hAnsi="Courier New" w:cs="Times New Roman" w:hint="default"/>
        </w:rPr>
      </w:lvl>
    </w:lvlOverride>
    <w:lvlOverride w:ilvl="5">
      <w:lvl w:ilvl="5">
        <w:start w:val="1"/>
        <w:numFmt w:val="none"/>
        <w:lvlText w:val=""/>
        <w:legacy w:legacy="1" w:legacySpace="120" w:legacyIndent="360"/>
        <w:lvlJc w:val="left"/>
        <w:pPr>
          <w:ind w:left="2160" w:hanging="360"/>
        </w:pPr>
        <w:rPr>
          <w:rFonts w:ascii="Wingdings" w:hAnsi="Wingdings" w:cs="Times New Roman" w:hint="default"/>
        </w:rPr>
      </w:lvl>
    </w:lvlOverride>
    <w:lvlOverride w:ilvl="6">
      <w:lvl w:ilvl="6">
        <w:start w:val="1"/>
        <w:numFmt w:val="none"/>
        <w:lvlText w:val=""/>
        <w:legacy w:legacy="1" w:legacySpace="120" w:legacyIndent="360"/>
        <w:lvlJc w:val="left"/>
        <w:pPr>
          <w:ind w:left="2520" w:hanging="360"/>
        </w:pPr>
        <w:rPr>
          <w:rFonts w:ascii="Symbol" w:hAnsi="Symbol" w:cs="Times New Roman" w:hint="default"/>
        </w:rPr>
      </w:lvl>
    </w:lvlOverride>
    <w:lvlOverride w:ilvl="7">
      <w:lvl w:ilvl="7">
        <w:start w:val="1"/>
        <w:numFmt w:val="none"/>
        <w:lvlText w:val="o"/>
        <w:legacy w:legacy="1" w:legacySpace="120" w:legacyIndent="360"/>
        <w:lvlJc w:val="left"/>
        <w:pPr>
          <w:ind w:left="2880" w:hanging="360"/>
        </w:pPr>
        <w:rPr>
          <w:rFonts w:ascii="Courier New" w:hAnsi="Courier New" w:cs="Times New Roman" w:hint="default"/>
        </w:rPr>
      </w:lvl>
    </w:lvlOverride>
    <w:lvlOverride w:ilvl="8">
      <w:lvl w:ilvl="8">
        <w:start w:val="1"/>
        <w:numFmt w:val="none"/>
        <w:lvlText w:val=""/>
        <w:legacy w:legacy="1" w:legacySpace="120" w:legacyIndent="360"/>
        <w:lvlJc w:val="left"/>
        <w:pPr>
          <w:ind w:left="3240" w:hanging="360"/>
        </w:pPr>
        <w:rPr>
          <w:rFonts w:ascii="Wingdings" w:hAnsi="Wingdings" w:cs="Times New Roman" w:hint="default"/>
        </w:rPr>
      </w:lvl>
    </w:lvlOverride>
  </w:num>
  <w:num w:numId="305">
    <w:abstractNumId w:val="569"/>
  </w:num>
  <w:num w:numId="306">
    <w:abstractNumId w:val="1405"/>
  </w:num>
  <w:num w:numId="307">
    <w:abstractNumId w:val="1461"/>
  </w:num>
  <w:num w:numId="308">
    <w:abstractNumId w:val="94"/>
  </w:num>
  <w:num w:numId="309">
    <w:abstractNumId w:val="566"/>
  </w:num>
  <w:num w:numId="310">
    <w:abstractNumId w:val="1349"/>
  </w:num>
  <w:num w:numId="311">
    <w:abstractNumId w:val="1617"/>
  </w:num>
  <w:num w:numId="312">
    <w:abstractNumId w:val="1060"/>
  </w:num>
  <w:num w:numId="313">
    <w:abstractNumId w:val="1634"/>
  </w:num>
  <w:num w:numId="314">
    <w:abstractNumId w:val="1473"/>
  </w:num>
  <w:num w:numId="315">
    <w:abstractNumId w:val="1091"/>
  </w:num>
  <w:num w:numId="316">
    <w:abstractNumId w:val="729"/>
  </w:num>
  <w:num w:numId="317">
    <w:abstractNumId w:val="1070"/>
  </w:num>
  <w:num w:numId="318">
    <w:abstractNumId w:val="953"/>
  </w:num>
  <w:num w:numId="319">
    <w:abstractNumId w:val="987"/>
  </w:num>
  <w:num w:numId="320">
    <w:abstractNumId w:val="1510"/>
  </w:num>
  <w:num w:numId="321">
    <w:abstractNumId w:val="1639"/>
  </w:num>
  <w:num w:numId="322">
    <w:abstractNumId w:val="406"/>
    <w:lvlOverride w:ilvl="0">
      <w:lvl w:ilvl="0">
        <w:start w:val="2"/>
        <w:numFmt w:val="decimal"/>
        <w:lvlText w:val="%1)"/>
        <w:legacy w:legacy="1" w:legacySpace="0" w:legacyIndent="360"/>
        <w:lvlJc w:val="left"/>
        <w:pPr>
          <w:ind w:left="360" w:hanging="360"/>
        </w:pPr>
        <w:rPr>
          <w:rFonts w:cs="Times New Roman"/>
        </w:rPr>
      </w:lvl>
    </w:lvlOverride>
  </w:num>
  <w:num w:numId="323">
    <w:abstractNumId w:val="11"/>
    <w:lvlOverride w:ilvl="0">
      <w:lvl w:ilvl="0">
        <w:start w:val="13"/>
        <w:numFmt w:val="bullet"/>
        <w:lvlText w:val="-"/>
        <w:legacy w:legacy="1" w:legacySpace="0" w:legacyIndent="795"/>
        <w:lvlJc w:val="left"/>
        <w:pPr>
          <w:ind w:left="795" w:hanging="795"/>
        </w:pPr>
      </w:lvl>
    </w:lvlOverride>
  </w:num>
  <w:num w:numId="324">
    <w:abstractNumId w:val="406"/>
  </w:num>
  <w:num w:numId="325">
    <w:abstractNumId w:val="311"/>
  </w:num>
  <w:num w:numId="326">
    <w:abstractNumId w:val="1564"/>
  </w:num>
  <w:num w:numId="327">
    <w:abstractNumId w:val="1144"/>
  </w:num>
  <w:num w:numId="328">
    <w:abstractNumId w:val="651"/>
  </w:num>
  <w:num w:numId="329">
    <w:abstractNumId w:val="623"/>
  </w:num>
  <w:num w:numId="330">
    <w:abstractNumId w:val="1039"/>
  </w:num>
  <w:num w:numId="331">
    <w:abstractNumId w:val="543"/>
  </w:num>
  <w:num w:numId="332">
    <w:abstractNumId w:val="598"/>
  </w:num>
  <w:num w:numId="333">
    <w:abstractNumId w:val="264"/>
  </w:num>
  <w:num w:numId="334">
    <w:abstractNumId w:val="441"/>
  </w:num>
  <w:num w:numId="335">
    <w:abstractNumId w:val="1427"/>
  </w:num>
  <w:num w:numId="336">
    <w:abstractNumId w:val="1407"/>
  </w:num>
  <w:num w:numId="337">
    <w:abstractNumId w:val="223"/>
  </w:num>
  <w:num w:numId="338">
    <w:abstractNumId w:val="1593"/>
  </w:num>
  <w:num w:numId="339">
    <w:abstractNumId w:val="513"/>
  </w:num>
  <w:num w:numId="340">
    <w:abstractNumId w:val="560"/>
  </w:num>
  <w:num w:numId="341">
    <w:abstractNumId w:val="413"/>
  </w:num>
  <w:num w:numId="342">
    <w:abstractNumId w:val="1384"/>
  </w:num>
  <w:num w:numId="343">
    <w:abstractNumId w:val="64"/>
  </w:num>
  <w:num w:numId="344">
    <w:abstractNumId w:val="1484"/>
  </w:num>
  <w:num w:numId="345">
    <w:abstractNumId w:val="358"/>
  </w:num>
  <w:num w:numId="346">
    <w:abstractNumId w:val="21"/>
  </w:num>
  <w:num w:numId="347">
    <w:abstractNumId w:val="529"/>
  </w:num>
  <w:num w:numId="348">
    <w:abstractNumId w:val="786"/>
  </w:num>
  <w:num w:numId="349">
    <w:abstractNumId w:val="796"/>
  </w:num>
  <w:num w:numId="350">
    <w:abstractNumId w:val="690"/>
  </w:num>
  <w:num w:numId="351">
    <w:abstractNumId w:val="544"/>
  </w:num>
  <w:num w:numId="352">
    <w:abstractNumId w:val="1579"/>
  </w:num>
  <w:num w:numId="353">
    <w:abstractNumId w:val="521"/>
  </w:num>
  <w:num w:numId="354">
    <w:abstractNumId w:val="249"/>
  </w:num>
  <w:num w:numId="355">
    <w:abstractNumId w:val="823"/>
  </w:num>
  <w:num w:numId="356">
    <w:abstractNumId w:val="1285"/>
  </w:num>
  <w:num w:numId="357">
    <w:abstractNumId w:val="1178"/>
  </w:num>
  <w:num w:numId="358">
    <w:abstractNumId w:val="903"/>
  </w:num>
  <w:num w:numId="359">
    <w:abstractNumId w:val="886"/>
  </w:num>
  <w:num w:numId="360">
    <w:abstractNumId w:val="323"/>
  </w:num>
  <w:num w:numId="361">
    <w:abstractNumId w:val="610"/>
  </w:num>
  <w:num w:numId="362">
    <w:abstractNumId w:val="1511"/>
  </w:num>
  <w:num w:numId="363">
    <w:abstractNumId w:val="1296"/>
  </w:num>
  <w:num w:numId="364">
    <w:abstractNumId w:val="78"/>
  </w:num>
  <w:num w:numId="365">
    <w:abstractNumId w:val="98"/>
  </w:num>
  <w:num w:numId="366">
    <w:abstractNumId w:val="518"/>
  </w:num>
  <w:num w:numId="367">
    <w:abstractNumId w:val="299"/>
  </w:num>
  <w:num w:numId="368">
    <w:abstractNumId w:val="1068"/>
  </w:num>
  <w:num w:numId="369">
    <w:abstractNumId w:val="815"/>
  </w:num>
  <w:num w:numId="370">
    <w:abstractNumId w:val="1200"/>
  </w:num>
  <w:num w:numId="371">
    <w:abstractNumId w:val="1410"/>
  </w:num>
  <w:num w:numId="372">
    <w:abstractNumId w:val="630"/>
  </w:num>
  <w:num w:numId="373">
    <w:abstractNumId w:val="1146"/>
  </w:num>
  <w:num w:numId="374">
    <w:abstractNumId w:val="894"/>
  </w:num>
  <w:num w:numId="375">
    <w:abstractNumId w:val="600"/>
  </w:num>
  <w:num w:numId="376">
    <w:abstractNumId w:val="130"/>
  </w:num>
  <w:num w:numId="377">
    <w:abstractNumId w:val="809"/>
  </w:num>
  <w:num w:numId="378">
    <w:abstractNumId w:val="73"/>
  </w:num>
  <w:num w:numId="379">
    <w:abstractNumId w:val="1332"/>
  </w:num>
  <w:num w:numId="380">
    <w:abstractNumId w:val="946"/>
  </w:num>
  <w:num w:numId="381">
    <w:abstractNumId w:val="930"/>
  </w:num>
  <w:num w:numId="382">
    <w:abstractNumId w:val="550"/>
  </w:num>
  <w:num w:numId="383">
    <w:abstractNumId w:val="1128"/>
  </w:num>
  <w:num w:numId="384">
    <w:abstractNumId w:val="421"/>
  </w:num>
  <w:num w:numId="385">
    <w:abstractNumId w:val="1399"/>
  </w:num>
  <w:num w:numId="386">
    <w:abstractNumId w:val="761"/>
  </w:num>
  <w:num w:numId="387">
    <w:abstractNumId w:val="807"/>
  </w:num>
  <w:num w:numId="388">
    <w:abstractNumId w:val="1195"/>
  </w:num>
  <w:num w:numId="389">
    <w:abstractNumId w:val="417"/>
  </w:num>
  <w:num w:numId="390">
    <w:abstractNumId w:val="1381"/>
  </w:num>
  <w:num w:numId="391">
    <w:abstractNumId w:val="1545"/>
  </w:num>
  <w:num w:numId="392">
    <w:abstractNumId w:val="1390"/>
  </w:num>
  <w:num w:numId="393">
    <w:abstractNumId w:val="695"/>
  </w:num>
  <w:num w:numId="394">
    <w:abstractNumId w:val="1369"/>
  </w:num>
  <w:num w:numId="395">
    <w:abstractNumId w:val="1527"/>
  </w:num>
  <w:num w:numId="396">
    <w:abstractNumId w:val="991"/>
  </w:num>
  <w:num w:numId="397">
    <w:abstractNumId w:val="1012"/>
  </w:num>
  <w:num w:numId="398">
    <w:abstractNumId w:val="755"/>
  </w:num>
  <w:num w:numId="399">
    <w:abstractNumId w:val="246"/>
  </w:num>
  <w:num w:numId="400">
    <w:abstractNumId w:val="1367"/>
  </w:num>
  <w:num w:numId="401">
    <w:abstractNumId w:val="1308"/>
  </w:num>
  <w:num w:numId="402">
    <w:abstractNumId w:val="541"/>
  </w:num>
  <w:num w:numId="403">
    <w:abstractNumId w:val="93"/>
  </w:num>
  <w:num w:numId="404">
    <w:abstractNumId w:val="482"/>
  </w:num>
  <w:num w:numId="405">
    <w:abstractNumId w:val="620"/>
  </w:num>
  <w:num w:numId="406">
    <w:abstractNumId w:val="1604"/>
  </w:num>
  <w:num w:numId="407">
    <w:abstractNumId w:val="156"/>
  </w:num>
  <w:num w:numId="408">
    <w:abstractNumId w:val="539"/>
  </w:num>
  <w:num w:numId="409">
    <w:abstractNumId w:val="1227"/>
  </w:num>
  <w:num w:numId="410">
    <w:abstractNumId w:val="1064"/>
  </w:num>
  <w:num w:numId="411">
    <w:abstractNumId w:val="225"/>
  </w:num>
  <w:num w:numId="412">
    <w:abstractNumId w:val="860"/>
  </w:num>
  <w:num w:numId="413">
    <w:abstractNumId w:val="1503"/>
  </w:num>
  <w:num w:numId="414">
    <w:abstractNumId w:val="24"/>
  </w:num>
  <w:num w:numId="415">
    <w:abstractNumId w:val="606"/>
  </w:num>
  <w:num w:numId="416">
    <w:abstractNumId w:val="1309"/>
  </w:num>
  <w:num w:numId="417">
    <w:abstractNumId w:val="1628"/>
  </w:num>
  <w:num w:numId="418">
    <w:abstractNumId w:val="283"/>
  </w:num>
  <w:num w:numId="419">
    <w:abstractNumId w:val="790"/>
  </w:num>
  <w:num w:numId="420">
    <w:abstractNumId w:val="1175"/>
  </w:num>
  <w:num w:numId="421">
    <w:abstractNumId w:val="1087"/>
  </w:num>
  <w:num w:numId="422">
    <w:abstractNumId w:val="498"/>
  </w:num>
  <w:num w:numId="423">
    <w:abstractNumId w:val="1627"/>
  </w:num>
  <w:num w:numId="424">
    <w:abstractNumId w:val="362"/>
  </w:num>
  <w:num w:numId="425">
    <w:abstractNumId w:val="1261"/>
  </w:num>
  <w:num w:numId="426">
    <w:abstractNumId w:val="193"/>
  </w:num>
  <w:num w:numId="427">
    <w:abstractNumId w:val="343"/>
  </w:num>
  <w:num w:numId="428">
    <w:abstractNumId w:val="938"/>
  </w:num>
  <w:num w:numId="429">
    <w:abstractNumId w:val="685"/>
  </w:num>
  <w:num w:numId="430">
    <w:abstractNumId w:val="1078"/>
  </w:num>
  <w:num w:numId="431">
    <w:abstractNumId w:val="1444"/>
  </w:num>
  <w:num w:numId="432">
    <w:abstractNumId w:val="589"/>
  </w:num>
  <w:num w:numId="433">
    <w:abstractNumId w:val="1553"/>
  </w:num>
  <w:num w:numId="434">
    <w:abstractNumId w:val="1342"/>
  </w:num>
  <w:num w:numId="435">
    <w:abstractNumId w:val="1260"/>
  </w:num>
  <w:num w:numId="436">
    <w:abstractNumId w:val="836"/>
  </w:num>
  <w:num w:numId="437">
    <w:abstractNumId w:val="275"/>
  </w:num>
  <w:num w:numId="438">
    <w:abstractNumId w:val="106"/>
  </w:num>
  <w:num w:numId="439">
    <w:abstractNumId w:val="89"/>
  </w:num>
  <w:num w:numId="440">
    <w:abstractNumId w:val="995"/>
  </w:num>
  <w:num w:numId="441">
    <w:abstractNumId w:val="904"/>
  </w:num>
  <w:num w:numId="442">
    <w:abstractNumId w:val="573"/>
  </w:num>
  <w:num w:numId="443">
    <w:abstractNumId w:val="284"/>
  </w:num>
  <w:num w:numId="444">
    <w:abstractNumId w:val="1036"/>
  </w:num>
  <w:num w:numId="445">
    <w:abstractNumId w:val="1061"/>
  </w:num>
  <w:num w:numId="446">
    <w:abstractNumId w:val="1314"/>
  </w:num>
  <w:num w:numId="447">
    <w:abstractNumId w:val="324"/>
  </w:num>
  <w:num w:numId="448">
    <w:abstractNumId w:val="1010"/>
  </w:num>
  <w:num w:numId="449">
    <w:abstractNumId w:val="1211"/>
  </w:num>
  <w:num w:numId="450">
    <w:abstractNumId w:val="979"/>
  </w:num>
  <w:num w:numId="451">
    <w:abstractNumId w:val="1355"/>
  </w:num>
  <w:num w:numId="452">
    <w:abstractNumId w:val="319"/>
  </w:num>
  <w:num w:numId="453">
    <w:abstractNumId w:val="182"/>
  </w:num>
  <w:num w:numId="454">
    <w:abstractNumId w:val="831"/>
  </w:num>
  <w:num w:numId="455">
    <w:abstractNumId w:val="607"/>
  </w:num>
  <w:num w:numId="456">
    <w:abstractNumId w:val="527"/>
  </w:num>
  <w:num w:numId="457">
    <w:abstractNumId w:val="357"/>
  </w:num>
  <w:num w:numId="458">
    <w:abstractNumId w:val="1304"/>
  </w:num>
  <w:num w:numId="459">
    <w:abstractNumId w:val="1077"/>
  </w:num>
  <w:num w:numId="460">
    <w:abstractNumId w:val="1533"/>
  </w:num>
  <w:num w:numId="461">
    <w:abstractNumId w:val="314"/>
  </w:num>
  <w:num w:numId="462">
    <w:abstractNumId w:val="697"/>
  </w:num>
  <w:num w:numId="463">
    <w:abstractNumId w:val="1050"/>
  </w:num>
  <w:num w:numId="464">
    <w:abstractNumId w:val="272"/>
  </w:num>
  <w:num w:numId="465">
    <w:abstractNumId w:val="1169"/>
  </w:num>
  <w:num w:numId="466">
    <w:abstractNumId w:val="1255"/>
  </w:num>
  <w:num w:numId="467">
    <w:abstractNumId w:val="876"/>
  </w:num>
  <w:num w:numId="468">
    <w:abstractNumId w:val="776"/>
  </w:num>
  <w:num w:numId="469">
    <w:abstractNumId w:val="1535"/>
  </w:num>
  <w:num w:numId="470">
    <w:abstractNumId w:val="327"/>
  </w:num>
  <w:num w:numId="471">
    <w:abstractNumId w:val="1180"/>
  </w:num>
  <w:num w:numId="472">
    <w:abstractNumId w:val="1121"/>
  </w:num>
  <w:num w:numId="473">
    <w:abstractNumId w:val="80"/>
  </w:num>
  <w:num w:numId="474">
    <w:abstractNumId w:val="1435"/>
  </w:num>
  <w:num w:numId="475">
    <w:abstractNumId w:val="88"/>
  </w:num>
  <w:num w:numId="476">
    <w:abstractNumId w:val="259"/>
  </w:num>
  <w:num w:numId="477">
    <w:abstractNumId w:val="503"/>
  </w:num>
  <w:num w:numId="478">
    <w:abstractNumId w:val="977"/>
  </w:num>
  <w:num w:numId="479">
    <w:abstractNumId w:val="1322"/>
  </w:num>
  <w:num w:numId="480">
    <w:abstractNumId w:val="367"/>
  </w:num>
  <w:num w:numId="481">
    <w:abstractNumId w:val="1496"/>
  </w:num>
  <w:num w:numId="482">
    <w:abstractNumId w:val="739"/>
  </w:num>
  <w:num w:numId="483">
    <w:abstractNumId w:val="149"/>
  </w:num>
  <w:num w:numId="484">
    <w:abstractNumId w:val="1536"/>
  </w:num>
  <w:num w:numId="485">
    <w:abstractNumId w:val="61"/>
  </w:num>
  <w:num w:numId="486">
    <w:abstractNumId w:val="1151"/>
  </w:num>
  <w:num w:numId="487">
    <w:abstractNumId w:val="502"/>
  </w:num>
  <w:num w:numId="488">
    <w:abstractNumId w:val="1147"/>
  </w:num>
  <w:num w:numId="489">
    <w:abstractNumId w:val="1312"/>
  </w:num>
  <w:num w:numId="490">
    <w:abstractNumId w:val="548"/>
  </w:num>
  <w:num w:numId="491">
    <w:abstractNumId w:val="279"/>
  </w:num>
  <w:num w:numId="492">
    <w:abstractNumId w:val="133"/>
  </w:num>
  <w:num w:numId="493">
    <w:abstractNumId w:val="813"/>
  </w:num>
  <w:num w:numId="494">
    <w:abstractNumId w:val="864"/>
  </w:num>
  <w:num w:numId="495">
    <w:abstractNumId w:val="671"/>
  </w:num>
  <w:num w:numId="496">
    <w:abstractNumId w:val="1524"/>
  </w:num>
  <w:num w:numId="497">
    <w:abstractNumId w:val="765"/>
  </w:num>
  <w:num w:numId="498">
    <w:abstractNumId w:val="1189"/>
  </w:num>
  <w:num w:numId="499">
    <w:abstractNumId w:val="1464"/>
  </w:num>
  <w:num w:numId="500">
    <w:abstractNumId w:val="114"/>
  </w:num>
  <w:num w:numId="501">
    <w:abstractNumId w:val="1610"/>
  </w:num>
  <w:num w:numId="502">
    <w:abstractNumId w:val="869"/>
  </w:num>
  <w:num w:numId="503">
    <w:abstractNumId w:val="971"/>
  </w:num>
  <w:num w:numId="504">
    <w:abstractNumId w:val="1055"/>
  </w:num>
  <w:num w:numId="505">
    <w:abstractNumId w:val="128"/>
  </w:num>
  <w:num w:numId="506">
    <w:abstractNumId w:val="912"/>
  </w:num>
  <w:num w:numId="507">
    <w:abstractNumId w:val="1058"/>
  </w:num>
  <w:num w:numId="508">
    <w:abstractNumId w:val="273"/>
  </w:num>
  <w:num w:numId="509">
    <w:abstractNumId w:val="65"/>
  </w:num>
  <w:num w:numId="510">
    <w:abstractNumId w:val="621"/>
  </w:num>
  <w:num w:numId="511">
    <w:abstractNumId w:val="718"/>
  </w:num>
  <w:num w:numId="512">
    <w:abstractNumId w:val="315"/>
  </w:num>
  <w:num w:numId="513">
    <w:abstractNumId w:val="890"/>
  </w:num>
  <w:num w:numId="514">
    <w:abstractNumId w:val="278"/>
  </w:num>
  <w:num w:numId="515">
    <w:abstractNumId w:val="893"/>
  </w:num>
  <w:num w:numId="516">
    <w:abstractNumId w:val="1236"/>
  </w:num>
  <w:num w:numId="517">
    <w:abstractNumId w:val="963"/>
  </w:num>
  <w:num w:numId="518">
    <w:abstractNumId w:val="142"/>
  </w:num>
  <w:num w:numId="519">
    <w:abstractNumId w:val="1587"/>
  </w:num>
  <w:num w:numId="520">
    <w:abstractNumId w:val="933"/>
  </w:num>
  <w:num w:numId="521">
    <w:abstractNumId w:val="1557"/>
  </w:num>
  <w:num w:numId="522">
    <w:abstractNumId w:val="934"/>
  </w:num>
  <w:num w:numId="523">
    <w:abstractNumId w:val="267"/>
  </w:num>
  <w:num w:numId="524">
    <w:abstractNumId w:val="516"/>
  </w:num>
  <w:num w:numId="525">
    <w:abstractNumId w:val="1287"/>
  </w:num>
  <w:num w:numId="526">
    <w:abstractNumId w:val="289"/>
  </w:num>
  <w:num w:numId="527">
    <w:abstractNumId w:val="41"/>
  </w:num>
  <w:num w:numId="528">
    <w:abstractNumId w:val="846"/>
  </w:num>
  <w:num w:numId="529">
    <w:abstractNumId w:val="131"/>
  </w:num>
  <w:num w:numId="530">
    <w:abstractNumId w:val="603"/>
  </w:num>
  <w:num w:numId="531">
    <w:abstractNumId w:val="53"/>
  </w:num>
  <w:num w:numId="532">
    <w:abstractNumId w:val="908"/>
  </w:num>
  <w:num w:numId="533">
    <w:abstractNumId w:val="385"/>
  </w:num>
  <w:num w:numId="534">
    <w:abstractNumId w:val="1585"/>
  </w:num>
  <w:num w:numId="535">
    <w:abstractNumId w:val="1509"/>
  </w:num>
  <w:num w:numId="536">
    <w:abstractNumId w:val="665"/>
  </w:num>
  <w:num w:numId="537">
    <w:abstractNumId w:val="365"/>
  </w:num>
  <w:num w:numId="538">
    <w:abstractNumId w:val="1608"/>
  </w:num>
  <w:num w:numId="539">
    <w:abstractNumId w:val="637"/>
  </w:num>
  <w:num w:numId="540">
    <w:abstractNumId w:val="230"/>
  </w:num>
  <w:num w:numId="541">
    <w:abstractNumId w:val="1042"/>
  </w:num>
  <w:num w:numId="542">
    <w:abstractNumId w:val="794"/>
  </w:num>
  <w:num w:numId="543">
    <w:abstractNumId w:val="72"/>
  </w:num>
  <w:num w:numId="544">
    <w:abstractNumId w:val="851"/>
  </w:num>
  <w:num w:numId="545">
    <w:abstractNumId w:val="535"/>
  </w:num>
  <w:num w:numId="546">
    <w:abstractNumId w:val="30"/>
  </w:num>
  <w:num w:numId="547">
    <w:abstractNumId w:val="970"/>
  </w:num>
  <w:num w:numId="548">
    <w:abstractNumId w:val="1326"/>
  </w:num>
  <w:num w:numId="549">
    <w:abstractNumId w:val="1110"/>
  </w:num>
  <w:num w:numId="550">
    <w:abstractNumId w:val="384"/>
  </w:num>
  <w:num w:numId="551">
    <w:abstractNumId w:val="440"/>
  </w:num>
  <w:num w:numId="552">
    <w:abstractNumId w:val="958"/>
  </w:num>
  <w:num w:numId="553">
    <w:abstractNumId w:val="711"/>
  </w:num>
  <w:num w:numId="554">
    <w:abstractNumId w:val="1072"/>
  </w:num>
  <w:num w:numId="555">
    <w:abstractNumId w:val="1331"/>
  </w:num>
  <w:num w:numId="556">
    <w:abstractNumId w:val="331"/>
  </w:num>
  <w:num w:numId="557">
    <w:abstractNumId w:val="51"/>
  </w:num>
  <w:num w:numId="558">
    <w:abstractNumId w:val="631"/>
  </w:num>
  <w:num w:numId="559">
    <w:abstractNumId w:val="992"/>
  </w:num>
  <w:num w:numId="560">
    <w:abstractNumId w:val="445"/>
  </w:num>
  <w:num w:numId="561">
    <w:abstractNumId w:val="1134"/>
  </w:num>
  <w:num w:numId="562">
    <w:abstractNumId w:val="497"/>
  </w:num>
  <w:num w:numId="563">
    <w:abstractNumId w:val="1011"/>
  </w:num>
  <w:num w:numId="564">
    <w:abstractNumId w:val="11"/>
    <w:lvlOverride w:ilvl="0">
      <w:lvl w:ilvl="0">
        <w:numFmt w:val="bullet"/>
        <w:lvlText w:val=""/>
        <w:legacy w:legacy="1" w:legacySpace="0" w:legacyIndent="360"/>
        <w:lvlJc w:val="left"/>
        <w:pPr>
          <w:ind w:left="720" w:hanging="360"/>
        </w:pPr>
        <w:rPr>
          <w:rFonts w:ascii="Symbol" w:hAnsi="Symbol" w:hint="default"/>
        </w:rPr>
      </w:lvl>
    </w:lvlOverride>
  </w:num>
  <w:num w:numId="565">
    <w:abstractNumId w:val="645"/>
  </w:num>
  <w:num w:numId="566">
    <w:abstractNumId w:val="1479"/>
  </w:num>
  <w:num w:numId="567">
    <w:abstractNumId w:val="678"/>
  </w:num>
  <w:num w:numId="568">
    <w:abstractNumId w:val="1547"/>
  </w:num>
  <w:num w:numId="569">
    <w:abstractNumId w:val="592"/>
  </w:num>
  <w:num w:numId="570">
    <w:abstractNumId w:val="716"/>
  </w:num>
  <w:num w:numId="571">
    <w:abstractNumId w:val="656"/>
  </w:num>
  <w:num w:numId="572">
    <w:abstractNumId w:val="334"/>
  </w:num>
  <w:num w:numId="573">
    <w:abstractNumId w:val="49"/>
  </w:num>
  <w:num w:numId="574">
    <w:abstractNumId w:val="1621"/>
  </w:num>
  <w:num w:numId="575">
    <w:abstractNumId w:val="746"/>
  </w:num>
  <w:num w:numId="576">
    <w:abstractNumId w:val="1016"/>
  </w:num>
  <w:num w:numId="577">
    <w:abstractNumId w:val="4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8">
    <w:abstractNumId w:val="1430"/>
  </w:num>
  <w:num w:numId="579">
    <w:abstractNumId w:val="759"/>
  </w:num>
  <w:num w:numId="580">
    <w:abstractNumId w:val="779"/>
  </w:num>
  <w:num w:numId="581">
    <w:abstractNumId w:val="997"/>
  </w:num>
  <w:num w:numId="582">
    <w:abstractNumId w:val="972"/>
  </w:num>
  <w:num w:numId="583">
    <w:abstractNumId w:val="127"/>
  </w:num>
  <w:num w:numId="584">
    <w:abstractNumId w:val="439"/>
  </w:num>
  <w:num w:numId="585">
    <w:abstractNumId w:val="1103"/>
  </w:num>
  <w:num w:numId="586">
    <w:abstractNumId w:val="1124"/>
  </w:num>
  <w:num w:numId="587">
    <w:abstractNumId w:val="313"/>
  </w:num>
  <w:num w:numId="588">
    <w:abstractNumId w:val="652"/>
  </w:num>
  <w:num w:numId="589">
    <w:abstractNumId w:val="1101"/>
  </w:num>
  <w:num w:numId="590">
    <w:abstractNumId w:val="206"/>
  </w:num>
  <w:num w:numId="591">
    <w:abstractNumId w:val="1371"/>
  </w:num>
  <w:num w:numId="592">
    <w:abstractNumId w:val="710"/>
  </w:num>
  <w:num w:numId="593">
    <w:abstractNumId w:val="1205"/>
  </w:num>
  <w:num w:numId="594">
    <w:abstractNumId w:val="763"/>
  </w:num>
  <w:num w:numId="595">
    <w:abstractNumId w:val="1244"/>
  </w:num>
  <w:num w:numId="596">
    <w:abstractNumId w:val="1550"/>
  </w:num>
  <w:num w:numId="597">
    <w:abstractNumId w:val="252"/>
  </w:num>
  <w:num w:numId="598">
    <w:abstractNumId w:val="1345"/>
  </w:num>
  <w:num w:numId="599">
    <w:abstractNumId w:val="336"/>
  </w:num>
  <w:num w:numId="600">
    <w:abstractNumId w:val="1443"/>
  </w:num>
  <w:num w:numId="601">
    <w:abstractNumId w:val="423"/>
  </w:num>
  <w:num w:numId="602">
    <w:abstractNumId w:val="1254"/>
  </w:num>
  <w:num w:numId="603">
    <w:abstractNumId w:val="112"/>
  </w:num>
  <w:num w:numId="604">
    <w:abstractNumId w:val="874"/>
  </w:num>
  <w:num w:numId="605">
    <w:abstractNumId w:val="873"/>
  </w:num>
  <w:num w:numId="606">
    <w:abstractNumId w:val="1555"/>
  </w:num>
  <w:num w:numId="607">
    <w:abstractNumId w:val="1351"/>
  </w:num>
  <w:num w:numId="608">
    <w:abstractNumId w:val="1246"/>
  </w:num>
  <w:num w:numId="609">
    <w:abstractNumId w:val="1334"/>
  </w:num>
  <w:num w:numId="610">
    <w:abstractNumId w:val="985"/>
  </w:num>
  <w:num w:numId="611">
    <w:abstractNumId w:val="1305"/>
  </w:num>
  <w:num w:numId="612">
    <w:abstractNumId w:val="1170"/>
  </w:num>
  <w:num w:numId="613">
    <w:abstractNumId w:val="270"/>
  </w:num>
  <w:num w:numId="614">
    <w:abstractNumId w:val="1482"/>
  </w:num>
  <w:num w:numId="615">
    <w:abstractNumId w:val="800"/>
  </w:num>
  <w:num w:numId="616">
    <w:abstractNumId w:val="657"/>
  </w:num>
  <w:num w:numId="617">
    <w:abstractNumId w:val="1136"/>
  </w:num>
  <w:num w:numId="618">
    <w:abstractNumId w:val="322"/>
  </w:num>
  <w:num w:numId="619">
    <w:abstractNumId w:val="698"/>
  </w:num>
  <w:num w:numId="620">
    <w:abstractNumId w:val="1325"/>
  </w:num>
  <w:num w:numId="621">
    <w:abstractNumId w:val="409"/>
  </w:num>
  <w:num w:numId="622">
    <w:abstractNumId w:val="378"/>
  </w:num>
  <w:num w:numId="623">
    <w:abstractNumId w:val="870"/>
  </w:num>
  <w:num w:numId="624">
    <w:abstractNumId w:val="559"/>
  </w:num>
  <w:num w:numId="625">
    <w:abstractNumId w:val="764"/>
  </w:num>
  <w:num w:numId="626">
    <w:abstractNumId w:val="63"/>
  </w:num>
  <w:num w:numId="627">
    <w:abstractNumId w:val="158"/>
  </w:num>
  <w:num w:numId="628">
    <w:abstractNumId w:val="1468"/>
  </w:num>
  <w:num w:numId="629">
    <w:abstractNumId w:val="668"/>
  </w:num>
  <w:num w:numId="630">
    <w:abstractNumId w:val="86"/>
  </w:num>
  <w:num w:numId="631">
    <w:abstractNumId w:val="1554"/>
  </w:num>
  <w:num w:numId="632">
    <w:abstractNumId w:val="92"/>
  </w:num>
  <w:num w:numId="633">
    <w:abstractNumId w:val="833"/>
  </w:num>
  <w:num w:numId="634">
    <w:abstractNumId w:val="74"/>
  </w:num>
  <w:num w:numId="635">
    <w:abstractNumId w:val="1606"/>
  </w:num>
  <w:num w:numId="636">
    <w:abstractNumId w:val="1376"/>
  </w:num>
  <w:num w:numId="637">
    <w:abstractNumId w:val="1303"/>
  </w:num>
  <w:num w:numId="638">
    <w:abstractNumId w:val="1640"/>
  </w:num>
  <w:num w:numId="639">
    <w:abstractNumId w:val="1561"/>
  </w:num>
  <w:num w:numId="640">
    <w:abstractNumId w:val="917"/>
  </w:num>
  <w:num w:numId="641">
    <w:abstractNumId w:val="1641"/>
  </w:num>
  <w:num w:numId="642">
    <w:abstractNumId w:val="686"/>
  </w:num>
  <w:num w:numId="643">
    <w:abstractNumId w:val="124"/>
  </w:num>
  <w:num w:numId="644">
    <w:abstractNumId w:val="416"/>
  </w:num>
  <w:num w:numId="645">
    <w:abstractNumId w:val="947"/>
  </w:num>
  <w:num w:numId="646">
    <w:abstractNumId w:val="60"/>
  </w:num>
  <w:num w:numId="647">
    <w:abstractNumId w:val="11"/>
    <w:lvlOverride w:ilvl="0">
      <w:lvl w:ilvl="0">
        <w:numFmt w:val="bullet"/>
        <w:lvlText w:val=""/>
        <w:legacy w:legacy="1" w:legacySpace="0" w:legacyIndent="0"/>
        <w:lvlJc w:val="left"/>
        <w:rPr>
          <w:rFonts w:ascii="Wingdings" w:hAnsi="Wingdings" w:hint="default"/>
          <w:sz w:val="20"/>
        </w:rPr>
      </w:lvl>
    </w:lvlOverride>
  </w:num>
  <w:num w:numId="648">
    <w:abstractNumId w:val="11"/>
    <w:lvlOverride w:ilvl="0">
      <w:lvl w:ilvl="0">
        <w:numFmt w:val="bullet"/>
        <w:lvlText w:val=""/>
        <w:legacy w:legacy="1" w:legacySpace="0" w:legacyIndent="0"/>
        <w:lvlJc w:val="left"/>
        <w:rPr>
          <w:rFonts w:ascii="Monotype Sorts" w:hAnsi="Monotype Sorts" w:hint="default"/>
          <w:sz w:val="30"/>
        </w:rPr>
      </w:lvl>
    </w:lvlOverride>
  </w:num>
  <w:num w:numId="649">
    <w:abstractNumId w:val="159"/>
  </w:num>
  <w:num w:numId="650">
    <w:abstractNumId w:val="11"/>
    <w:lvlOverride w:ilvl="0">
      <w:lvl w:ilvl="0">
        <w:numFmt w:val="bullet"/>
        <w:lvlText w:val=""/>
        <w:legacy w:legacy="1" w:legacySpace="0" w:legacyIndent="0"/>
        <w:lvlJc w:val="left"/>
        <w:rPr>
          <w:rFonts w:ascii="Wingdings" w:hAnsi="Wingdings" w:hint="default"/>
          <w:sz w:val="30"/>
        </w:rPr>
      </w:lvl>
    </w:lvlOverride>
  </w:num>
  <w:num w:numId="651">
    <w:abstractNumId w:val="11"/>
    <w:lvlOverride w:ilvl="0">
      <w:lvl w:ilvl="0">
        <w:numFmt w:val="bullet"/>
        <w:lvlText w:val=""/>
        <w:legacy w:legacy="1" w:legacySpace="0" w:legacyIndent="0"/>
        <w:lvlJc w:val="left"/>
        <w:rPr>
          <w:rFonts w:ascii="Monotype Sorts" w:hAnsi="Monotype Sorts" w:hint="default"/>
          <w:sz w:val="34"/>
        </w:rPr>
      </w:lvl>
    </w:lvlOverride>
  </w:num>
  <w:num w:numId="652">
    <w:abstractNumId w:val="468"/>
  </w:num>
  <w:num w:numId="653">
    <w:abstractNumId w:val="1466"/>
  </w:num>
  <w:num w:numId="654">
    <w:abstractNumId w:val="999"/>
  </w:num>
  <w:num w:numId="655">
    <w:abstractNumId w:val="1143"/>
  </w:num>
  <w:num w:numId="656">
    <w:abstractNumId w:val="214"/>
  </w:num>
  <w:num w:numId="657">
    <w:abstractNumId w:val="674"/>
  </w:num>
  <w:num w:numId="658">
    <w:abstractNumId w:val="216"/>
  </w:num>
  <w:num w:numId="659">
    <w:abstractNumId w:val="1609"/>
  </w:num>
  <w:num w:numId="660">
    <w:abstractNumId w:val="1168"/>
  </w:num>
  <w:num w:numId="661">
    <w:abstractNumId w:val="1375"/>
  </w:num>
  <w:num w:numId="662">
    <w:abstractNumId w:val="883"/>
  </w:num>
  <w:num w:numId="663">
    <w:abstractNumId w:val="1249"/>
  </w:num>
  <w:num w:numId="664">
    <w:abstractNumId w:val="178"/>
  </w:num>
  <w:num w:numId="665">
    <w:abstractNumId w:val="990"/>
  </w:num>
  <w:num w:numId="666">
    <w:abstractNumId w:val="712"/>
  </w:num>
  <w:num w:numId="667">
    <w:abstractNumId w:val="122"/>
  </w:num>
  <w:num w:numId="668">
    <w:abstractNumId w:val="862"/>
  </w:num>
  <w:num w:numId="669">
    <w:abstractNumId w:val="1054"/>
  </w:num>
  <w:num w:numId="670">
    <w:abstractNumId w:val="517"/>
  </w:num>
  <w:num w:numId="671">
    <w:abstractNumId w:val="1600"/>
  </w:num>
  <w:num w:numId="672">
    <w:abstractNumId w:val="1043"/>
  </w:num>
  <w:num w:numId="673">
    <w:abstractNumId w:val="303"/>
  </w:num>
  <w:num w:numId="674">
    <w:abstractNumId w:val="696"/>
  </w:num>
  <w:num w:numId="675">
    <w:abstractNumId w:val="20"/>
  </w:num>
  <w:num w:numId="676">
    <w:abstractNumId w:val="247"/>
  </w:num>
  <w:num w:numId="677">
    <w:abstractNumId w:val="411"/>
  </w:num>
  <w:num w:numId="678">
    <w:abstractNumId w:val="694"/>
  </w:num>
  <w:num w:numId="679">
    <w:abstractNumId w:val="1451"/>
  </w:num>
  <w:num w:numId="680">
    <w:abstractNumId w:val="1291"/>
  </w:num>
  <w:num w:numId="681">
    <w:abstractNumId w:val="1107"/>
  </w:num>
  <w:num w:numId="682">
    <w:abstractNumId w:val="1574"/>
  </w:num>
  <w:num w:numId="683">
    <w:abstractNumId w:val="534"/>
  </w:num>
  <w:num w:numId="684">
    <w:abstractNumId w:val="1224"/>
  </w:num>
  <w:num w:numId="685">
    <w:abstractNumId w:val="772"/>
  </w:num>
  <w:num w:numId="686">
    <w:abstractNumId w:val="352"/>
  </w:num>
  <w:num w:numId="687">
    <w:abstractNumId w:val="1186"/>
  </w:num>
  <w:num w:numId="688">
    <w:abstractNumId w:val="659"/>
  </w:num>
  <w:num w:numId="689">
    <w:abstractNumId w:val="450"/>
  </w:num>
  <w:num w:numId="690">
    <w:abstractNumId w:val="918"/>
  </w:num>
  <w:num w:numId="691">
    <w:abstractNumId w:val="1199"/>
  </w:num>
  <w:num w:numId="692">
    <w:abstractNumId w:val="788"/>
  </w:num>
  <w:num w:numId="693">
    <w:abstractNumId w:val="515"/>
  </w:num>
  <w:num w:numId="694">
    <w:abstractNumId w:val="1483"/>
  </w:num>
  <w:num w:numId="695">
    <w:abstractNumId w:val="806"/>
  </w:num>
  <w:num w:numId="696">
    <w:abstractNumId w:val="1141"/>
  </w:num>
  <w:num w:numId="697">
    <w:abstractNumId w:val="923"/>
  </w:num>
  <w:num w:numId="698">
    <w:abstractNumId w:val="39"/>
  </w:num>
  <w:num w:numId="699">
    <w:abstractNumId w:val="381"/>
  </w:num>
  <w:num w:numId="700">
    <w:abstractNumId w:val="394"/>
  </w:num>
  <w:num w:numId="701">
    <w:abstractNumId w:val="984"/>
  </w:num>
  <w:num w:numId="702">
    <w:abstractNumId w:val="435"/>
  </w:num>
  <w:num w:numId="703">
    <w:abstractNumId w:val="269"/>
  </w:num>
  <w:num w:numId="704">
    <w:abstractNumId w:val="302"/>
  </w:num>
  <w:num w:numId="705">
    <w:abstractNumId w:val="964"/>
  </w:num>
  <w:num w:numId="706">
    <w:abstractNumId w:val="1471"/>
  </w:num>
  <w:num w:numId="707">
    <w:abstractNumId w:val="822"/>
  </w:num>
  <w:num w:numId="708">
    <w:abstractNumId w:val="1188"/>
  </w:num>
  <w:num w:numId="709">
    <w:abstractNumId w:val="1247"/>
  </w:num>
  <w:num w:numId="710">
    <w:abstractNumId w:val="208"/>
  </w:num>
  <w:num w:numId="711">
    <w:abstractNumId w:val="1361"/>
  </w:num>
  <w:num w:numId="712">
    <w:abstractNumId w:val="460"/>
  </w:num>
  <w:num w:numId="713">
    <w:abstractNumId w:val="1469"/>
  </w:num>
  <w:num w:numId="714">
    <w:abstractNumId w:val="250"/>
  </w:num>
  <w:num w:numId="715">
    <w:abstractNumId w:val="1098"/>
  </w:num>
  <w:num w:numId="716">
    <w:abstractNumId w:val="306"/>
  </w:num>
  <w:num w:numId="717">
    <w:abstractNumId w:val="1106"/>
  </w:num>
  <w:num w:numId="718">
    <w:abstractNumId w:val="1636"/>
  </w:num>
  <w:num w:numId="719">
    <w:abstractNumId w:val="1596"/>
  </w:num>
  <w:num w:numId="720">
    <w:abstractNumId w:val="254"/>
  </w:num>
  <w:num w:numId="721">
    <w:abstractNumId w:val="1440"/>
  </w:num>
  <w:num w:numId="722">
    <w:abstractNumId w:val="556"/>
  </w:num>
  <w:num w:numId="723">
    <w:abstractNumId w:val="50"/>
  </w:num>
  <w:num w:numId="724">
    <w:abstractNumId w:val="1239"/>
  </w:num>
  <w:num w:numId="725">
    <w:abstractNumId w:val="714"/>
  </w:num>
  <w:num w:numId="726">
    <w:abstractNumId w:val="1453"/>
  </w:num>
  <w:num w:numId="727">
    <w:abstractNumId w:val="434"/>
  </w:num>
  <w:num w:numId="728">
    <w:abstractNumId w:val="733"/>
  </w:num>
  <w:num w:numId="729">
    <w:abstractNumId w:val="291"/>
  </w:num>
  <w:num w:numId="730">
    <w:abstractNumId w:val="927"/>
  </w:num>
  <w:num w:numId="731">
    <w:abstractNumId w:val="118"/>
  </w:num>
  <w:num w:numId="732">
    <w:abstractNumId w:val="1071"/>
  </w:num>
  <w:num w:numId="733">
    <w:abstractNumId w:val="1419"/>
  </w:num>
  <w:num w:numId="734">
    <w:abstractNumId w:val="242"/>
  </w:num>
  <w:num w:numId="735">
    <w:abstractNumId w:val="1111"/>
  </w:num>
  <w:num w:numId="736">
    <w:abstractNumId w:val="808"/>
  </w:num>
  <w:num w:numId="737">
    <w:abstractNumId w:val="277"/>
  </w:num>
  <w:num w:numId="738">
    <w:abstractNumId w:val="224"/>
  </w:num>
  <w:num w:numId="739">
    <w:abstractNumId w:val="1422"/>
  </w:num>
  <w:num w:numId="740">
    <w:abstractNumId w:val="942"/>
  </w:num>
  <w:num w:numId="741">
    <w:abstractNumId w:val="355"/>
  </w:num>
  <w:num w:numId="742">
    <w:abstractNumId w:val="857"/>
  </w:num>
  <w:num w:numId="743">
    <w:abstractNumId w:val="187"/>
  </w:num>
  <w:num w:numId="744">
    <w:abstractNumId w:val="622"/>
  </w:num>
  <w:num w:numId="745">
    <w:abstractNumId w:val="1558"/>
  </w:num>
  <w:num w:numId="746">
    <w:abstractNumId w:val="28"/>
  </w:num>
  <w:num w:numId="747">
    <w:abstractNumId w:val="456"/>
  </w:num>
  <w:num w:numId="748">
    <w:abstractNumId w:val="1394"/>
  </w:num>
  <w:num w:numId="749">
    <w:abstractNumId w:val="372"/>
  </w:num>
  <w:num w:numId="750">
    <w:abstractNumId w:val="54"/>
  </w:num>
  <w:num w:numId="751">
    <w:abstractNumId w:val="68"/>
  </w:num>
  <w:num w:numId="752">
    <w:abstractNumId w:val="1219"/>
  </w:num>
  <w:num w:numId="753">
    <w:abstractNumId w:val="888"/>
  </w:num>
  <w:num w:numId="754">
    <w:abstractNumId w:val="14"/>
  </w:num>
  <w:num w:numId="755">
    <w:abstractNumId w:val="12"/>
  </w:num>
  <w:num w:numId="756">
    <w:abstractNumId w:val="295"/>
  </w:num>
  <w:num w:numId="757">
    <w:abstractNumId w:val="222"/>
  </w:num>
  <w:num w:numId="758">
    <w:abstractNumId w:val="1276"/>
  </w:num>
  <w:num w:numId="759">
    <w:abstractNumId w:val="138"/>
  </w:num>
  <w:num w:numId="760">
    <w:abstractNumId w:val="415"/>
  </w:num>
  <w:num w:numId="761">
    <w:abstractNumId w:val="1552"/>
  </w:num>
  <w:num w:numId="762">
    <w:abstractNumId w:val="330"/>
  </w:num>
  <w:num w:numId="763">
    <w:abstractNumId w:val="811"/>
  </w:num>
  <w:num w:numId="764">
    <w:abstractNumId w:val="56"/>
  </w:num>
  <w:num w:numId="765">
    <w:abstractNumId w:val="1549"/>
  </w:num>
  <w:num w:numId="766">
    <w:abstractNumId w:val="1218"/>
  </w:num>
  <w:num w:numId="767">
    <w:abstractNumId w:val="231"/>
  </w:num>
  <w:num w:numId="768">
    <w:abstractNumId w:val="1253"/>
  </w:num>
  <w:num w:numId="769">
    <w:abstractNumId w:val="13"/>
  </w:num>
  <w:num w:numId="770">
    <w:abstractNumId w:val="821"/>
  </w:num>
  <w:num w:numId="771">
    <w:abstractNumId w:val="1338"/>
  </w:num>
  <w:num w:numId="772">
    <w:abstractNumId w:val="345"/>
  </w:num>
  <w:num w:numId="773">
    <w:abstractNumId w:val="461"/>
  </w:num>
  <w:num w:numId="774">
    <w:abstractNumId w:val="647"/>
  </w:num>
  <w:num w:numId="775">
    <w:abstractNumId w:val="919"/>
  </w:num>
  <w:num w:numId="776">
    <w:abstractNumId w:val="1357"/>
  </w:num>
  <w:num w:numId="777">
    <w:abstractNumId w:val="564"/>
  </w:num>
  <w:num w:numId="778">
    <w:abstractNumId w:val="62"/>
  </w:num>
  <w:num w:numId="779">
    <w:abstractNumId w:val="988"/>
  </w:num>
  <w:num w:numId="780">
    <w:abstractNumId w:val="929"/>
  </w:num>
  <w:num w:numId="781">
    <w:abstractNumId w:val="1196"/>
  </w:num>
  <w:num w:numId="782">
    <w:abstractNumId w:val="937"/>
  </w:num>
  <w:num w:numId="783">
    <w:abstractNumId w:val="1474"/>
    <w:lvlOverride w:ilvl="0"/>
  </w:num>
  <w:num w:numId="784">
    <w:abstractNumId w:val="905"/>
  </w:num>
  <w:num w:numId="785">
    <w:abstractNumId w:val="959"/>
  </w:num>
  <w:num w:numId="786">
    <w:abstractNumId w:val="1515"/>
  </w:num>
  <w:num w:numId="787">
    <w:abstractNumId w:val="549"/>
  </w:num>
  <w:num w:numId="788">
    <w:abstractNumId w:val="545"/>
  </w:num>
  <w:num w:numId="789">
    <w:abstractNumId w:val="1520"/>
  </w:num>
  <w:num w:numId="790">
    <w:abstractNumId w:val="1310"/>
  </w:num>
  <w:num w:numId="791">
    <w:abstractNumId w:val="615"/>
  </w:num>
  <w:num w:numId="792">
    <w:abstractNumId w:val="616"/>
  </w:num>
  <w:num w:numId="793">
    <w:abstractNumId w:val="924"/>
  </w:num>
  <w:num w:numId="794">
    <w:abstractNumId w:val="1560"/>
  </w:num>
  <w:num w:numId="795">
    <w:abstractNumId w:val="1476"/>
  </w:num>
  <w:num w:numId="796">
    <w:abstractNumId w:val="1277"/>
  </w:num>
  <w:num w:numId="797">
    <w:abstractNumId w:val="1299"/>
  </w:num>
  <w:num w:numId="798">
    <w:abstractNumId w:val="491"/>
  </w:num>
  <w:num w:numId="799">
    <w:abstractNumId w:val="1348"/>
  </w:num>
  <w:num w:numId="800">
    <w:abstractNumId w:val="752"/>
  </w:num>
  <w:num w:numId="801">
    <w:abstractNumId w:val="123"/>
  </w:num>
  <w:num w:numId="802">
    <w:abstractNumId w:val="134"/>
  </w:num>
  <w:num w:numId="803">
    <w:abstractNumId w:val="1493"/>
  </w:num>
  <w:num w:numId="804">
    <w:abstractNumId w:val="154"/>
  </w:num>
  <w:num w:numId="805">
    <w:abstractNumId w:val="658"/>
  </w:num>
  <w:num w:numId="806">
    <w:abstractNumId w:val="565"/>
  </w:num>
  <w:num w:numId="807">
    <w:abstractNumId w:val="797"/>
  </w:num>
  <w:num w:numId="808">
    <w:abstractNumId w:val="1477"/>
  </w:num>
  <w:num w:numId="809">
    <w:abstractNumId w:val="293"/>
  </w:num>
  <w:num w:numId="810">
    <w:abstractNumId w:val="1488"/>
  </w:num>
  <w:num w:numId="811">
    <w:abstractNumId w:val="396"/>
  </w:num>
  <w:num w:numId="812">
    <w:abstractNumId w:val="1575"/>
  </w:num>
  <w:num w:numId="813">
    <w:abstractNumId w:val="1075"/>
  </w:num>
  <w:num w:numId="814">
    <w:abstractNumId w:val="748"/>
  </w:num>
  <w:num w:numId="815">
    <w:abstractNumId w:val="1504"/>
  </w:num>
  <w:num w:numId="816">
    <w:abstractNumId w:val="613"/>
  </w:num>
  <w:num w:numId="817">
    <w:abstractNumId w:val="830"/>
  </w:num>
  <w:num w:numId="818">
    <w:abstractNumId w:val="1480"/>
  </w:num>
  <w:num w:numId="819">
    <w:abstractNumId w:val="557"/>
  </w:num>
  <w:num w:numId="820">
    <w:abstractNumId w:val="845"/>
  </w:num>
  <w:num w:numId="821">
    <w:abstractNumId w:val="1626"/>
  </w:num>
  <w:num w:numId="822">
    <w:abstractNumId w:val="1115"/>
  </w:num>
  <w:num w:numId="823">
    <w:abstractNumId w:val="1062"/>
  </w:num>
  <w:num w:numId="824">
    <w:abstractNumId w:val="1037"/>
  </w:num>
  <w:num w:numId="825">
    <w:abstractNumId w:val="724"/>
  </w:num>
  <w:num w:numId="826">
    <w:abstractNumId w:val="1485"/>
  </w:num>
  <w:num w:numId="827">
    <w:abstractNumId w:val="1281"/>
  </w:num>
  <w:num w:numId="828">
    <w:abstractNumId w:val="1120"/>
  </w:num>
  <w:num w:numId="829">
    <w:abstractNumId w:val="579"/>
  </w:num>
  <w:num w:numId="830">
    <w:abstractNumId w:val="1460"/>
  </w:num>
  <w:num w:numId="831">
    <w:abstractNumId w:val="578"/>
  </w:num>
  <w:num w:numId="832">
    <w:abstractNumId w:val="872"/>
  </w:num>
  <w:num w:numId="833">
    <w:abstractNumId w:val="1592"/>
  </w:num>
  <w:num w:numId="834">
    <w:abstractNumId w:val="342"/>
  </w:num>
  <w:num w:numId="835">
    <w:abstractNumId w:val="26"/>
  </w:num>
  <w:num w:numId="836">
    <w:abstractNumId w:val="775"/>
  </w:num>
  <w:num w:numId="837">
    <w:abstractNumId w:val="420"/>
  </w:num>
  <w:num w:numId="838">
    <w:abstractNumId w:val="1235"/>
  </w:num>
  <w:num w:numId="839">
    <w:abstractNumId w:val="151"/>
  </w:num>
  <w:num w:numId="840">
    <w:abstractNumId w:val="42"/>
  </w:num>
  <w:num w:numId="841">
    <w:abstractNumId w:val="1467"/>
  </w:num>
  <w:num w:numId="842">
    <w:abstractNumId w:val="1155"/>
  </w:num>
  <w:num w:numId="843">
    <w:abstractNumId w:val="309"/>
  </w:num>
  <w:num w:numId="844">
    <w:abstractNumId w:val="1025"/>
  </w:num>
  <w:num w:numId="845">
    <w:abstractNumId w:val="635"/>
  </w:num>
  <w:num w:numId="846">
    <w:abstractNumId w:val="735"/>
  </w:num>
  <w:num w:numId="847">
    <w:abstractNumId w:val="1056"/>
  </w:num>
  <w:num w:numId="848">
    <w:abstractNumId w:val="400"/>
  </w:num>
  <w:num w:numId="849">
    <w:abstractNumId w:val="1243"/>
  </w:num>
  <w:num w:numId="850">
    <w:abstractNumId w:val="1403"/>
  </w:num>
  <w:num w:numId="851">
    <w:abstractNumId w:val="533"/>
  </w:num>
  <w:num w:numId="852">
    <w:abstractNumId w:val="660"/>
  </w:num>
  <w:num w:numId="853">
    <w:abstractNumId w:val="1559"/>
  </w:num>
  <w:num w:numId="854">
    <w:abstractNumId w:val="717"/>
  </w:num>
  <w:num w:numId="855">
    <w:abstractNumId w:val="150"/>
  </w:num>
  <w:num w:numId="856">
    <w:abstractNumId w:val="509"/>
  </w:num>
  <w:num w:numId="857">
    <w:abstractNumId w:val="974"/>
  </w:num>
  <w:num w:numId="858">
    <w:abstractNumId w:val="1595"/>
  </w:num>
  <w:num w:numId="859">
    <w:abstractNumId w:val="1546"/>
  </w:num>
  <w:num w:numId="860">
    <w:abstractNumId w:val="1428"/>
  </w:num>
  <w:num w:numId="861">
    <w:abstractNumId w:val="1359"/>
  </w:num>
  <w:num w:numId="862">
    <w:abstractNumId w:val="1038"/>
  </w:num>
  <w:num w:numId="863">
    <w:abstractNumId w:val="234"/>
  </w:num>
  <w:num w:numId="864">
    <w:abstractNumId w:val="213"/>
  </w:num>
  <w:num w:numId="865">
    <w:abstractNumId w:val="1316"/>
  </w:num>
  <w:num w:numId="866">
    <w:abstractNumId w:val="832"/>
  </w:num>
  <w:num w:numId="867">
    <w:abstractNumId w:val="643"/>
  </w:num>
  <w:num w:numId="868">
    <w:abstractNumId w:val="793"/>
  </w:num>
  <w:num w:numId="869">
    <w:abstractNumId w:val="909"/>
  </w:num>
  <w:num w:numId="870">
    <w:abstractNumId w:val="1431"/>
  </w:num>
  <w:num w:numId="871">
    <w:abstractNumId w:val="896"/>
  </w:num>
  <w:num w:numId="872">
    <w:abstractNumId w:val="103"/>
  </w:num>
  <w:num w:numId="873">
    <w:abstractNumId w:val="341"/>
  </w:num>
  <w:num w:numId="874">
    <w:abstractNumId w:val="568"/>
  </w:num>
  <w:num w:numId="875">
    <w:abstractNumId w:val="1130"/>
  </w:num>
  <w:num w:numId="876">
    <w:abstractNumId w:val="383"/>
  </w:num>
  <w:num w:numId="877">
    <w:abstractNumId w:val="1176"/>
  </w:num>
  <w:num w:numId="878">
    <w:abstractNumId w:val="575"/>
  </w:num>
  <w:num w:numId="879">
    <w:abstractNumId w:val="1263"/>
  </w:num>
  <w:num w:numId="880">
    <w:abstractNumId w:val="1213"/>
  </w:num>
  <w:num w:numId="881">
    <w:abstractNumId w:val="1084"/>
  </w:num>
  <w:num w:numId="882">
    <w:abstractNumId w:val="402"/>
  </w:num>
  <w:num w:numId="883">
    <w:abstractNumId w:val="333"/>
  </w:num>
  <w:num w:numId="884">
    <w:abstractNumId w:val="173"/>
  </w:num>
  <w:num w:numId="885">
    <w:abstractNumId w:val="38"/>
  </w:num>
  <w:num w:numId="886">
    <w:abstractNumId w:val="422"/>
  </w:num>
  <w:num w:numId="887">
    <w:abstractNumId w:val="1018"/>
  </w:num>
  <w:num w:numId="888">
    <w:abstractNumId w:val="1318"/>
  </w:num>
  <w:num w:numId="889">
    <w:abstractNumId w:val="1598"/>
  </w:num>
  <w:num w:numId="890">
    <w:abstractNumId w:val="1007"/>
  </w:num>
  <w:num w:numId="891">
    <w:abstractNumId w:val="1642"/>
  </w:num>
  <w:num w:numId="892">
    <w:abstractNumId w:val="1184"/>
  </w:num>
  <w:num w:numId="893">
    <w:abstractNumId w:val="508"/>
  </w:num>
  <w:num w:numId="894">
    <w:abstractNumId w:val="243"/>
  </w:num>
  <w:num w:numId="895">
    <w:abstractNumId w:val="662"/>
  </w:num>
  <w:num w:numId="896">
    <w:abstractNumId w:val="1294"/>
  </w:num>
  <w:num w:numId="897">
    <w:abstractNumId w:val="1019"/>
  </w:num>
  <w:num w:numId="898">
    <w:abstractNumId w:val="36"/>
  </w:num>
  <w:num w:numId="899">
    <w:abstractNumId w:val="347"/>
  </w:num>
  <w:num w:numId="900">
    <w:abstractNumId w:val="393"/>
  </w:num>
  <w:num w:numId="901">
    <w:abstractNumId w:val="1518"/>
  </w:num>
  <w:num w:numId="902">
    <w:abstractNumId w:val="43"/>
  </w:num>
  <w:num w:numId="903">
    <w:abstractNumId w:val="1118"/>
  </w:num>
  <w:num w:numId="904">
    <w:abstractNumId w:val="465"/>
  </w:num>
  <w:num w:numId="905">
    <w:abstractNumId w:val="605"/>
  </w:num>
  <w:num w:numId="906">
    <w:abstractNumId w:val="1074"/>
  </w:num>
  <w:num w:numId="907">
    <w:abstractNumId w:val="1225"/>
  </w:num>
  <w:num w:numId="908">
    <w:abstractNumId w:val="399"/>
  </w:num>
  <w:num w:numId="909">
    <w:abstractNumId w:val="1245"/>
  </w:num>
  <w:num w:numId="910">
    <w:abstractNumId w:val="1129"/>
  </w:num>
  <w:num w:numId="911">
    <w:abstractNumId w:val="387"/>
  </w:num>
  <w:num w:numId="912">
    <w:abstractNumId w:val="789"/>
  </w:num>
  <w:num w:numId="913">
    <w:abstractNumId w:val="1387"/>
  </w:num>
  <w:num w:numId="914">
    <w:abstractNumId w:val="1093"/>
  </w:num>
  <w:num w:numId="915">
    <w:abstractNumId w:val="849"/>
  </w:num>
  <w:num w:numId="916">
    <w:abstractNumId w:val="1017"/>
  </w:num>
  <w:num w:numId="917">
    <w:abstractNumId w:val="276"/>
  </w:num>
  <w:num w:numId="918">
    <w:abstractNumId w:val="1079"/>
  </w:num>
  <w:num w:numId="919">
    <w:abstractNumId w:val="1563"/>
  </w:num>
  <w:num w:numId="920">
    <w:abstractNumId w:val="871"/>
  </w:num>
  <w:num w:numId="921">
    <w:abstractNumId w:val="537"/>
  </w:num>
  <w:num w:numId="922">
    <w:abstractNumId w:val="707"/>
  </w:num>
  <w:num w:numId="923">
    <w:abstractNumId w:val="693"/>
  </w:num>
  <w:num w:numId="924">
    <w:abstractNumId w:val="126"/>
  </w:num>
  <w:num w:numId="925">
    <w:abstractNumId w:val="1275"/>
  </w:num>
  <w:num w:numId="926">
    <w:abstractNumId w:val="185"/>
  </w:num>
  <w:num w:numId="927">
    <w:abstractNumId w:val="799"/>
  </w:num>
  <w:num w:numId="928">
    <w:abstractNumId w:val="976"/>
  </w:num>
  <w:num w:numId="929">
    <w:abstractNumId w:val="1589"/>
  </w:num>
  <w:num w:numId="930">
    <w:abstractNumId w:val="866"/>
  </w:num>
  <w:num w:numId="931">
    <w:abstractNumId w:val="271"/>
  </w:num>
  <w:num w:numId="932">
    <w:abstractNumId w:val="1423"/>
  </w:num>
  <w:num w:numId="933">
    <w:abstractNumId w:val="863"/>
  </w:num>
  <w:num w:numId="934">
    <w:abstractNumId w:val="523"/>
  </w:num>
  <w:num w:numId="935">
    <w:abstractNumId w:val="46"/>
  </w:num>
  <w:num w:numId="936">
    <w:abstractNumId w:val="285"/>
  </w:num>
  <w:num w:numId="937">
    <w:abstractNumId w:val="1164"/>
  </w:num>
  <w:num w:numId="938">
    <w:abstractNumId w:val="601"/>
  </w:num>
  <w:num w:numId="939">
    <w:abstractNumId w:val="994"/>
  </w:num>
  <w:num w:numId="940">
    <w:abstractNumId w:val="1512"/>
  </w:num>
  <w:num w:numId="941">
    <w:abstractNumId w:val="487"/>
  </w:num>
  <w:num w:numId="942">
    <w:abstractNumId w:val="1362"/>
  </w:num>
  <w:num w:numId="943">
    <w:abstractNumId w:val="618"/>
  </w:num>
  <w:num w:numId="944">
    <w:abstractNumId w:val="113"/>
  </w:num>
  <w:num w:numId="945">
    <w:abstractNumId w:val="1145"/>
  </w:num>
  <w:num w:numId="946">
    <w:abstractNumId w:val="741"/>
  </w:num>
  <w:num w:numId="947">
    <w:abstractNumId w:val="804"/>
    <w:lvlOverride w:ilvl="0">
      <w:lvl w:ilvl="0">
        <w:numFmt w:val="bullet"/>
        <w:lvlText w:val=""/>
        <w:legacy w:legacy="1" w:legacySpace="0" w:legacyIndent="0"/>
        <w:lvlJc w:val="left"/>
        <w:rPr>
          <w:rFonts w:ascii="Monotype Sorts" w:hAnsi="Monotype Sorts" w:hint="default"/>
          <w:sz w:val="40"/>
        </w:rPr>
      </w:lvl>
    </w:lvlOverride>
  </w:num>
  <w:num w:numId="948">
    <w:abstractNumId w:val="1501"/>
    <w:lvlOverride w:ilvl="0">
      <w:lvl w:ilvl="0">
        <w:numFmt w:val="bullet"/>
        <w:lvlText w:val=""/>
        <w:legacy w:legacy="1" w:legacySpace="0" w:legacyIndent="0"/>
        <w:lvlJc w:val="left"/>
        <w:rPr>
          <w:rFonts w:ascii="Monotype Sorts" w:hAnsi="Monotype Sorts" w:hint="default"/>
          <w:sz w:val="40"/>
        </w:rPr>
      </w:lvl>
    </w:lvlOverride>
  </w:num>
  <w:num w:numId="949">
    <w:abstractNumId w:val="1365"/>
  </w:num>
  <w:num w:numId="950">
    <w:abstractNumId w:val="1541"/>
    <w:lvlOverride w:ilvl="0">
      <w:lvl w:ilvl="0">
        <w:numFmt w:val="bullet"/>
        <w:lvlText w:val=""/>
        <w:legacy w:legacy="1" w:legacySpace="0" w:legacyIndent="0"/>
        <w:lvlJc w:val="left"/>
        <w:rPr>
          <w:rFonts w:ascii="Wingdings" w:hAnsi="Wingdings" w:hint="default"/>
          <w:sz w:val="40"/>
        </w:rPr>
      </w:lvl>
    </w:lvlOverride>
  </w:num>
  <w:num w:numId="951">
    <w:abstractNumId w:val="1429"/>
    <w:lvlOverride w:ilvl="0">
      <w:lvl w:ilvl="0">
        <w:numFmt w:val="bullet"/>
        <w:lvlText w:val=""/>
        <w:legacy w:legacy="1" w:legacySpace="0" w:legacyIndent="0"/>
        <w:lvlJc w:val="left"/>
        <w:rPr>
          <w:rFonts w:ascii="Monotype Sorts" w:hAnsi="Monotype Sorts" w:hint="default"/>
          <w:sz w:val="40"/>
        </w:rPr>
      </w:lvl>
    </w:lvlOverride>
  </w:num>
  <w:num w:numId="952">
    <w:abstractNumId w:val="257"/>
  </w:num>
  <w:num w:numId="953">
    <w:abstractNumId w:val="292"/>
  </w:num>
  <w:num w:numId="954">
    <w:abstractNumId w:val="945"/>
  </w:num>
  <w:num w:numId="955">
    <w:abstractNumId w:val="1505"/>
  </w:num>
  <w:num w:numId="956">
    <w:abstractNumId w:val="1013"/>
  </w:num>
  <w:num w:numId="957">
    <w:abstractNumId w:val="583"/>
  </w:num>
  <w:num w:numId="958">
    <w:abstractNumId w:val="261"/>
  </w:num>
  <w:num w:numId="959">
    <w:abstractNumId w:val="1406"/>
  </w:num>
  <w:num w:numId="960">
    <w:abstractNumId w:val="280"/>
  </w:num>
  <w:num w:numId="961">
    <w:abstractNumId w:val="488"/>
  </w:num>
  <w:num w:numId="962">
    <w:abstractNumId w:val="584"/>
  </w:num>
  <w:num w:numId="963">
    <w:abstractNumId w:val="1323"/>
  </w:num>
  <w:num w:numId="964">
    <w:abstractNumId w:val="1099"/>
  </w:num>
  <w:num w:numId="965">
    <w:abstractNumId w:val="1292"/>
  </w:num>
  <w:num w:numId="966">
    <w:abstractNumId w:val="1567"/>
  </w:num>
  <w:num w:numId="967">
    <w:abstractNumId w:val="1048"/>
  </w:num>
  <w:num w:numId="968">
    <w:abstractNumId w:val="852"/>
  </w:num>
  <w:num w:numId="969">
    <w:abstractNumId w:val="1152"/>
  </w:num>
  <w:num w:numId="970">
    <w:abstractNumId w:val="1637"/>
  </w:num>
  <w:num w:numId="971">
    <w:abstractNumId w:val="1252"/>
  </w:num>
  <w:num w:numId="972">
    <w:abstractNumId w:val="83"/>
  </w:num>
  <w:num w:numId="973">
    <w:abstractNumId w:val="1528"/>
  </w:num>
  <w:num w:numId="974">
    <w:abstractNumId w:val="525"/>
  </w:num>
  <w:num w:numId="975">
    <w:abstractNumId w:val="950"/>
  </w:num>
  <w:num w:numId="976">
    <w:abstractNumId w:val="827"/>
  </w:num>
  <w:num w:numId="977">
    <w:abstractNumId w:val="251"/>
  </w:num>
  <w:num w:numId="978">
    <w:abstractNumId w:val="861"/>
  </w:num>
  <w:num w:numId="979">
    <w:abstractNumId w:val="90"/>
  </w:num>
  <w:num w:numId="980">
    <w:abstractNumId w:val="596"/>
  </w:num>
  <w:num w:numId="981">
    <w:abstractNumId w:val="655"/>
  </w:num>
  <w:num w:numId="982">
    <w:abstractNumId w:val="1465"/>
  </w:num>
  <w:num w:numId="983">
    <w:abstractNumId w:val="1317"/>
  </w:num>
  <w:num w:numId="984">
    <w:abstractNumId w:val="237"/>
  </w:num>
  <w:num w:numId="985">
    <w:abstractNumId w:val="1393"/>
  </w:num>
  <w:num w:numId="986">
    <w:abstractNumId w:val="1092"/>
  </w:num>
  <w:num w:numId="987">
    <w:abstractNumId w:val="312"/>
  </w:num>
  <w:num w:numId="988">
    <w:abstractNumId w:val="226"/>
  </w:num>
  <w:num w:numId="989">
    <w:abstractNumId w:val="1268"/>
  </w:num>
  <w:num w:numId="990">
    <w:abstractNumId w:val="233"/>
  </w:num>
  <w:num w:numId="991">
    <w:abstractNumId w:val="766"/>
  </w:num>
  <w:num w:numId="992">
    <w:abstractNumId w:val="82"/>
  </w:num>
  <w:num w:numId="993">
    <w:abstractNumId w:val="328"/>
  </w:num>
  <w:num w:numId="994">
    <w:abstractNumId w:val="1612"/>
  </w:num>
  <w:num w:numId="995">
    <w:abstractNumId w:val="1448"/>
  </w:num>
  <w:num w:numId="996">
    <w:abstractNumId w:val="1532"/>
  </w:num>
  <w:num w:numId="997">
    <w:abstractNumId w:val="785"/>
  </w:num>
  <w:num w:numId="998">
    <w:abstractNumId w:val="47"/>
  </w:num>
  <w:num w:numId="999">
    <w:abstractNumId w:val="1635"/>
  </w:num>
  <w:num w:numId="1000">
    <w:abstractNumId w:val="925"/>
  </w:num>
  <w:num w:numId="1001">
    <w:abstractNumId w:val="1445"/>
  </w:num>
  <w:num w:numId="1002">
    <w:abstractNumId w:val="1475"/>
  </w:num>
  <w:num w:numId="1003">
    <w:abstractNumId w:val="1388"/>
  </w:num>
  <w:num w:numId="1004">
    <w:abstractNumId w:val="936"/>
  </w:num>
  <w:num w:numId="1005">
    <w:abstractNumId w:val="928"/>
  </w:num>
  <w:num w:numId="1006">
    <w:abstractNumId w:val="730"/>
  </w:num>
  <w:num w:numId="1007">
    <w:abstractNumId w:val="1486"/>
  </w:num>
  <w:num w:numId="1008">
    <w:abstractNumId w:val="967"/>
  </w:num>
  <w:num w:numId="1009">
    <w:abstractNumId w:val="1041"/>
  </w:num>
  <w:num w:numId="1010">
    <w:abstractNumId w:val="1572"/>
  </w:num>
  <w:num w:numId="1011">
    <w:abstractNumId w:val="1457"/>
  </w:num>
  <w:num w:numId="1012">
    <w:abstractNumId w:val="1395"/>
  </w:num>
  <w:num w:numId="1013">
    <w:abstractNumId w:val="18"/>
  </w:num>
  <w:num w:numId="1014">
    <w:abstractNumId w:val="1530"/>
  </w:num>
  <w:num w:numId="1015">
    <w:abstractNumId w:val="1418"/>
  </w:num>
  <w:num w:numId="1016">
    <w:abstractNumId w:val="1571"/>
  </w:num>
  <w:num w:numId="1017">
    <w:abstractNumId w:val="195"/>
  </w:num>
  <w:num w:numId="1018">
    <w:abstractNumId w:val="1190"/>
  </w:num>
  <w:num w:numId="1019">
    <w:abstractNumId w:val="993"/>
  </w:num>
  <w:num w:numId="1020">
    <w:abstractNumId w:val="915"/>
  </w:num>
  <w:num w:numId="1021">
    <w:abstractNumId w:val="354"/>
  </w:num>
  <w:num w:numId="1022">
    <w:abstractNumId w:val="188"/>
  </w:num>
  <w:num w:numId="1023">
    <w:abstractNumId w:val="1424"/>
  </w:num>
  <w:num w:numId="1024">
    <w:abstractNumId w:val="141"/>
  </w:num>
  <w:num w:numId="1025">
    <w:abstractNumId w:val="1047"/>
  </w:num>
  <w:num w:numId="1026">
    <w:abstractNumId w:val="1517"/>
  </w:num>
  <w:num w:numId="1027">
    <w:abstractNumId w:val="467"/>
  </w:num>
  <w:num w:numId="1028">
    <w:abstractNumId w:val="868"/>
  </w:num>
  <w:num w:numId="1029">
    <w:abstractNumId w:val="687"/>
  </w:num>
  <w:num w:numId="1030">
    <w:abstractNumId w:val="1502"/>
  </w:num>
  <w:num w:numId="1031">
    <w:abstractNumId w:val="1442"/>
  </w:num>
  <w:num w:numId="1032">
    <w:abstractNumId w:val="531"/>
  </w:num>
  <w:num w:numId="1033">
    <w:abstractNumId w:val="1182"/>
  </w:num>
  <w:num w:numId="1034">
    <w:abstractNumId w:val="1112"/>
  </w:num>
  <w:num w:numId="1035">
    <w:abstractNumId w:val="308"/>
  </w:num>
  <w:num w:numId="1036">
    <w:abstractNumId w:val="771"/>
  </w:num>
  <w:num w:numId="1037">
    <w:abstractNumId w:val="1436"/>
  </w:num>
  <w:num w:numId="1038">
    <w:abstractNumId w:val="16"/>
  </w:num>
  <w:num w:numId="1039">
    <w:abstractNumId w:val="1539"/>
  </w:num>
  <w:num w:numId="1040">
    <w:abstractNumId w:val="111"/>
  </w:num>
  <w:num w:numId="1041">
    <w:abstractNumId w:val="22"/>
  </w:num>
  <w:num w:numId="1042">
    <w:abstractNumId w:val="1000"/>
  </w:num>
  <w:num w:numId="1043">
    <w:abstractNumId w:val="1217"/>
  </w:num>
  <w:num w:numId="1044">
    <w:abstractNumId w:val="879"/>
  </w:num>
  <w:num w:numId="1045">
    <w:abstractNumId w:val="265"/>
  </w:num>
  <w:num w:numId="1046">
    <w:abstractNumId w:val="484"/>
  </w:num>
  <w:num w:numId="1047">
    <w:abstractNumId w:val="1297"/>
  </w:num>
  <w:num w:numId="1048">
    <w:abstractNumId w:val="207"/>
  </w:num>
  <w:num w:numId="1049">
    <w:abstractNumId w:val="910"/>
  </w:num>
  <w:num w:numId="1050">
    <w:abstractNumId w:val="1462"/>
  </w:num>
  <w:num w:numId="1051">
    <w:abstractNumId w:val="155"/>
  </w:num>
  <w:num w:numId="1052">
    <w:abstractNumId w:val="706"/>
  </w:num>
  <w:num w:numId="1053">
    <w:abstractNumId w:val="199"/>
  </w:num>
  <w:num w:numId="1054">
    <w:abstractNumId w:val="1594"/>
  </w:num>
  <w:num w:numId="1055">
    <w:abstractNumId w:val="1221"/>
  </w:num>
  <w:num w:numId="1056">
    <w:abstractNumId w:val="699"/>
  </w:num>
  <w:num w:numId="1057">
    <w:abstractNumId w:val="913"/>
  </w:num>
  <w:num w:numId="1058">
    <w:abstractNumId w:val="1378"/>
  </w:num>
  <w:num w:numId="1059">
    <w:abstractNumId w:val="449"/>
  </w:num>
  <w:num w:numId="1060">
    <w:abstractNumId w:val="889"/>
  </w:num>
  <w:num w:numId="1061">
    <w:abstractNumId w:val="1597"/>
  </w:num>
  <w:num w:numId="1062">
    <w:abstractNumId w:val="147"/>
  </w:num>
  <w:num w:numId="1063">
    <w:abstractNumId w:val="725"/>
  </w:num>
  <w:num w:numId="1064">
    <w:abstractNumId w:val="166"/>
  </w:num>
  <w:num w:numId="1065">
    <w:abstractNumId w:val="67"/>
  </w:num>
  <w:num w:numId="1066">
    <w:abstractNumId w:val="427"/>
  </w:num>
  <w:num w:numId="1067">
    <w:abstractNumId w:val="602"/>
  </w:num>
  <w:num w:numId="1068">
    <w:abstractNumId w:val="165"/>
  </w:num>
  <w:num w:numId="1069">
    <w:abstractNumId w:val="258"/>
  </w:num>
  <w:num w:numId="1070">
    <w:abstractNumId w:val="921"/>
  </w:num>
  <w:num w:numId="1071">
    <w:abstractNumId w:val="1001"/>
  </w:num>
  <w:num w:numId="1072">
    <w:abstractNumId w:val="391"/>
  </w:num>
  <w:num w:numId="1073">
    <w:abstractNumId w:val="504"/>
  </w:num>
  <w:num w:numId="1074">
    <w:abstractNumId w:val="582"/>
  </w:num>
  <w:num w:numId="1075">
    <w:abstractNumId w:val="1432"/>
  </w:num>
  <w:num w:numId="1076">
    <w:abstractNumId w:val="469"/>
  </w:num>
  <w:num w:numId="1077">
    <w:abstractNumId w:val="673"/>
  </w:num>
  <w:num w:numId="1078">
    <w:abstractNumId w:val="1478"/>
  </w:num>
  <w:num w:numId="1079">
    <w:abstractNumId w:val="493"/>
  </w:num>
  <w:num w:numId="1080">
    <w:abstractNumId w:val="567"/>
  </w:num>
  <w:num w:numId="1081">
    <w:abstractNumId w:val="519"/>
  </w:num>
  <w:num w:numId="1082">
    <w:abstractNumId w:val="139"/>
  </w:num>
  <w:num w:numId="1083">
    <w:abstractNumId w:val="681"/>
  </w:num>
  <w:num w:numId="1084">
    <w:abstractNumId w:val="585"/>
  </w:num>
  <w:num w:numId="1085">
    <w:abstractNumId w:val="115"/>
  </w:num>
  <w:num w:numId="1086">
    <w:abstractNumId w:val="683"/>
  </w:num>
  <w:num w:numId="1087">
    <w:abstractNumId w:val="1329"/>
  </w:num>
  <w:num w:numId="1088">
    <w:abstractNumId w:val="1216"/>
  </w:num>
  <w:num w:numId="1089">
    <w:abstractNumId w:val="1352"/>
  </w:num>
  <w:num w:numId="1090">
    <w:abstractNumId w:val="962"/>
  </w:num>
  <w:num w:numId="1091">
    <w:abstractNumId w:val="625"/>
  </w:num>
  <w:num w:numId="1092">
    <w:abstractNumId w:val="842"/>
  </w:num>
  <w:num w:numId="1093">
    <w:abstractNumId w:val="1273"/>
  </w:num>
  <w:num w:numId="1094">
    <w:abstractNumId w:val="288"/>
  </w:num>
  <w:num w:numId="1095">
    <w:abstractNumId w:val="353"/>
  </w:num>
  <w:num w:numId="1096">
    <w:abstractNumId w:val="69"/>
  </w:num>
  <w:num w:numId="1097">
    <w:abstractNumId w:val="1023"/>
  </w:num>
  <w:num w:numId="1098">
    <w:abstractNumId w:val="612"/>
  </w:num>
  <w:num w:numId="1099">
    <w:abstractNumId w:val="897"/>
  </w:num>
  <w:num w:numId="1100">
    <w:abstractNumId w:val="1313"/>
  </w:num>
  <w:num w:numId="1101">
    <w:abstractNumId w:val="215"/>
  </w:num>
  <w:num w:numId="1102">
    <w:abstractNumId w:val="744"/>
  </w:num>
  <w:num w:numId="1103">
    <w:abstractNumId w:val="931"/>
  </w:num>
  <w:num w:numId="1104">
    <w:abstractNumId w:val="769"/>
  </w:num>
  <w:num w:numId="1105">
    <w:abstractNumId w:val="505"/>
  </w:num>
  <w:num w:numId="1106">
    <w:abstractNumId w:val="691"/>
  </w:num>
  <w:num w:numId="1107">
    <w:abstractNumId w:val="692"/>
  </w:num>
  <w:num w:numId="1108">
    <w:abstractNumId w:val="1206"/>
  </w:num>
  <w:num w:numId="1109">
    <w:abstractNumId w:val="212"/>
  </w:num>
  <w:num w:numId="1110">
    <w:abstractNumId w:val="1288"/>
  </w:num>
  <w:num w:numId="1111">
    <w:abstractNumId w:val="597"/>
  </w:num>
  <w:num w:numId="1112">
    <w:abstractNumId w:val="1521"/>
  </w:num>
  <w:num w:numId="1113">
    <w:abstractNumId w:val="1059"/>
  </w:num>
  <w:num w:numId="1114">
    <w:abstractNumId w:val="197"/>
  </w:num>
  <w:num w:numId="1115">
    <w:abstractNumId w:val="715"/>
  </w:num>
  <w:num w:numId="1116">
    <w:abstractNumId w:val="373"/>
  </w:num>
  <w:num w:numId="1117">
    <w:abstractNumId w:val="15"/>
  </w:num>
  <w:num w:numId="1118">
    <w:abstractNumId w:val="551"/>
  </w:num>
  <w:num w:numId="1119">
    <w:abstractNumId w:val="855"/>
  </w:num>
  <w:num w:numId="1120">
    <w:abstractNumId w:val="943"/>
  </w:num>
  <w:num w:numId="1121">
    <w:abstractNumId w:val="1153"/>
  </w:num>
  <w:num w:numId="1122">
    <w:abstractNumId w:val="1341"/>
  </w:num>
  <w:num w:numId="1123">
    <w:abstractNumId w:val="1525"/>
  </w:num>
  <w:num w:numId="1124">
    <w:abstractNumId w:val="552"/>
  </w:num>
  <w:num w:numId="1125">
    <w:abstractNumId w:val="1203"/>
  </w:num>
  <w:num w:numId="1126">
    <w:abstractNumId w:val="1131"/>
  </w:num>
  <w:num w:numId="1127">
    <w:abstractNumId w:val="490"/>
  </w:num>
  <w:num w:numId="1128">
    <w:abstractNumId w:val="472"/>
  </w:num>
  <w:num w:numId="1129">
    <w:abstractNumId w:val="359"/>
  </w:num>
  <w:num w:numId="1130">
    <w:abstractNumId w:val="137"/>
  </w:num>
  <w:num w:numId="1131">
    <w:abstractNumId w:val="444"/>
  </w:num>
  <w:num w:numId="1132">
    <w:abstractNumId w:val="340"/>
  </w:num>
  <w:num w:numId="1133">
    <w:abstractNumId w:val="885"/>
  </w:num>
  <w:num w:numId="1134">
    <w:abstractNumId w:val="81"/>
  </w:num>
  <w:num w:numId="1135">
    <w:abstractNumId w:val="117"/>
  </w:num>
  <w:num w:numId="1136">
    <w:abstractNumId w:val="296"/>
  </w:num>
  <w:num w:numId="1137">
    <w:abstractNumId w:val="649"/>
  </w:num>
  <w:num w:numId="1138">
    <w:abstractNumId w:val="140"/>
  </w:num>
  <w:num w:numId="1139">
    <w:abstractNumId w:val="749"/>
  </w:num>
  <w:num w:numId="1140">
    <w:abstractNumId w:val="562"/>
  </w:num>
  <w:num w:numId="1141">
    <w:abstractNumId w:val="907"/>
  </w:num>
  <w:num w:numId="1142">
    <w:abstractNumId w:val="290"/>
  </w:num>
  <w:num w:numId="1143">
    <w:abstractNumId w:val="740"/>
  </w:num>
  <w:num w:numId="1144">
    <w:abstractNumId w:val="1447"/>
  </w:num>
  <w:num w:numId="1145">
    <w:abstractNumId w:val="318"/>
  </w:num>
  <w:num w:numId="1146">
    <w:abstractNumId w:val="1490"/>
  </w:num>
  <w:num w:numId="1147">
    <w:abstractNumId w:val="1044"/>
  </w:num>
  <w:num w:numId="1148">
    <w:abstractNumId w:val="751"/>
  </w:num>
  <w:num w:numId="1149">
    <w:abstractNumId w:val="708"/>
  </w:num>
  <w:num w:numId="1150">
    <w:abstractNumId w:val="1638"/>
  </w:num>
  <w:num w:numId="1151">
    <w:abstractNumId w:val="1220"/>
  </w:num>
  <w:num w:numId="1152">
    <w:abstractNumId w:val="810"/>
  </w:num>
  <w:num w:numId="1153">
    <w:abstractNumId w:val="955"/>
  </w:num>
  <w:num w:numId="1154">
    <w:abstractNumId w:val="750"/>
  </w:num>
  <w:num w:numId="1155">
    <w:abstractNumId w:val="351"/>
  </w:num>
  <w:num w:numId="1156">
    <w:abstractNumId w:val="920"/>
  </w:num>
  <w:num w:numId="1157">
    <w:abstractNumId w:val="745"/>
  </w:num>
  <w:num w:numId="1158">
    <w:abstractNumId w:val="1438"/>
  </w:num>
  <w:num w:numId="1159">
    <w:abstractNumId w:val="459"/>
  </w:num>
  <w:num w:numId="1160">
    <w:abstractNumId w:val="1256"/>
  </w:num>
  <w:num w:numId="1161">
    <w:abstractNumId w:val="480"/>
  </w:num>
  <w:num w:numId="1162">
    <w:abstractNumId w:val="530"/>
  </w:num>
  <w:num w:numId="1163">
    <w:abstractNumId w:val="702"/>
  </w:num>
  <w:num w:numId="1164">
    <w:abstractNumId w:val="1127"/>
  </w:num>
  <w:num w:numId="1165">
    <w:abstractNumId w:val="818"/>
  </w:num>
  <w:num w:numId="1166">
    <w:abstractNumId w:val="644"/>
  </w:num>
  <w:num w:numId="1167">
    <w:abstractNumId w:val="1142"/>
  </w:num>
  <w:num w:numId="1168">
    <w:abstractNumId w:val="1602"/>
  </w:num>
  <w:num w:numId="1169">
    <w:abstractNumId w:val="867"/>
  </w:num>
  <w:num w:numId="1170">
    <w:abstractNumId w:val="23"/>
  </w:num>
  <w:num w:numId="1171">
    <w:abstractNumId w:val="326"/>
  </w:num>
  <w:num w:numId="1172">
    <w:abstractNumId w:val="843"/>
  </w:num>
  <w:num w:numId="1173">
    <w:abstractNumId w:val="817"/>
  </w:num>
  <w:num w:numId="1174">
    <w:abstractNumId w:val="489"/>
  </w:num>
  <w:num w:numId="1175">
    <w:abstractNumId w:val="339"/>
  </w:num>
  <w:num w:numId="1176">
    <w:abstractNumId w:val="837"/>
  </w:num>
  <w:num w:numId="1177">
    <w:abstractNumId w:val="1119"/>
  </w:num>
  <w:num w:numId="1178">
    <w:abstractNumId w:val="826"/>
  </w:num>
  <w:num w:numId="1179">
    <w:abstractNumId w:val="1607"/>
  </w:num>
  <w:num w:numId="1180">
    <w:abstractNumId w:val="684"/>
    <w:lvlOverride w:ilvl="0">
      <w:startOverride w:val="1"/>
    </w:lvlOverride>
  </w:num>
  <w:num w:numId="1181">
    <w:abstractNumId w:val="787"/>
  </w:num>
  <w:num w:numId="1182">
    <w:abstractNumId w:val="1229"/>
  </w:num>
  <w:num w:numId="1183">
    <w:abstractNumId w:val="375"/>
  </w:num>
  <w:num w:numId="1184">
    <w:abstractNumId w:val="1586"/>
  </w:num>
  <w:num w:numId="1185">
    <w:abstractNumId w:val="232"/>
  </w:num>
  <w:num w:numId="1186">
    <w:abstractNumId w:val="11"/>
    <w:lvlOverride w:ilvl="0">
      <w:lvl w:ilvl="0">
        <w:start w:val="1"/>
        <w:numFmt w:val="bullet"/>
        <w:lvlText w:val=""/>
        <w:legacy w:legacy="1" w:legacySpace="0" w:legacyIndent="283"/>
        <w:lvlJc w:val="left"/>
        <w:pPr>
          <w:ind w:left="567" w:hanging="283"/>
        </w:pPr>
        <w:rPr>
          <w:rFonts w:ascii="Courier New" w:hAnsi="Courier New" w:hint="default"/>
        </w:rPr>
      </w:lvl>
    </w:lvlOverride>
  </w:num>
  <w:num w:numId="1187">
    <w:abstractNumId w:val="859"/>
  </w:num>
  <w:num w:numId="1188">
    <w:abstractNumId w:val="1231"/>
  </w:num>
  <w:num w:numId="1189">
    <w:abstractNumId w:val="853"/>
  </w:num>
  <w:num w:numId="1190">
    <w:abstractNumId w:val="1417"/>
  </w:num>
  <w:num w:numId="1191">
    <w:abstractNumId w:val="380"/>
  </w:num>
  <w:num w:numId="1192">
    <w:abstractNumId w:val="307"/>
  </w:num>
  <w:num w:numId="1193">
    <w:abstractNumId w:val="356"/>
  </w:num>
  <w:num w:numId="1194">
    <w:abstractNumId w:val="382"/>
  </w:num>
  <w:num w:numId="1195">
    <w:abstractNumId w:val="844"/>
  </w:num>
  <w:num w:numId="1196">
    <w:abstractNumId w:val="163"/>
  </w:num>
  <w:num w:numId="1197">
    <w:abstractNumId w:val="1307"/>
  </w:num>
  <w:num w:numId="1198">
    <w:abstractNumId w:val="476"/>
  </w:num>
  <w:num w:numId="1199">
    <w:abstractNumId w:val="1620"/>
  </w:num>
  <w:num w:numId="1200">
    <w:abstractNumId w:val="1398"/>
  </w:num>
  <w:num w:numId="1201">
    <w:abstractNumId w:val="1135"/>
  </w:num>
  <w:num w:numId="1202">
    <w:abstractNumId w:val="1250"/>
  </w:num>
  <w:num w:numId="1203">
    <w:abstractNumId w:val="1008"/>
  </w:num>
  <w:num w:numId="1204">
    <w:abstractNumId w:val="1356"/>
  </w:num>
  <w:num w:numId="1205">
    <w:abstractNumId w:val="418"/>
  </w:num>
  <w:num w:numId="1206">
    <w:abstractNumId w:val="414"/>
  </w:num>
  <w:num w:numId="1207">
    <w:abstractNumId w:val="954"/>
  </w:num>
  <w:num w:numId="1208">
    <w:abstractNumId w:val="1487"/>
  </w:num>
  <w:num w:numId="1209">
    <w:abstractNumId w:val="1311"/>
  </w:num>
  <w:num w:numId="1210">
    <w:abstractNumId w:val="338"/>
  </w:num>
  <w:num w:numId="1211">
    <w:abstractNumId w:val="1266"/>
  </w:num>
  <w:num w:numId="1212">
    <w:abstractNumId w:val="35"/>
  </w:num>
  <w:num w:numId="1213">
    <w:abstractNumId w:val="7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721"/>
  </w:num>
  <w:num w:numId="1215">
    <w:abstractNumId w:val="1082"/>
  </w:num>
  <w:num w:numId="1216">
    <w:abstractNumId w:val="1140"/>
  </w:num>
  <w:num w:numId="1217">
    <w:abstractNumId w:val="1109"/>
  </w:num>
  <w:num w:numId="1218">
    <w:abstractNumId w:val="125"/>
  </w:num>
  <w:num w:numId="1219">
    <w:abstractNumId w:val="1364"/>
  </w:num>
  <w:num w:numId="1220">
    <w:abstractNumId w:val="791"/>
  </w:num>
  <w:num w:numId="1221">
    <w:abstractNumId w:val="443"/>
  </w:num>
  <w:num w:numId="1222">
    <w:abstractNumId w:val="191"/>
  </w:num>
  <w:num w:numId="1223">
    <w:abstractNumId w:val="1020"/>
  </w:num>
  <w:num w:numId="1224">
    <w:abstractNumId w:val="1194"/>
  </w:num>
  <w:num w:numId="1225">
    <w:abstractNumId w:val="48"/>
  </w:num>
  <w:num w:numId="1226">
    <w:abstractNumId w:val="1582"/>
  </w:num>
  <w:num w:numId="1227">
    <w:abstractNumId w:val="132"/>
  </w:num>
  <w:num w:numId="1228">
    <w:abstractNumId w:val="202"/>
  </w:num>
  <w:num w:numId="1229">
    <w:abstractNumId w:val="1397"/>
  </w:num>
  <w:num w:numId="1230">
    <w:abstractNumId w:val="1458"/>
  </w:num>
  <w:num w:numId="1231">
    <w:abstractNumId w:val="464"/>
  </w:num>
  <w:num w:numId="1232">
    <w:abstractNumId w:val="419"/>
  </w:num>
  <w:num w:numId="1233">
    <w:abstractNumId w:val="248"/>
  </w:num>
  <w:num w:numId="1234">
    <w:abstractNumId w:val="239"/>
  </w:num>
  <w:num w:numId="1235">
    <w:abstractNumId w:val="297"/>
  </w:num>
  <w:num w:numId="1236">
    <w:abstractNumId w:val="500"/>
  </w:num>
  <w:num w:numId="1237">
    <w:abstractNumId w:val="1173"/>
  </w:num>
  <w:num w:numId="1238">
    <w:abstractNumId w:val="1613"/>
  </w:num>
  <w:num w:numId="1239">
    <w:abstractNumId w:val="841"/>
  </w:num>
  <w:num w:numId="1240">
    <w:abstractNumId w:val="975"/>
  </w:num>
  <w:num w:numId="1241">
    <w:abstractNumId w:val="1148"/>
  </w:num>
  <w:num w:numId="1242">
    <w:abstractNumId w:val="782"/>
  </w:num>
  <w:num w:numId="1243">
    <w:abstractNumId w:val="719"/>
  </w:num>
  <w:num w:numId="1244">
    <w:abstractNumId w:val="758"/>
  </w:num>
  <w:num w:numId="1245">
    <w:abstractNumId w:val="1279"/>
  </w:num>
  <w:num w:numId="1246">
    <w:abstractNumId w:val="941"/>
  </w:num>
  <w:num w:numId="1247">
    <w:abstractNumId w:val="494"/>
  </w:num>
  <w:num w:numId="1248">
    <w:abstractNumId w:val="669"/>
  </w:num>
  <w:num w:numId="1249">
    <w:abstractNumId w:val="703"/>
  </w:num>
  <w:num w:numId="1250">
    <w:abstractNumId w:val="1590"/>
  </w:num>
  <w:num w:numId="1251">
    <w:abstractNumId w:val="492"/>
  </w:num>
  <w:num w:numId="1252">
    <w:abstractNumId w:val="1446"/>
  </w:num>
  <w:num w:numId="1253">
    <w:abstractNumId w:val="32"/>
  </w:num>
  <w:num w:numId="1254">
    <w:abstractNumId w:val="1026"/>
  </w:num>
  <w:num w:numId="1255">
    <w:abstractNumId w:val="570"/>
  </w:num>
  <w:num w:numId="1256">
    <w:abstractNumId w:val="906"/>
  </w:num>
  <w:num w:numId="1257">
    <w:abstractNumId w:val="778"/>
  </w:num>
  <w:num w:numId="1258">
    <w:abstractNumId w:val="524"/>
  </w:num>
  <w:num w:numId="1259">
    <w:abstractNumId w:val="1385"/>
  </w:num>
  <w:num w:numId="1260">
    <w:abstractNumId w:val="57"/>
  </w:num>
  <w:num w:numId="1261">
    <w:abstractNumId w:val="172"/>
  </w:num>
  <w:num w:numId="1262">
    <w:abstractNumId w:val="426"/>
  </w:num>
  <w:num w:numId="1263">
    <w:abstractNumId w:val="839"/>
  </w:num>
  <w:num w:numId="1264">
    <w:abstractNumId w:val="1500"/>
  </w:num>
  <w:num w:numId="1265">
    <w:abstractNumId w:val="1265"/>
  </w:num>
  <w:num w:numId="1266">
    <w:abstractNumId w:val="1028"/>
  </w:num>
  <w:num w:numId="1267">
    <w:abstractNumId w:val="1630"/>
  </w:num>
  <w:num w:numId="1268">
    <w:abstractNumId w:val="454"/>
  </w:num>
  <w:num w:numId="1269">
    <w:abstractNumId w:val="177"/>
  </w:num>
  <w:num w:numId="1270">
    <w:abstractNumId w:val="17"/>
  </w:num>
  <w:num w:numId="1271">
    <w:abstractNumId w:val="737"/>
  </w:num>
  <w:num w:numId="1272">
    <w:abstractNumId w:val="709"/>
  </w:num>
  <w:num w:numId="1273">
    <w:abstractNumId w:val="390"/>
  </w:num>
  <w:num w:numId="1274">
    <w:abstractNumId w:val="1201"/>
  </w:num>
  <w:num w:numId="1275">
    <w:abstractNumId w:val="753"/>
  </w:num>
  <w:num w:numId="1276">
    <w:abstractNumId w:val="361"/>
  </w:num>
  <w:num w:numId="1277">
    <w:abstractNumId w:val="102"/>
  </w:num>
  <w:num w:numId="1278">
    <w:abstractNumId w:val="1372"/>
  </w:num>
  <w:num w:numId="1279">
    <w:abstractNumId w:val="181"/>
  </w:num>
  <w:num w:numId="1280">
    <w:abstractNumId w:val="850"/>
  </w:num>
  <w:num w:numId="1281">
    <w:abstractNumId w:val="404"/>
  </w:num>
  <w:num w:numId="1282">
    <w:abstractNumId w:val="1102"/>
  </w:num>
  <w:num w:numId="1283">
    <w:abstractNumId w:val="1069"/>
  </w:num>
  <w:num w:numId="1284">
    <w:abstractNumId w:val="982"/>
  </w:num>
  <w:num w:numId="1285">
    <w:abstractNumId w:val="1009"/>
  </w:num>
  <w:num w:numId="1286">
    <w:abstractNumId w:val="1267"/>
  </w:num>
  <w:num w:numId="1287">
    <w:abstractNumId w:val="31"/>
  </w:num>
  <w:num w:numId="1288">
    <w:abstractNumId w:val="949"/>
  </w:num>
  <w:num w:numId="12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1448"/>
    <w:lvlOverride w:ilvl="0"/>
    <w:lvlOverride w:ilvl="1"/>
    <w:lvlOverride w:ilvl="2"/>
    <w:lvlOverride w:ilvl="3"/>
    <w:lvlOverride w:ilvl="4"/>
    <w:lvlOverride w:ilvl="5"/>
    <w:lvlOverride w:ilvl="6"/>
    <w:lvlOverride w:ilvl="7"/>
    <w:lvlOverride w:ilvl="8"/>
  </w:num>
  <w:num w:numId="1291">
    <w:abstractNumId w:val="474"/>
    <w:lvlOverride w:ilvl="0"/>
  </w:num>
  <w:num w:numId="1292">
    <w:abstractNumId w:val="1412"/>
  </w:num>
  <w:num w:numId="1293">
    <w:abstractNumId w:val="14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1402"/>
  </w:num>
  <w:num w:numId="1295">
    <w:abstractNumId w:val="1380"/>
  </w:num>
  <w:num w:numId="1296">
    <w:abstractNumId w:val="407"/>
  </w:num>
  <w:num w:numId="1297">
    <w:abstractNumId w:val="1404"/>
  </w:num>
  <w:num w:numId="1298">
    <w:abstractNumId w:val="838"/>
  </w:num>
  <w:num w:numId="1299">
    <w:abstractNumId w:val="1629"/>
  </w:num>
  <w:num w:numId="1300">
    <w:abstractNumId w:val="157"/>
  </w:num>
  <w:num w:numId="1301">
    <w:abstractNumId w:val="366"/>
  </w:num>
  <w:num w:numId="1302">
    <w:abstractNumId w:val="1611"/>
  </w:num>
  <w:num w:numId="1303">
    <w:abstractNumId w:val="1420"/>
  </w:num>
  <w:num w:numId="1304">
    <w:abstractNumId w:val="1006"/>
  </w:num>
  <w:num w:numId="1305">
    <w:abstractNumId w:val="52"/>
  </w:num>
  <w:num w:numId="1306">
    <w:abstractNumId w:val="1095"/>
  </w:num>
  <w:num w:numId="1307">
    <w:abstractNumId w:val="501"/>
  </w:num>
  <w:num w:numId="1308">
    <w:abstractNumId w:val="626"/>
  </w:num>
  <w:num w:numId="1309">
    <w:abstractNumId w:val="294"/>
  </w:num>
  <w:num w:numId="1310">
    <w:abstractNumId w:val="1306"/>
  </w:num>
  <w:num w:numId="1311">
    <w:abstractNumId w:val="448"/>
  </w:num>
  <w:num w:numId="1312">
    <w:abstractNumId w:val="370"/>
  </w:num>
  <w:num w:numId="1313">
    <w:abstractNumId w:val="640"/>
  </w:num>
  <w:num w:numId="1314">
    <w:abstractNumId w:val="1347"/>
  </w:num>
  <w:num w:numId="1315">
    <w:abstractNumId w:val="760"/>
  </w:num>
  <w:num w:numId="1316">
    <w:abstractNumId w:val="1080"/>
  </w:num>
  <w:num w:numId="1317">
    <w:abstractNumId w:val="820"/>
  </w:num>
  <w:num w:numId="1318">
    <w:abstractNumId w:val="553"/>
  </w:num>
  <w:num w:numId="1319">
    <w:abstractNumId w:val="1583"/>
  </w:num>
  <w:num w:numId="1320">
    <w:abstractNumId w:val="9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1565"/>
  </w:num>
  <w:num w:numId="1322">
    <w:abstractNumId w:val="1450"/>
  </w:num>
  <w:num w:numId="1323">
    <w:abstractNumId w:val="453"/>
  </w:num>
  <w:num w:numId="1324">
    <w:abstractNumId w:val="1264"/>
  </w:num>
  <w:num w:numId="1325">
    <w:abstractNumId w:val="1066"/>
  </w:num>
  <w:num w:numId="1326">
    <w:abstractNumId w:val="663"/>
  </w:num>
  <w:num w:numId="1327">
    <w:abstractNumId w:val="1616"/>
  </w:num>
  <w:num w:numId="1328">
    <w:abstractNumId w:val="192"/>
  </w:num>
  <w:num w:numId="1329">
    <w:abstractNumId w:val="1210"/>
  </w:num>
  <w:num w:numId="1330">
    <w:abstractNumId w:val="1226"/>
  </w:num>
  <w:num w:numId="1331">
    <w:abstractNumId w:val="1577"/>
  </w:num>
  <w:num w:numId="1332">
    <w:abstractNumId w:val="1160"/>
  </w:num>
  <w:num w:numId="1333">
    <w:abstractNumId w:val="899"/>
  </w:num>
  <w:num w:numId="1334">
    <w:abstractNumId w:val="145"/>
  </w:num>
  <w:num w:numId="1335">
    <w:abstractNumId w:val="1605"/>
  </w:num>
  <w:num w:numId="1336">
    <w:abstractNumId w:val="1081"/>
  </w:num>
  <w:num w:numId="1337">
    <w:abstractNumId w:val="376"/>
  </w:num>
  <w:num w:numId="1338">
    <w:abstractNumId w:val="70"/>
  </w:num>
  <w:num w:numId="1339">
    <w:abstractNumId w:val="1014"/>
  </w:num>
  <w:num w:numId="1340">
    <w:abstractNumId w:val="532"/>
  </w:num>
  <w:num w:numId="1341">
    <w:abstractNumId w:val="1333"/>
  </w:num>
  <w:num w:numId="1342">
    <w:abstractNumId w:val="1238"/>
  </w:num>
  <w:num w:numId="1343">
    <w:abstractNumId w:val="200"/>
  </w:num>
  <w:num w:numId="1344">
    <w:abstractNumId w:val="29"/>
  </w:num>
  <w:num w:numId="1345">
    <w:abstractNumId w:val="1251"/>
  </w:num>
  <w:num w:numId="1346">
    <w:abstractNumId w:val="374"/>
  </w:num>
  <w:num w:numId="1347">
    <w:abstractNumId w:val="1537"/>
  </w:num>
  <w:num w:numId="1348">
    <w:abstractNumId w:val="536"/>
  </w:num>
  <w:num w:numId="1349">
    <w:abstractNumId w:val="1449"/>
  </w:num>
  <w:num w:numId="1350">
    <w:abstractNumId w:val="96"/>
  </w:num>
  <w:num w:numId="1351">
    <w:abstractNumId w:val="574"/>
  </w:num>
  <w:num w:numId="1352">
    <w:abstractNumId w:val="638"/>
  </w:num>
  <w:num w:numId="1353">
    <w:abstractNumId w:val="446"/>
  </w:num>
  <w:num w:numId="1354">
    <w:abstractNumId w:val="1278"/>
  </w:num>
  <w:num w:numId="1355">
    <w:abstractNumId w:val="458"/>
  </w:num>
  <w:num w:numId="1356">
    <w:abstractNumId w:val="973"/>
  </w:num>
  <w:num w:numId="1357">
    <w:abstractNumId w:val="1581"/>
  </w:num>
  <w:num w:numId="1358">
    <w:abstractNumId w:val="1033"/>
  </w:num>
  <w:num w:numId="1359">
    <w:abstractNumId w:val="1202"/>
  </w:num>
  <w:num w:numId="1360">
    <w:abstractNumId w:val="847"/>
  </w:num>
  <w:num w:numId="1361">
    <w:abstractNumId w:val="1154"/>
  </w:num>
  <w:num w:numId="1362">
    <w:abstractNumId w:val="989"/>
  </w:num>
  <w:num w:numId="1363">
    <w:abstractNumId w:val="401"/>
  </w:num>
  <w:num w:numId="1364">
    <w:abstractNumId w:val="1230"/>
  </w:num>
  <w:num w:numId="1365">
    <w:abstractNumId w:val="27"/>
  </w:num>
  <w:num w:numId="1366">
    <w:abstractNumId w:val="956"/>
  </w:num>
  <w:num w:numId="1367">
    <w:abstractNumId w:val="364"/>
  </w:num>
  <w:num w:numId="1368">
    <w:abstractNumId w:val="210"/>
  </w:num>
  <w:num w:numId="1369">
    <w:abstractNumId w:val="398"/>
  </w:num>
  <w:num w:numId="1370">
    <w:abstractNumId w:val="1302"/>
  </w:num>
  <w:num w:numId="1371">
    <w:abstractNumId w:val="798"/>
  </w:num>
  <w:num w:numId="1372">
    <w:abstractNumId w:val="1437"/>
  </w:num>
  <w:num w:numId="1373">
    <w:abstractNumId w:val="369"/>
  </w:num>
  <w:num w:numId="1374">
    <w:abstractNumId w:val="1622"/>
  </w:num>
  <w:num w:numId="1375">
    <w:abstractNumId w:val="738"/>
  </w:num>
  <w:num w:numId="1376">
    <w:abstractNumId w:val="1337"/>
  </w:num>
  <w:num w:numId="1377">
    <w:abstractNumId w:val="447"/>
  </w:num>
  <w:num w:numId="1378">
    <w:abstractNumId w:val="960"/>
  </w:num>
  <w:num w:numId="1379">
    <w:abstractNumId w:val="180"/>
  </w:num>
  <w:num w:numId="1380">
    <w:abstractNumId w:val="350"/>
  </w:num>
  <w:num w:numId="1381">
    <w:abstractNumId w:val="348"/>
  </w:num>
  <w:num w:numId="1382">
    <w:abstractNumId w:val="286"/>
  </w:num>
  <w:num w:numId="1383">
    <w:abstractNumId w:val="1150"/>
  </w:num>
  <w:num w:numId="1384">
    <w:abstractNumId w:val="1046"/>
  </w:num>
  <w:num w:numId="1385">
    <w:abstractNumId w:val="1562"/>
  </w:num>
  <w:num w:numId="1386">
    <w:abstractNumId w:val="795"/>
  </w:num>
  <w:num w:numId="1387">
    <w:abstractNumId w:val="1051"/>
  </w:num>
  <w:num w:numId="1388">
    <w:abstractNumId w:val="1452"/>
  </w:num>
  <w:num w:numId="1389">
    <w:abstractNumId w:val="241"/>
  </w:num>
  <w:num w:numId="1390">
    <w:abstractNumId w:val="932"/>
  </w:num>
  <w:num w:numId="1391">
    <w:abstractNumId w:val="747"/>
  </w:num>
  <w:num w:numId="1392">
    <w:abstractNumId w:val="266"/>
  </w:num>
  <w:num w:numId="1393">
    <w:abstractNumId w:val="1389"/>
  </w:num>
  <w:num w:numId="1394">
    <w:abstractNumId w:val="168"/>
  </w:num>
  <w:num w:numId="1395">
    <w:abstractNumId w:val="1633"/>
  </w:num>
  <w:num w:numId="1396">
    <w:abstractNumId w:val="892"/>
  </w:num>
  <w:num w:numId="1397">
    <w:abstractNumId w:val="425"/>
  </w:num>
  <w:num w:numId="1398">
    <w:abstractNumId w:val="300"/>
  </w:num>
  <w:num w:numId="1399">
    <w:abstractNumId w:val="397"/>
  </w:num>
  <w:num w:numId="1400">
    <w:abstractNumId w:val="777"/>
  </w:num>
  <w:num w:numId="1401">
    <w:abstractNumId w:val="485"/>
  </w:num>
  <w:num w:numId="1402">
    <w:abstractNumId w:val="1327"/>
  </w:num>
  <w:num w:numId="1403">
    <w:abstractNumId w:val="1386"/>
  </w:num>
  <w:num w:numId="1404">
    <w:abstractNumId w:val="1335"/>
  </w:num>
  <w:num w:numId="1405">
    <w:abstractNumId w:val="828"/>
  </w:num>
  <w:num w:numId="1406">
    <w:abstractNumId w:val="939"/>
  </w:num>
  <w:num w:numId="1407">
    <w:abstractNumId w:val="581"/>
  </w:num>
  <w:num w:numId="1408">
    <w:abstractNumId w:val="675"/>
  </w:num>
  <w:num w:numId="1409">
    <w:abstractNumId w:val="1603"/>
  </w:num>
  <w:num w:numId="1410">
    <w:abstractNumId w:val="1024"/>
  </w:num>
  <w:num w:numId="1411">
    <w:abstractNumId w:val="1455"/>
  </w:num>
  <w:num w:numId="1412">
    <w:abstractNumId w:val="514"/>
  </w:num>
  <w:num w:numId="1413">
    <w:abstractNumId w:val="1339"/>
  </w:num>
  <w:num w:numId="1414">
    <w:abstractNumId w:val="1340"/>
  </w:num>
  <w:num w:numId="1415">
    <w:abstractNumId w:val="611"/>
  </w:num>
  <w:num w:numId="1416">
    <w:abstractNumId w:val="1162"/>
  </w:num>
  <w:num w:numId="1417">
    <w:abstractNumId w:val="1343"/>
  </w:num>
  <w:num w:numId="1418">
    <w:abstractNumId w:val="260"/>
  </w:num>
  <w:num w:numId="1419">
    <w:abstractNumId w:val="1005"/>
  </w:num>
  <w:num w:numId="1420">
    <w:abstractNumId w:val="1242"/>
  </w:num>
  <w:num w:numId="1421">
    <w:abstractNumId w:val="1104"/>
  </w:num>
  <w:num w:numId="1422">
    <w:abstractNumId w:val="167"/>
  </w:num>
  <w:num w:numId="1423">
    <w:abstractNumId w:val="679"/>
  </w:num>
  <w:num w:numId="1424">
    <w:abstractNumId w:val="1057"/>
  </w:num>
  <w:num w:numId="1425">
    <w:abstractNumId w:val="349"/>
  </w:num>
  <w:num w:numId="1426">
    <w:abstractNumId w:val="66"/>
  </w:num>
  <w:num w:numId="1427">
    <w:abstractNumId w:val="1584"/>
  </w:num>
  <w:num w:numId="1428">
    <w:abstractNumId w:val="1197"/>
  </w:num>
  <w:num w:numId="1429">
    <w:abstractNumId w:val="1003"/>
  </w:num>
  <w:num w:numId="1430">
    <w:abstractNumId w:val="629"/>
  </w:num>
  <w:num w:numId="1431">
    <w:abstractNumId w:val="1088"/>
  </w:num>
  <w:num w:numId="1432">
    <w:abstractNumId w:val="1298"/>
  </w:num>
  <w:num w:numId="1433">
    <w:abstractNumId w:val="1031"/>
  </w:num>
  <w:num w:numId="1434">
    <w:abstractNumId w:val="628"/>
  </w:num>
  <w:num w:numId="1435">
    <w:abstractNumId w:val="619"/>
  </w:num>
  <w:num w:numId="1436">
    <w:abstractNumId w:val="470"/>
  </w:num>
  <w:num w:numId="1437">
    <w:abstractNumId w:val="198"/>
  </w:num>
  <w:num w:numId="1438">
    <w:abstractNumId w:val="1526"/>
  </w:num>
  <w:num w:numId="1439">
    <w:abstractNumId w:val="1507"/>
  </w:num>
  <w:num w:numId="1440">
    <w:abstractNumId w:val="431"/>
  </w:num>
  <w:num w:numId="1441">
    <w:abstractNumId w:val="627"/>
  </w:num>
  <w:num w:numId="1442">
    <w:abstractNumId w:val="1538"/>
  </w:num>
  <w:num w:numId="1443">
    <w:abstractNumId w:val="1383"/>
  </w:num>
  <w:num w:numId="1444">
    <w:abstractNumId w:val="636"/>
  </w:num>
  <w:num w:numId="1445">
    <w:abstractNumId w:val="591"/>
  </w:num>
  <w:num w:numId="1446">
    <w:abstractNumId w:val="1214"/>
  </w:num>
  <w:num w:numId="1447">
    <w:abstractNumId w:val="1566"/>
  </w:num>
  <w:num w:numId="1448">
    <w:abstractNumId w:val="389"/>
  </w:num>
  <w:num w:numId="1449">
    <w:abstractNumId w:val="1094"/>
  </w:num>
  <w:num w:numId="1450">
    <w:abstractNumId w:val="1083"/>
  </w:num>
  <w:num w:numId="1451">
    <w:abstractNumId w:val="1573"/>
  </w:num>
  <w:num w:numId="1452">
    <w:abstractNumId w:val="670"/>
  </w:num>
  <w:num w:numId="1453">
    <w:abstractNumId w:val="1523"/>
  </w:num>
  <w:num w:numId="1454">
    <w:abstractNumId w:val="486"/>
  </w:num>
  <w:num w:numId="1455">
    <w:abstractNumId w:val="1067"/>
  </w:num>
  <w:num w:numId="1456">
    <w:abstractNumId w:val="437"/>
  </w:num>
  <w:num w:numId="1457">
    <w:abstractNumId w:val="4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abstractNumId w:val="437"/>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9">
    <w:abstractNumId w:val="175"/>
  </w:num>
  <w:num w:numId="1460">
    <w:abstractNumId w:val="743"/>
  </w:num>
  <w:num w:numId="1461">
    <w:abstractNumId w:val="1411"/>
  </w:num>
  <w:num w:numId="1462">
    <w:abstractNumId w:val="734"/>
  </w:num>
  <w:num w:numId="1463">
    <w:abstractNumId w:val="75"/>
  </w:num>
  <w:num w:numId="1464">
    <w:abstractNumId w:val="451"/>
  </w:num>
  <w:num w:numId="1465">
    <w:abstractNumId w:val="1232"/>
  </w:num>
  <w:num w:numId="1466">
    <w:abstractNumId w:val="282"/>
  </w:num>
  <w:num w:numId="1467">
    <w:abstractNumId w:val="1588"/>
  </w:num>
  <w:num w:numId="1468">
    <w:abstractNumId w:val="1623"/>
  </w:num>
  <w:num w:numId="1469">
    <w:abstractNumId w:val="881"/>
  </w:num>
  <w:num w:numId="1470">
    <w:abstractNumId w:val="728"/>
  </w:num>
  <w:num w:numId="1471">
    <w:abstractNumId w:val="634"/>
  </w:num>
  <w:num w:numId="1472">
    <w:abstractNumId w:val="1346"/>
  </w:num>
  <w:num w:numId="1473">
    <w:abstractNumId w:val="1328"/>
  </w:num>
  <w:num w:numId="1474">
    <w:abstractNumId w:val="1396"/>
  </w:num>
  <w:num w:numId="1475">
    <w:abstractNumId w:val="204"/>
  </w:num>
  <w:num w:numId="1476">
    <w:abstractNumId w:val="633"/>
  </w:num>
  <w:num w:numId="1477">
    <w:abstractNumId w:val="935"/>
    <w:lvlOverride w:ilvl="0">
      <w:startOverride w:val="3"/>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437"/>
    <w:lvlOverride w:ilvl="0">
      <w:startOverride w:val="3"/>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4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4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1">
    <w:abstractNumId w:val="801"/>
  </w:num>
  <w:num w:numId="1482">
    <w:abstractNumId w:val="1165"/>
  </w:num>
  <w:num w:numId="1483">
    <w:abstractNumId w:val="935"/>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35"/>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3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6">
    <w:abstractNumId w:val="935"/>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7">
    <w:abstractNumId w:val="935"/>
    <w:lvlOverride w:ilvl="0">
      <w:startOverride w:val="3"/>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35"/>
    <w:lvlOverride w:ilvl="0">
      <w:startOverride w:val="2"/>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9">
    <w:abstractNumId w:val="1113"/>
  </w:num>
  <w:num w:numId="1490">
    <w:abstractNumId w:val="1030"/>
  </w:num>
  <w:num w:numId="1491">
    <w:abstractNumId w:val="561"/>
  </w:num>
  <w:num w:numId="1492">
    <w:abstractNumId w:val="895"/>
  </w:num>
  <w:num w:numId="1493">
    <w:abstractNumId w:val="1494"/>
  </w:num>
  <w:num w:numId="1494">
    <w:abstractNumId w:val="1138"/>
  </w:num>
  <w:num w:numId="1495">
    <w:abstractNumId w:val="85"/>
  </w:num>
  <w:num w:numId="1496">
    <w:abstractNumId w:val="432"/>
  </w:num>
  <w:num w:numId="1497">
    <w:abstractNumId w:val="179"/>
  </w:num>
  <w:num w:numId="1498">
    <w:abstractNumId w:val="587"/>
  </w:num>
  <w:num w:numId="1499">
    <w:abstractNumId w:val="819"/>
  </w:num>
  <w:num w:numId="1500">
    <w:abstractNumId w:val="1207"/>
  </w:num>
  <w:num w:numId="1501">
    <w:abstractNumId w:val="865"/>
  </w:num>
  <w:num w:numId="1502">
    <w:abstractNumId w:val="1481"/>
  </w:num>
  <w:num w:numId="1503">
    <w:abstractNumId w:val="986"/>
  </w:num>
  <w:num w:numId="1504">
    <w:abstractNumId w:val="499"/>
  </w:num>
  <w:num w:numId="1505">
    <w:abstractNumId w:val="916"/>
  </w:num>
  <w:num w:numId="1506">
    <w:abstractNumId w:val="996"/>
  </w:num>
  <w:num w:numId="1507">
    <w:abstractNumId w:val="1117"/>
  </w:num>
  <w:num w:numId="1508">
    <w:abstractNumId w:val="129"/>
  </w:num>
  <w:num w:numId="1509">
    <w:abstractNumId w:val="25"/>
  </w:num>
  <w:num w:numId="1510">
    <w:abstractNumId w:val="1416"/>
  </w:num>
  <w:num w:numId="1511">
    <w:abstractNumId w:val="1086"/>
  </w:num>
  <w:num w:numId="1512">
    <w:abstractNumId w:val="1132"/>
  </w:num>
  <w:num w:numId="1513">
    <w:abstractNumId w:val="522"/>
  </w:num>
  <w:num w:numId="1514">
    <w:abstractNumId w:val="164"/>
  </w:num>
  <w:num w:numId="1515">
    <w:abstractNumId w:val="1100"/>
  </w:num>
  <w:num w:numId="1516">
    <w:abstractNumId w:val="1433"/>
  </w:num>
  <w:num w:numId="1517">
    <w:abstractNumId w:val="1614"/>
  </w:num>
  <w:num w:numId="1518">
    <w:abstractNumId w:val="1172"/>
  </w:num>
  <w:num w:numId="1519">
    <w:abstractNumId w:val="162"/>
  </w:num>
  <w:num w:numId="1520">
    <w:abstractNumId w:val="1183"/>
  </w:num>
  <w:num w:numId="1521">
    <w:abstractNumId w:val="641"/>
  </w:num>
  <w:num w:numId="1522">
    <w:abstractNumId w:val="1513"/>
  </w:num>
  <w:num w:numId="1523">
    <w:abstractNumId w:val="473"/>
  </w:num>
  <w:num w:numId="1524">
    <w:abstractNumId w:val="882"/>
  </w:num>
  <w:num w:numId="1525">
    <w:abstractNumId w:val="1492"/>
  </w:num>
  <w:num w:numId="1526">
    <w:abstractNumId w:val="317"/>
  </w:num>
  <w:num w:numId="1527">
    <w:abstractNumId w:val="317"/>
  </w:num>
  <w:num w:numId="1528">
    <w:abstractNumId w:val="3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9">
    <w:abstractNumId w:val="33"/>
  </w:num>
  <w:num w:numId="1530">
    <w:abstractNumId w:val="33"/>
  </w:num>
  <w:num w:numId="1531">
    <w:abstractNumId w:val="33"/>
    <w:lvlOverride w:ilvl="0">
      <w:startOverride w:val="1"/>
    </w:lvlOverride>
  </w:num>
  <w:num w:numId="1532">
    <w:abstractNumId w:val="3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3">
    <w:abstractNumId w:val="33"/>
    <w:lvlOverride w:ilvl="0">
      <w:startOverride w:val="1"/>
    </w:lvlOverride>
  </w:num>
  <w:num w:numId="1534">
    <w:abstractNumId w:val="856"/>
    <w:lvlOverride w:ilvl="0">
      <w:lvl w:ilvl="0">
        <w:start w:val="1"/>
        <w:numFmt w:val="decimal"/>
        <w:lvlText w:val="%1)"/>
        <w:lvlJc w:val="left"/>
        <w:rPr>
          <w:rFonts w:cs="Times New Roman"/>
        </w:rPr>
      </w:lvl>
    </w:lvlOverride>
    <w:lvlOverride w:ilvl="1">
      <w:lvl w:ilvl="1">
        <w:start w:val="1"/>
        <w:numFmt w:val="lowerLetter"/>
        <w:lvlText w:val="%2)"/>
        <w:lvlJc w:val="left"/>
        <w:rPr>
          <w:rFonts w:cs="Times New Roman"/>
        </w:rPr>
      </w:lvl>
    </w:lvlOverride>
    <w:lvlOverride w:ilvl="2">
      <w:lvl w:ilvl="2">
        <w:start w:val="1"/>
        <w:numFmt w:val="lowerRoman"/>
        <w:lvlText w:val="%3)"/>
        <w:lvlJc w:val="left"/>
        <w:rPr>
          <w:rFonts w:cs="Times New Roman"/>
        </w:rPr>
      </w:lvl>
    </w:lvlOverride>
    <w:lvlOverride w:ilvl="3">
      <w:lvl w:ilvl="3">
        <w:start w:val="1"/>
        <w:numFmt w:val="decimal"/>
        <w:lvlText w:val="(%4)"/>
        <w:lvlJc w:val="left"/>
        <w:rPr>
          <w:rFonts w:cs="Times New Roman"/>
        </w:rPr>
      </w:lvl>
    </w:lvlOverride>
    <w:lvlOverride w:ilvl="4">
      <w:lvl w:ilvl="4">
        <w:start w:val="1"/>
        <w:numFmt w:val="lowerLetter"/>
        <w:lvlText w:val="(%5)"/>
        <w:lvlJc w:val="left"/>
        <w:rPr>
          <w:rFonts w:cs="Times New Roman"/>
        </w:rPr>
      </w:lvl>
    </w:lvlOverride>
    <w:lvlOverride w:ilvl="5">
      <w:lvl w:ilvl="5">
        <w:start w:val="1"/>
        <w:numFmt w:val="lowerRoman"/>
        <w:lvlText w:val="(%6)"/>
        <w:lvlJc w:val="left"/>
        <w:rPr>
          <w:rFonts w:cs="Times New Roman"/>
        </w:rPr>
      </w:lvl>
    </w:lvlOverride>
    <w:lvlOverride w:ilvl="6">
      <w:lvl w:ilvl="6">
        <w:start w:val="1"/>
        <w:numFmt w:val="decimal"/>
        <w:lvlText w:val="%7."/>
        <w:lvlJc w:val="left"/>
        <w:rPr>
          <w:rFonts w:cs="Times New Roman"/>
        </w:rPr>
      </w:lvl>
    </w:lvlOverride>
    <w:lvlOverride w:ilvl="7">
      <w:lvl w:ilvl="7">
        <w:start w:val="1"/>
        <w:numFmt w:val="lowerLetter"/>
        <w:lvlText w:val="%8."/>
        <w:lvlJc w:val="left"/>
        <w:rPr>
          <w:rFonts w:cs="Times New Roman"/>
        </w:rPr>
      </w:lvl>
    </w:lvlOverride>
    <w:lvlOverride w:ilvl="8">
      <w:lvl w:ilvl="8">
        <w:start w:val="1"/>
        <w:numFmt w:val="lowerRoman"/>
        <w:lvlText w:val="%9."/>
        <w:lvlJc w:val="left"/>
        <w:rPr>
          <w:rFonts w:cs="Times New Roman"/>
        </w:rPr>
      </w:lvl>
    </w:lvlOverride>
  </w:num>
  <w:num w:numId="1535">
    <w:abstractNumId w:val="856"/>
    <w:lvlOverride w:ilvl="0">
      <w:lvl w:ilvl="0">
        <w:start w:val="1"/>
        <w:numFmt w:val="upperRoman"/>
        <w:lvlText w:val="%1."/>
        <w:lvlJc w:val="left"/>
        <w:rPr>
          <w:rFonts w:cs="Times New Roman"/>
        </w:rPr>
      </w:lvl>
    </w:lvlOverride>
    <w:lvlOverride w:ilvl="1">
      <w:lvl w:ilvl="1">
        <w:start w:val="1"/>
        <w:numFmt w:val="upperLetter"/>
        <w:lvlText w:val="%2."/>
        <w:lvlJc w:val="left"/>
        <w:rPr>
          <w:rFonts w:cs="Times New Roman"/>
        </w:rPr>
      </w:lvl>
    </w:lvlOverride>
    <w:lvlOverride w:ilvl="2">
      <w:lvl w:ilvl="2">
        <w:start w:val="1"/>
        <w:numFmt w:val="decimal"/>
        <w:lvlText w:val="%3."/>
        <w:lvlJc w:val="left"/>
        <w:rPr>
          <w:rFonts w:cs="Times New Roman"/>
        </w:rPr>
      </w:lvl>
    </w:lvlOverride>
    <w:lvlOverride w:ilvl="3">
      <w:lvl w:ilvl="3">
        <w:start w:val="1"/>
        <w:numFmt w:val="lowerLetter"/>
        <w:lvlText w:val="%4)"/>
        <w:lvlJc w:val="left"/>
        <w:rPr>
          <w:rFonts w:cs="Times New Roman"/>
        </w:rPr>
      </w:lvl>
    </w:lvlOverride>
    <w:lvlOverride w:ilvl="4">
      <w:lvl w:ilvl="4">
        <w:start w:val="1"/>
        <w:numFmt w:val="decimal"/>
        <w:lvlText w:val="(%5)"/>
        <w:lvlJc w:val="left"/>
        <w:rPr>
          <w:rFonts w:cs="Times New Roman"/>
        </w:rPr>
      </w:lvl>
    </w:lvlOverride>
    <w:lvlOverride w:ilvl="5">
      <w:lvl w:ilvl="5">
        <w:start w:val="1"/>
        <w:numFmt w:val="lowerLetter"/>
        <w:lvlText w:val="(%6)"/>
        <w:lvlJc w:val="left"/>
        <w:rPr>
          <w:rFonts w:cs="Times New Roman"/>
        </w:rPr>
      </w:lvl>
    </w:lvlOverride>
    <w:lvlOverride w:ilvl="6">
      <w:lvl w:ilvl="6">
        <w:start w:val="1"/>
        <w:numFmt w:val="lowerRoman"/>
        <w:lvlText w:val="(%7)"/>
        <w:lvlJc w:val="left"/>
        <w:rPr>
          <w:rFonts w:cs="Times New Roman"/>
        </w:rPr>
      </w:lvl>
    </w:lvlOverride>
    <w:lvlOverride w:ilvl="7">
      <w:lvl w:ilvl="7">
        <w:start w:val="1"/>
        <w:numFmt w:val="lowerLetter"/>
        <w:lvlText w:val="(%8)"/>
        <w:lvlJc w:val="left"/>
        <w:rPr>
          <w:rFonts w:cs="Times New Roman"/>
        </w:rPr>
      </w:lvl>
    </w:lvlOverride>
    <w:lvlOverride w:ilvl="8">
      <w:lvl w:ilvl="8">
        <w:start w:val="1"/>
        <w:numFmt w:val="lowerRoman"/>
        <w:lvlText w:val="(%9)"/>
        <w:lvlJc w:val="left"/>
        <w:rPr>
          <w:rFonts w:cs="Times New Roman"/>
        </w:rPr>
      </w:lvl>
    </w:lvlOverride>
  </w:num>
  <w:num w:numId="1536">
    <w:abstractNumId w:val="856"/>
    <w:lvlOverride w:ilvl="0">
      <w:lvl w:ilvl="0">
        <w:start w:val="1"/>
        <w:numFmt w:val="decimal"/>
        <w:lvlText w:val="%1."/>
        <w:lvlJc w:val="left"/>
        <w:rPr>
          <w:rFonts w:cs="Times New Roman"/>
        </w:rPr>
      </w:lvl>
    </w:lvlOverride>
    <w:lvlOverride w:ilvl="1">
      <w:lvl w:ilvl="1">
        <w:start w:val="1"/>
        <w:numFmt w:val="decimal"/>
        <w:lvlText w:val="%1.%2."/>
        <w:lvlJc w:val="left"/>
        <w:rPr>
          <w:rFonts w:cs="Times New Roman"/>
        </w:rPr>
      </w:lvl>
    </w:lvlOverride>
    <w:lvlOverride w:ilvl="2">
      <w:lvl w:ilvl="2">
        <w:start w:val="1"/>
        <w:numFmt w:val="decimal"/>
        <w:lvlText w:val="%1.%2.%3."/>
        <w:lvlJc w:val="left"/>
        <w:rPr>
          <w:rFonts w:cs="Times New Roman"/>
        </w:rPr>
      </w:lvl>
    </w:lvlOverride>
    <w:lvlOverride w:ilvl="3">
      <w:lvl w:ilvl="3">
        <w:start w:val="1"/>
        <w:numFmt w:val="decimal"/>
        <w:lvlText w:val="%1.%2.%3.%4."/>
        <w:lvlJc w:val="left"/>
        <w:rPr>
          <w:rFonts w:cs="Times New Roman"/>
        </w:rPr>
      </w:lvl>
    </w:lvlOverride>
    <w:lvlOverride w:ilvl="4">
      <w:lvl w:ilvl="4">
        <w:start w:val="1"/>
        <w:numFmt w:val="decimal"/>
        <w:lvlText w:val="%1.%2.%3.%4.%5."/>
        <w:lvlJc w:val="left"/>
        <w:rPr>
          <w:rFonts w:cs="Times New Roman"/>
        </w:rPr>
      </w:lvl>
    </w:lvlOverride>
    <w:lvlOverride w:ilvl="5">
      <w:lvl w:ilvl="5">
        <w:start w:val="1"/>
        <w:numFmt w:val="decimal"/>
        <w:lvlText w:val="%1.%2.%3.%4.%5.%6."/>
        <w:lvlJc w:val="left"/>
        <w:rPr>
          <w:rFonts w:cs="Times New Roman"/>
        </w:rPr>
      </w:lvl>
    </w:lvlOverride>
    <w:lvlOverride w:ilvl="6">
      <w:lvl w:ilvl="6">
        <w:start w:val="1"/>
        <w:numFmt w:val="decimal"/>
        <w:lvlText w:val="%1.%2.%3.%4.%5.%6.%7."/>
        <w:lvlJc w:val="left"/>
        <w:rPr>
          <w:rFonts w:cs="Times New Roman"/>
        </w:rPr>
      </w:lvl>
    </w:lvlOverride>
    <w:lvlOverride w:ilvl="7">
      <w:lvl w:ilvl="7">
        <w:start w:val="1"/>
        <w:numFmt w:val="decimal"/>
        <w:lvlText w:val="%1.%2.%3.%4.%5.%6.%7.%8."/>
        <w:lvlJc w:val="left"/>
        <w:rPr>
          <w:rFonts w:cs="Times New Roman"/>
        </w:rPr>
      </w:lvl>
    </w:lvlOverride>
    <w:lvlOverride w:ilvl="8">
      <w:lvl w:ilvl="8">
        <w:start w:val="1"/>
        <w:numFmt w:val="decimal"/>
        <w:lvlText w:val="%1.%2.%3.%4.%5.%6.%7.%8.%9."/>
        <w:lvlJc w:val="left"/>
        <w:rPr>
          <w:rFonts w:cs="Times New Roman"/>
        </w:rPr>
      </w:lvl>
    </w:lvlOverride>
  </w:num>
  <w:num w:numId="1537">
    <w:abstractNumId w:val="3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8">
    <w:abstractNumId w:val="1262"/>
  </w:num>
  <w:num w:numId="1539">
    <w:abstractNumId w:val="968"/>
  </w:num>
  <w:num w:numId="1540">
    <w:abstractNumId w:val="608"/>
  </w:num>
  <w:num w:numId="1541">
    <w:abstractNumId w:val="672"/>
  </w:num>
  <w:num w:numId="1542">
    <w:abstractNumId w:val="1187"/>
  </w:num>
  <w:num w:numId="1543">
    <w:abstractNumId w:val="1301"/>
  </w:num>
  <w:num w:numId="1544">
    <w:abstractNumId w:val="590"/>
  </w:num>
  <w:num w:numId="1545">
    <w:abstractNumId w:val="1139"/>
  </w:num>
  <w:num w:numId="1546">
    <w:abstractNumId w:val="1089"/>
  </w:num>
  <w:num w:numId="1547">
    <w:abstractNumId w:val="1052"/>
  </w:num>
  <w:num w:numId="1548">
    <w:abstractNumId w:val="189"/>
  </w:num>
  <w:num w:numId="1549">
    <w:abstractNumId w:val="944"/>
  </w:num>
  <w:num w:numId="1550">
    <w:abstractNumId w:val="483"/>
  </w:num>
  <w:num w:numId="1551">
    <w:abstractNumId w:val="483"/>
    <w:lvlOverride w:ilvl="0">
      <w:lvl w:ilvl="0">
        <w:start w:val="1"/>
        <w:numFmt w:val="decimal"/>
        <w:lvlText w:val="%1."/>
        <w:legacy w:legacy="1" w:legacySpace="0" w:legacyIndent="360"/>
        <w:lvlJc w:val="left"/>
        <w:pPr>
          <w:ind w:left="1363" w:hanging="360"/>
        </w:pPr>
        <w:rPr>
          <w:rFonts w:cs="Times New Roman"/>
        </w:rPr>
      </w:lvl>
    </w:lvlOverride>
  </w:num>
  <w:num w:numId="1552">
    <w:abstractNumId w:val="1234"/>
  </w:num>
  <w:num w:numId="1553">
    <w:abstractNumId w:val="12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4">
    <w:abstractNumId w:val="325"/>
  </w:num>
  <w:num w:numId="1555">
    <w:abstractNumId w:val="3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abstractNumId w:val="835"/>
  </w:num>
  <w:num w:numId="1557">
    <w:abstractNumId w:val="11"/>
    <w:lvlOverride w:ilvl="0">
      <w:lvl w:ilvl="0">
        <w:start w:val="1"/>
        <w:numFmt w:val="bullet"/>
        <w:lvlText w:val="?"/>
        <w:legacy w:legacy="1" w:legacySpace="0" w:legacyIndent="283"/>
        <w:lvlJc w:val="left"/>
        <w:pPr>
          <w:ind w:left="283" w:hanging="283"/>
        </w:pPr>
        <w:rPr>
          <w:rFonts w:ascii="Courier" w:hAnsi="Courier" w:hint="default"/>
        </w:rPr>
      </w:lvl>
    </w:lvlOverride>
  </w:num>
  <w:num w:numId="1558">
    <w:abstractNumId w:val="11"/>
    <w:lvlOverride w:ilvl="0">
      <w:lvl w:ilvl="0">
        <w:start w:val="1"/>
        <w:numFmt w:val="bullet"/>
        <w:lvlText w:val="·"/>
        <w:legacy w:legacy="1" w:legacySpace="0" w:legacyIndent="283"/>
        <w:lvlJc w:val="left"/>
        <w:pPr>
          <w:ind w:left="567" w:hanging="283"/>
        </w:pPr>
        <w:rPr>
          <w:rFonts w:ascii="Helvetica" w:hAnsi="Helvetica" w:hint="default"/>
        </w:rPr>
      </w:lvl>
    </w:lvlOverride>
  </w:num>
  <w:num w:numId="1559">
    <w:abstractNumId w:val="1208"/>
  </w:num>
  <w:num w:numId="1560">
    <w:abstractNumId w:val="11"/>
    <w:lvlOverride w:ilvl="0">
      <w:lvl w:ilvl="0">
        <w:start w:val="495"/>
        <w:numFmt w:val="bullet"/>
        <w:lvlText w:val="-"/>
        <w:legacy w:legacy="1" w:legacySpace="0" w:legacyIndent="765"/>
        <w:lvlJc w:val="left"/>
        <w:pPr>
          <w:ind w:left="2205" w:hanging="765"/>
        </w:pPr>
        <w:rPr>
          <w:b/>
        </w:rPr>
      </w:lvl>
    </w:lvlOverride>
  </w:num>
  <w:num w:numId="1561">
    <w:abstractNumId w:val="1293"/>
  </w:num>
  <w:num w:numId="1562">
    <w:abstractNumId w:val="1421"/>
  </w:num>
  <w:num w:numId="1563">
    <w:abstractNumId w:val="1315"/>
  </w:num>
  <w:num w:numId="1564">
    <w:abstractNumId w:val="757"/>
  </w:num>
  <w:num w:numId="1565">
    <w:abstractNumId w:val="983"/>
  </w:num>
  <w:num w:numId="1566">
    <w:abstractNumId w:val="238"/>
  </w:num>
  <w:num w:numId="1567">
    <w:abstractNumId w:val="1568"/>
  </w:num>
  <w:num w:numId="1568">
    <w:abstractNumId w:val="1228"/>
  </w:num>
  <w:num w:numId="1569">
    <w:abstractNumId w:val="100"/>
  </w:num>
  <w:num w:numId="1570">
    <w:abstractNumId w:val="1125"/>
  </w:num>
  <w:num w:numId="1571">
    <w:abstractNumId w:val="632"/>
  </w:num>
  <w:num w:numId="1572">
    <w:abstractNumId w:val="654"/>
  </w:num>
  <w:num w:numId="1573">
    <w:abstractNumId w:val="1198"/>
  </w:num>
  <w:num w:numId="1574">
    <w:abstractNumId w:val="542"/>
  </w:num>
  <w:num w:numId="1575">
    <w:abstractNumId w:val="77"/>
  </w:num>
  <w:num w:numId="1576">
    <w:abstractNumId w:val="998"/>
  </w:num>
  <w:num w:numId="1577">
    <w:abstractNumId w:val="661"/>
  </w:num>
  <w:num w:numId="1578">
    <w:abstractNumId w:val="1027"/>
  </w:num>
  <w:num w:numId="1579">
    <w:abstractNumId w:val="1156"/>
  </w:num>
  <w:num w:numId="1580">
    <w:abstractNumId w:val="1171"/>
  </w:num>
  <w:num w:numId="1581">
    <w:abstractNumId w:val="1193"/>
  </w:num>
  <w:num w:numId="1582">
    <w:abstractNumId w:val="965"/>
  </w:num>
  <w:num w:numId="1583">
    <w:abstractNumId w:val="768"/>
  </w:num>
  <w:num w:numId="1584">
    <w:abstractNumId w:val="268"/>
  </w:num>
  <w:num w:numId="1585">
    <w:abstractNumId w:val="392"/>
  </w:num>
  <w:num w:numId="1586">
    <w:abstractNumId w:val="325"/>
    <w:lvlOverride w:ilvl="0">
      <w:startOverride w:val="10"/>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7">
    <w:abstractNumId w:val="1624"/>
  </w:num>
  <w:num w:numId="1588">
    <w:abstractNumId w:val="1053"/>
  </w:num>
  <w:num w:numId="1589">
    <w:abstractNumId w:val="325"/>
    <w:lvlOverride w:ilvl="0">
      <w:startOverride w:val="10"/>
    </w:lvlOverride>
    <w:lvlOverride w:ilvl="1">
      <w:startOverride w:val="2"/>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0">
    <w:abstractNumId w:val="58"/>
  </w:num>
  <w:num w:numId="1591">
    <w:abstractNumId w:val="325"/>
    <w:lvlOverride w:ilvl="0">
      <w:startOverride w:val="10"/>
    </w:lvlOverride>
    <w:lvlOverride w:ilvl="1">
      <w:startOverride w:val="2"/>
    </w:lvlOverride>
    <w:lvlOverride w:ilvl="2">
      <w:startOverride w:val="2"/>
    </w:lvlOverride>
    <w:lvlOverride w:ilvl="3">
      <w:startOverride w:val="5"/>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2">
    <w:abstractNumId w:val="1149"/>
  </w:num>
  <w:num w:numId="1593">
    <w:abstractNumId w:val="325"/>
    <w:lvlOverride w:ilvl="0">
      <w:startOverride w:val="10"/>
    </w:lvlOverride>
    <w:lvlOverride w:ilvl="1">
      <w:startOverride w:val="2"/>
    </w:lvlOverride>
    <w:lvlOverride w:ilvl="2">
      <w:startOverride w:val="2"/>
    </w:lvlOverride>
    <w:lvlOverride w:ilvl="3">
      <w:startOverride w:val="8"/>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4">
    <w:abstractNumId w:val="429"/>
  </w:num>
  <w:num w:numId="1595">
    <w:abstractNumId w:val="371"/>
  </w:num>
  <w:num w:numId="1596">
    <w:abstractNumId w:val="325"/>
    <w:lvlOverride w:ilvl="0">
      <w:startOverride w:val="10"/>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7">
    <w:abstractNumId w:val="95"/>
  </w:num>
  <w:num w:numId="1598">
    <w:abstractNumId w:val="325"/>
    <w:lvlOverride w:ilvl="0">
      <w:startOverride w:val="10"/>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9">
    <w:abstractNumId w:val="325"/>
    <w:lvlOverride w:ilvl="0">
      <w:startOverride w:val="10"/>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0">
    <w:abstractNumId w:val="577"/>
  </w:num>
  <w:num w:numId="1601">
    <w:abstractNumId w:val="677"/>
  </w:num>
  <w:num w:numId="1602">
    <w:abstractNumId w:val="325"/>
    <w:lvlOverride w:ilvl="0">
      <w:startOverride w:val="10"/>
    </w:lvlOverride>
    <w:lvlOverride w:ilvl="1">
      <w:startOverride w:val="2"/>
    </w:lvlOverride>
    <w:lvlOverride w:ilvl="2">
      <w:startOverride w:val="11"/>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3">
    <w:abstractNumId w:val="463"/>
  </w:num>
  <w:num w:numId="1604">
    <w:abstractNumId w:val="653"/>
  </w:num>
  <w:num w:numId="1605">
    <w:abstractNumId w:val="11"/>
    <w:lvlOverride w:ilvl="0">
      <w:lvl w:ilvl="0">
        <w:start w:val="1"/>
        <w:numFmt w:val="bullet"/>
        <w:lvlText w:val="?"/>
        <w:legacy w:legacy="1" w:legacySpace="0" w:legacyIndent="283"/>
        <w:lvlJc w:val="left"/>
        <w:pPr>
          <w:ind w:left="283" w:hanging="283"/>
        </w:pPr>
        <w:rPr>
          <w:rFonts w:ascii="Helvetica" w:hAnsi="Helvetica" w:hint="default"/>
        </w:rPr>
      </w:lvl>
    </w:lvlOverride>
  </w:num>
  <w:num w:numId="1606">
    <w:abstractNumId w:val="211"/>
  </w:num>
  <w:num w:numId="1607">
    <w:abstractNumId w:val="475"/>
  </w:num>
  <w:num w:numId="1608">
    <w:abstractNumId w:val="1414"/>
  </w:num>
  <w:num w:numId="1609">
    <w:abstractNumId w:val="1097"/>
  </w:num>
  <w:num w:numId="1610">
    <w:abstractNumId w:val="412"/>
  </w:num>
  <w:num w:numId="1611">
    <w:abstractNumId w:val="1090"/>
  </w:num>
  <w:num w:numId="1612">
    <w:abstractNumId w:val="1441"/>
  </w:num>
  <w:num w:numId="1613">
    <w:abstractNumId w:val="171"/>
  </w:num>
  <w:num w:numId="1614">
    <w:abstractNumId w:val="76"/>
  </w:num>
  <w:num w:numId="1615">
    <w:abstractNumId w:val="170"/>
  </w:num>
  <w:num w:numId="1616">
    <w:abstractNumId w:val="1085"/>
  </w:num>
  <w:num w:numId="1617">
    <w:abstractNumId w:val="152"/>
  </w:num>
  <w:num w:numId="1618">
    <w:abstractNumId w:val="1324"/>
  </w:num>
  <w:num w:numId="1619">
    <w:abstractNumId w:val="1531"/>
  </w:num>
  <w:num w:numId="1620">
    <w:abstractNumId w:val="403"/>
  </w:num>
  <w:num w:numId="1621">
    <w:abstractNumId w:val="722"/>
  </w:num>
  <w:num w:numId="1622">
    <w:abstractNumId w:val="1514"/>
  </w:num>
  <w:num w:numId="1623">
    <w:abstractNumId w:val="1454"/>
  </w:num>
  <w:num w:numId="1624">
    <w:abstractNumId w:val="1392"/>
  </w:num>
  <w:num w:numId="1625">
    <w:abstractNumId w:val="520"/>
  </w:num>
  <w:num w:numId="1626">
    <w:abstractNumId w:val="462"/>
  </w:num>
  <w:num w:numId="1627">
    <w:abstractNumId w:val="105"/>
  </w:num>
  <w:num w:numId="1628">
    <w:abstractNumId w:val="1096"/>
  </w:num>
  <w:num w:numId="1629">
    <w:abstractNumId w:val="1021"/>
  </w:num>
  <w:num w:numId="1630">
    <w:abstractNumId w:val="1580"/>
  </w:num>
  <w:num w:numId="1631">
    <w:abstractNumId w:val="346"/>
  </w:num>
  <w:num w:numId="1632">
    <w:abstractNumId w:val="101"/>
  </w:num>
  <w:num w:numId="1633">
    <w:abstractNumId w:val="1215"/>
  </w:num>
  <w:num w:numId="1634">
    <w:abstractNumId w:val="186"/>
  </w:num>
  <w:num w:numId="1635">
    <w:abstractNumId w:val="1570"/>
  </w:num>
  <w:num w:numId="1636">
    <w:abstractNumId w:val="91"/>
  </w:num>
  <w:num w:numId="1637">
    <w:abstractNumId w:val="477"/>
  </w:num>
  <w:num w:numId="1638">
    <w:abstractNumId w:val="377"/>
  </w:num>
  <w:num w:numId="1639">
    <w:abstractNumId w:val="1373"/>
  </w:num>
  <w:num w:numId="1640">
    <w:abstractNumId w:val="1167"/>
  </w:num>
  <w:num w:numId="1641">
    <w:abstractNumId w:val="540"/>
  </w:num>
  <w:num w:numId="1642">
    <w:abstractNumId w:val="1366"/>
  </w:num>
  <w:num w:numId="1643">
    <w:abstractNumId w:val="481"/>
  </w:num>
  <w:num w:numId="1644">
    <w:abstractNumId w:val="1029"/>
  </w:num>
  <w:num w:numId="1645">
    <w:abstractNumId w:val="1240"/>
  </w:num>
  <w:num w:numId="1646">
    <w:abstractNumId w:val="79"/>
  </w:num>
  <w:num w:numId="1647">
    <w:abstractNumId w:val="1192"/>
  </w:num>
  <w:num w:numId="1648">
    <w:abstractNumId w:val="107"/>
  </w:num>
  <w:num w:numId="1649">
    <w:abstractNumId w:val="205"/>
  </w:num>
  <w:num w:numId="1650">
    <w:abstractNumId w:val="1400"/>
  </w:num>
  <w:num w:numId="1651">
    <w:abstractNumId w:val="1459"/>
  </w:num>
  <w:num w:numId="1652">
    <w:abstractNumId w:val="639"/>
  </w:num>
  <w:num w:numId="1653">
    <w:abstractNumId w:val="1241"/>
  </w:num>
  <w:num w:numId="1654">
    <w:abstractNumId w:val="812"/>
  </w:num>
  <w:num w:numId="1655">
    <w:abstractNumId w:val="161"/>
  </w:num>
  <w:num w:numId="1656">
    <w:abstractNumId w:val="120"/>
  </w:num>
  <w:num w:numId="1657">
    <w:abstractNumId w:val="980"/>
  </w:num>
  <w:num w:numId="1658">
    <w:abstractNumId w:val="901"/>
  </w:num>
  <w:num w:numId="1659">
    <w:abstractNumId w:val="1280"/>
  </w:num>
  <w:num w:numId="1660">
    <w:abstractNumId w:val="1336"/>
  </w:num>
  <w:num w:numId="1661">
    <w:abstractNumId w:val="34"/>
  </w:num>
  <w:num w:numId="1662">
    <w:abstractNumId w:val="829"/>
  </w:num>
  <w:num w:numId="1663">
    <w:abstractNumId w:val="547"/>
  </w:num>
  <w:num w:numId="1664">
    <w:abstractNumId w:val="1439"/>
  </w:num>
  <w:num w:numId="1665">
    <w:abstractNumId w:val="40"/>
  </w:num>
  <w:num w:numId="1666">
    <w:abstractNumId w:val="245"/>
  </w:num>
  <w:num w:numId="1667">
    <w:abstractNumId w:val="1063"/>
  </w:num>
  <w:num w:numId="1668">
    <w:abstractNumId w:val="298"/>
  </w:num>
  <w:num w:numId="1669">
    <w:abstractNumId w:val="262"/>
  </w:num>
  <w:num w:numId="1670">
    <w:abstractNumId w:val="1578"/>
  </w:num>
  <w:num w:numId="1671">
    <w:abstractNumId w:val="59"/>
  </w:num>
  <w:num w:numId="1672">
    <w:abstractNumId w:val="332"/>
  </w:num>
  <w:num w:numId="1673">
    <w:abstractNumId w:val="203"/>
  </w:num>
  <w:num w:numId="1674">
    <w:abstractNumId w:val="1497"/>
  </w:num>
  <w:num w:numId="1675">
    <w:abstractNumId w:val="576"/>
  </w:num>
  <w:num w:numId="1676">
    <w:abstractNumId w:val="914"/>
  </w:num>
  <w:num w:numId="1677">
    <w:abstractNumId w:val="1076"/>
  </w:num>
  <w:num w:numId="1678">
    <w:abstractNumId w:val="1295"/>
  </w:num>
  <w:num w:numId="1679">
    <w:abstractNumId w:val="1519"/>
  </w:num>
  <w:num w:numId="1680">
    <w:abstractNumId w:val="1456"/>
  </w:num>
  <w:num w:numId="1681">
    <w:abstractNumId w:val="146"/>
  </w:num>
  <w:num w:numId="1682">
    <w:abstractNumId w:val="281"/>
  </w:num>
  <w:num w:numId="1683">
    <w:abstractNumId w:val="190"/>
  </w:num>
  <w:num w:numId="1684">
    <w:abstractNumId w:val="1233"/>
  </w:num>
  <w:num w:numId="1685">
    <w:abstractNumId w:val="244"/>
  </w:num>
  <w:num w:numId="1686">
    <w:abstractNumId w:val="1123"/>
  </w:num>
  <w:num w:numId="1687">
    <w:abstractNumId w:val="335"/>
  </w:num>
  <w:num w:numId="1688">
    <w:abstractNumId w:val="1363"/>
  </w:num>
  <w:num w:numId="1689">
    <w:abstractNumId w:val="11"/>
    <w:lvlOverride w:ilvl="0">
      <w:lvl w:ilvl="0">
        <w:start w:val="1"/>
        <w:numFmt w:val="bullet"/>
        <w:lvlText w:val=""/>
        <w:legacy w:legacy="1" w:legacySpace="0" w:legacyIndent="283"/>
        <w:lvlJc w:val="left"/>
        <w:pPr>
          <w:ind w:left="850" w:hanging="283"/>
        </w:pPr>
        <w:rPr>
          <w:rFonts w:ascii="MS Sans Serif" w:hAnsi="MS Sans Serif" w:hint="default"/>
        </w:rPr>
      </w:lvl>
    </w:lvlOverride>
  </w:num>
  <w:num w:numId="1690">
    <w:abstractNumId w:val="316"/>
  </w:num>
  <w:num w:numId="1691">
    <w:abstractNumId w:val="723"/>
  </w:num>
  <w:num w:numId="1692">
    <w:abstractNumId w:val="571"/>
  </w:num>
  <w:num w:numId="1693">
    <w:abstractNumId w:val="424"/>
  </w:num>
  <w:num w:numId="1694">
    <w:abstractNumId w:val="1601"/>
  </w:num>
  <w:num w:numId="1695">
    <w:abstractNumId w:val="1413"/>
  </w:num>
  <w:num w:numId="1696">
    <w:abstractNumId w:val="1270"/>
  </w:num>
  <w:num w:numId="1697">
    <w:abstractNumId w:val="217"/>
  </w:num>
  <w:num w:numId="1698">
    <w:abstractNumId w:val="816"/>
  </w:num>
  <w:num w:numId="1699">
    <w:abstractNumId w:val="1237"/>
  </w:num>
  <w:num w:numId="1700">
    <w:abstractNumId w:val="11"/>
    <w:lvlOverride w:ilvl="0">
      <w:lvl w:ilvl="0">
        <w:start w:val="1"/>
        <w:numFmt w:val="bullet"/>
        <w:lvlText w:val=""/>
        <w:legacy w:legacy="1" w:legacySpace="0" w:legacyIndent="283"/>
        <w:lvlJc w:val="left"/>
        <w:pPr>
          <w:ind w:left="567" w:hanging="283"/>
        </w:pPr>
        <w:rPr>
          <w:rFonts w:ascii="System" w:hAnsi="System" w:hint="default"/>
        </w:rPr>
      </w:lvl>
    </w:lvlOverride>
  </w:num>
  <w:num w:numId="1701">
    <w:abstractNumId w:val="1209"/>
  </w:num>
  <w:num w:numId="1702">
    <w:abstractNumId w:val="926"/>
  </w:num>
  <w:num w:numId="1703">
    <w:abstractNumId w:val="478"/>
  </w:num>
  <w:num w:numId="1704">
    <w:abstractNumId w:val="1269"/>
  </w:num>
  <w:num w:numId="1705">
    <w:abstractNumId w:val="510"/>
  </w:num>
  <w:num w:numId="1706">
    <w:abstractNumId w:val="680"/>
  </w:num>
  <w:num w:numId="1707">
    <w:abstractNumId w:val="479"/>
  </w:num>
  <w:num w:numId="1708">
    <w:abstractNumId w:val="1499"/>
  </w:num>
  <w:num w:numId="1709">
    <w:abstractNumId w:val="877"/>
  </w:num>
  <w:num w:numId="1710">
    <w:abstractNumId w:val="814"/>
  </w:num>
  <w:num w:numId="1711">
    <w:abstractNumId w:val="1248"/>
  </w:num>
  <w:num w:numId="1712">
    <w:abstractNumId w:val="1625"/>
  </w:num>
  <w:num w:numId="1713">
    <w:abstractNumId w:val="496"/>
  </w:num>
  <w:num w:numId="1714">
    <w:abstractNumId w:val="1065"/>
  </w:num>
  <w:num w:numId="1715">
    <w:abstractNumId w:val="555"/>
  </w:num>
  <w:num w:numId="1716">
    <w:abstractNumId w:val="1374"/>
  </w:num>
  <w:num w:numId="1717">
    <w:abstractNumId w:val="594"/>
  </w:num>
  <w:num w:numId="1718">
    <w:abstractNumId w:val="507"/>
  </w:num>
  <w:num w:numId="1719">
    <w:abstractNumId w:val="754"/>
  </w:num>
  <w:num w:numId="1720">
    <w:abstractNumId w:val="363"/>
  </w:num>
  <w:num w:numId="1721">
    <w:abstractNumId w:val="33"/>
  </w:num>
  <w:num w:numId="1722">
    <w:abstractNumId w:val="33"/>
    <w:lvlOverride w:ilvl="0">
      <w:startOverride w:val="1"/>
    </w:lvlOverride>
  </w:num>
  <w:num w:numId="1723">
    <w:abstractNumId w:val="360"/>
  </w:num>
  <w:num w:numId="1724">
    <w:abstractNumId w:val="595"/>
  </w:num>
  <w:num w:numId="1725">
    <w:abstractNumId w:val="1321"/>
  </w:num>
  <w:num w:numId="1726">
    <w:abstractNumId w:val="1330"/>
  </w:num>
  <w:num w:numId="1727">
    <w:abstractNumId w:val="110"/>
  </w:num>
  <w:num w:numId="1728">
    <w:abstractNumId w:val="3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1"/>
  <w:attachedTemplate r:id="rId1"/>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D317B"/>
    <w:rsid w:val="006D317B"/>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spacing w:after="180"/>
      <w:jc w:val="both"/>
      <w:textAlignment w:val="baseline"/>
    </w:pPr>
  </w:style>
  <w:style w:type="paragraph" w:styleId="Heading1">
    <w:name w:val="heading 1"/>
    <w:aliases w:val="T1,H1,h1"/>
    <w:basedOn w:val="Normal"/>
    <w:next w:val="Normal"/>
    <w:link w:val="Heading1Char"/>
    <w:uiPriority w:val="9"/>
    <w:qFormat/>
    <w:pPr>
      <w:keepNext/>
      <w:keepLines/>
      <w:numPr>
        <w:numId w:val="1538"/>
      </w:numPr>
      <w:pBdr>
        <w:top w:val="single" w:sz="12" w:space="3" w:color="auto"/>
      </w:pBdr>
      <w:spacing w:before="240"/>
      <w:jc w:val="left"/>
      <w:outlineLvl w:val="0"/>
    </w:pPr>
    <w:rPr>
      <w:rFonts w:ascii="Arial" w:hAnsi="Arial"/>
      <w:sz w:val="36"/>
    </w:rPr>
  </w:style>
  <w:style w:type="paragraph" w:styleId="Heading2">
    <w:name w:val="heading 2"/>
    <w:aliases w:val="T2,h:2app,H2,h2,DO NOT USE_h2,h21,Head2A,2"/>
    <w:basedOn w:val="Heading1"/>
    <w:next w:val="Normal"/>
    <w:link w:val="Heading2Char"/>
    <w:uiPriority w:val="9"/>
    <w:qFormat/>
    <w:pPr>
      <w:numPr>
        <w:ilvl w:val="1"/>
      </w:numPr>
      <w:pBdr>
        <w:top w:val="none" w:sz="0" w:space="0" w:color="auto"/>
      </w:pBdr>
      <w:tabs>
        <w:tab w:val="num" w:pos="1440"/>
      </w:tabs>
      <w:spacing w:before="180"/>
      <w:outlineLvl w:val="1"/>
    </w:pPr>
    <w:rPr>
      <w:sz w:val="32"/>
    </w:rPr>
  </w:style>
  <w:style w:type="paragraph" w:styleId="Heading3">
    <w:name w:val="heading 3"/>
    <w:aliases w:val="T3,h3,Underrubrik2,H3"/>
    <w:basedOn w:val="Heading2"/>
    <w:next w:val="Normal"/>
    <w:link w:val="Heading3Char"/>
    <w:uiPriority w:val="9"/>
    <w:qFormat/>
    <w:pPr>
      <w:numPr>
        <w:ilvl w:val="2"/>
      </w:numPr>
      <w:tabs>
        <w:tab w:val="num" w:pos="2160"/>
      </w:tabs>
      <w:spacing w:before="120"/>
      <w:outlineLvl w:val="2"/>
    </w:pPr>
    <w:rPr>
      <w:sz w:val="28"/>
    </w:rPr>
  </w:style>
  <w:style w:type="paragraph" w:styleId="Heading4">
    <w:name w:val="heading 4"/>
    <w:aliases w:val="T4,h4,H4,H41,h41,H42,h42,H43,h43,H411,h411,H421,h421,H44,h44,H412,h412,H422,h422,H431,h431,H45,h45,H413,h413,H423,h423,H432,h432,H46,h46,H47,h47,Memo Heading 4"/>
    <w:basedOn w:val="Heading3"/>
    <w:next w:val="Normal"/>
    <w:link w:val="Heading4Char"/>
    <w:uiPriority w:val="9"/>
    <w:qFormat/>
    <w:pPr>
      <w:numPr>
        <w:ilvl w:val="3"/>
      </w:numPr>
      <w:tabs>
        <w:tab w:val="left" w:pos="1440"/>
        <w:tab w:val="num" w:pos="2520"/>
      </w:tabs>
      <w:ind w:left="1100" w:hanging="646"/>
      <w:outlineLvl w:val="3"/>
    </w:pPr>
    <w:rPr>
      <w:sz w:val="24"/>
    </w:rPr>
  </w:style>
  <w:style w:type="paragraph" w:styleId="Heading5">
    <w:name w:val="heading 5"/>
    <w:aliases w:val="T5"/>
    <w:basedOn w:val="Heading4"/>
    <w:next w:val="Normal"/>
    <w:link w:val="Heading5Char"/>
    <w:uiPriority w:val="9"/>
    <w:qFormat/>
    <w:pPr>
      <w:numPr>
        <w:ilvl w:val="4"/>
      </w:numPr>
      <w:ind w:left="1361" w:hanging="794"/>
      <w:outlineLvl w:val="4"/>
    </w:pPr>
    <w:rPr>
      <w:sz w:val="22"/>
    </w:rPr>
  </w:style>
  <w:style w:type="paragraph" w:styleId="Heading6">
    <w:name w:val="heading 6"/>
    <w:aliases w:val="T6"/>
    <w:basedOn w:val="H6"/>
    <w:next w:val="Normal"/>
    <w:link w:val="Heading6Char"/>
    <w:uiPriority w:val="9"/>
    <w:qFormat/>
    <w:pPr>
      <w:numPr>
        <w:ilvl w:val="5"/>
      </w:numPr>
      <w:tabs>
        <w:tab w:val="num" w:pos="3240"/>
      </w:tabs>
      <w:ind w:left="794" w:firstLine="0"/>
      <w:outlineLvl w:val="5"/>
    </w:pPr>
  </w:style>
  <w:style w:type="paragraph" w:styleId="Heading7">
    <w:name w:val="heading 7"/>
    <w:aliases w:val="T7"/>
    <w:basedOn w:val="H6"/>
    <w:next w:val="Normal"/>
    <w:link w:val="Heading7Char"/>
    <w:uiPriority w:val="9"/>
    <w:qFormat/>
    <w:pPr>
      <w:outlineLvl w:val="6"/>
    </w:pPr>
  </w:style>
  <w:style w:type="paragraph" w:styleId="Heading8">
    <w:name w:val="heading 8"/>
    <w:aliases w:val="T8"/>
    <w:basedOn w:val="Heading1"/>
    <w:next w:val="Normal"/>
    <w:link w:val="Heading8Char"/>
    <w:uiPriority w:val="9"/>
    <w:qFormat/>
    <w:pPr>
      <w:ind w:left="0" w:firstLine="0"/>
      <w:outlineLvl w:val="7"/>
    </w:pPr>
  </w:style>
  <w:style w:type="paragraph" w:styleId="Heading9">
    <w:name w:val="heading 9"/>
    <w:aliases w:val="T9"/>
    <w:basedOn w:val="Heading8"/>
    <w:next w:val="Normal"/>
    <w:link w:val="Heading9Char"/>
    <w:uiPriority w:val="9"/>
    <w:qFormat/>
    <w:pPr>
      <w:outlineLvl w:val="8"/>
    </w:pPr>
  </w:style>
  <w:style w:type="character" w:default="1" w:styleId="DefaultParagraphFont">
    <w:name w:val="Default Paragraph Font"/>
    <w:uiPriority w:val="1"/>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1 Char,H1 Char,h1 Char"/>
    <w:basedOn w:val="DefaultParagraphFont"/>
    <w:link w:val="Heading1"/>
    <w:uiPriority w:val="9"/>
    <w:rsid w:val="006D317B"/>
    <w:rPr>
      <w:rFonts w:ascii="Arial" w:hAnsi="Arial"/>
      <w:sz w:val="36"/>
    </w:rPr>
  </w:style>
  <w:style w:type="character" w:customStyle="1" w:styleId="Heading2Char">
    <w:name w:val="Heading 2 Char"/>
    <w:aliases w:val="T2 Char,h:2app Char,H2 Char,h2 Char,DO NOT USE_h2 Char,h21 Char,Head2A Char,2 Char"/>
    <w:basedOn w:val="DefaultParagraphFont"/>
    <w:link w:val="Heading2"/>
    <w:uiPriority w:val="9"/>
    <w:rsid w:val="006D317B"/>
    <w:rPr>
      <w:rFonts w:ascii="Arial" w:hAnsi="Arial"/>
      <w:sz w:val="32"/>
    </w:rPr>
  </w:style>
  <w:style w:type="character" w:customStyle="1" w:styleId="Heading3Char">
    <w:name w:val="Heading 3 Char"/>
    <w:aliases w:val="T3 Char,h3 Char,Underrubrik2 Char,H3 Char"/>
    <w:basedOn w:val="DefaultParagraphFont"/>
    <w:link w:val="Heading3"/>
    <w:uiPriority w:val="9"/>
    <w:rsid w:val="006D317B"/>
    <w:rPr>
      <w:rFonts w:ascii="Arial" w:hAnsi="Arial"/>
      <w:sz w:val="28"/>
    </w:rPr>
  </w:style>
  <w:style w:type="character" w:customStyle="1" w:styleId="Heading4Char">
    <w:name w:val="Heading 4 Char"/>
    <w:aliases w:val="T4 Char,h4 Char,H4 Char,H41 Char,h41 Char,H42 Char,h42 Char,H43 Char,h43 Char,H411 Char,h411 Char,H421 Char,h421 Char,H44 Char,h44 Char,H412 Char,h412 Char,H422 Char,h422 Char,H431 Char,h431 Char,H45 Char,h45 Char,H413 Char,h413 Char"/>
    <w:basedOn w:val="DefaultParagraphFont"/>
    <w:link w:val="Heading4"/>
    <w:uiPriority w:val="9"/>
    <w:rsid w:val="006D317B"/>
    <w:rPr>
      <w:rFonts w:ascii="Arial" w:hAnsi="Arial"/>
      <w:sz w:val="24"/>
    </w:rPr>
  </w:style>
  <w:style w:type="character" w:customStyle="1" w:styleId="Heading5Char">
    <w:name w:val="Heading 5 Char"/>
    <w:aliases w:val="T5 Char"/>
    <w:basedOn w:val="DefaultParagraphFont"/>
    <w:link w:val="Heading5"/>
    <w:uiPriority w:val="9"/>
    <w:rsid w:val="006D317B"/>
    <w:rPr>
      <w:rFonts w:ascii="Arial" w:hAnsi="Arial"/>
      <w:sz w:val="22"/>
    </w:rPr>
  </w:style>
  <w:style w:type="character" w:customStyle="1" w:styleId="Heading6Char">
    <w:name w:val="Heading 6 Char"/>
    <w:aliases w:val="T6 Char"/>
    <w:basedOn w:val="DefaultParagraphFont"/>
    <w:link w:val="Heading6"/>
    <w:uiPriority w:val="9"/>
    <w:rsid w:val="006D317B"/>
    <w:rPr>
      <w:rFonts w:ascii="Arial" w:hAnsi="Arial"/>
    </w:rPr>
  </w:style>
  <w:style w:type="character" w:customStyle="1" w:styleId="Heading7Char">
    <w:name w:val="Heading 7 Char"/>
    <w:aliases w:val="T7 Char"/>
    <w:basedOn w:val="DefaultParagraphFont"/>
    <w:link w:val="Heading7"/>
    <w:uiPriority w:val="9"/>
    <w:semiHidden/>
    <w:rsid w:val="006D317B"/>
    <w:rPr>
      <w:rFonts w:asciiTheme="minorHAnsi" w:eastAsiaTheme="minorEastAsia" w:hAnsiTheme="minorHAnsi" w:cstheme="minorBidi"/>
      <w:sz w:val="24"/>
      <w:szCs w:val="24"/>
    </w:rPr>
  </w:style>
  <w:style w:type="character" w:customStyle="1" w:styleId="Heading8Char">
    <w:name w:val="Heading 8 Char"/>
    <w:aliases w:val="T8 Char"/>
    <w:basedOn w:val="DefaultParagraphFont"/>
    <w:link w:val="Heading8"/>
    <w:uiPriority w:val="9"/>
    <w:semiHidden/>
    <w:rsid w:val="006D317B"/>
    <w:rPr>
      <w:rFonts w:asciiTheme="minorHAnsi" w:eastAsiaTheme="minorEastAsia" w:hAnsiTheme="minorHAnsi" w:cstheme="minorBidi"/>
      <w:i/>
      <w:iCs/>
      <w:sz w:val="24"/>
      <w:szCs w:val="24"/>
    </w:rPr>
  </w:style>
  <w:style w:type="character" w:customStyle="1" w:styleId="Heading9Char">
    <w:name w:val="Heading 9 Char"/>
    <w:aliases w:val="T9 Char"/>
    <w:basedOn w:val="DefaultParagraphFont"/>
    <w:link w:val="Heading9"/>
    <w:uiPriority w:val="9"/>
    <w:semiHidden/>
    <w:rsid w:val="006D317B"/>
    <w:rPr>
      <w:rFonts w:asciiTheme="majorHAnsi" w:eastAsiaTheme="majorEastAsia" w:hAnsiTheme="majorHAnsi" w:cstheme="majorBidi"/>
      <w:sz w:val="22"/>
      <w:szCs w:val="22"/>
    </w:rPr>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semiHidden/>
    <w:pPr>
      <w:ind w:left="1418" w:hanging="1418"/>
    </w:pPr>
  </w:style>
  <w:style w:type="paragraph" w:styleId="TOC8">
    <w:name w:val="toc 8"/>
    <w:basedOn w:val="TOC1"/>
    <w:uiPriority w:val="39"/>
    <w:semiHidden/>
    <w:pPr>
      <w:spacing w:before="180"/>
      <w:ind w:left="2693" w:hanging="2693"/>
    </w:pPr>
    <w:rPr>
      <w:b/>
    </w:rPr>
  </w:style>
  <w:style w:type="paragraph" w:styleId="TOC1">
    <w:name w:val="toc 1"/>
    <w:basedOn w:val="Normal"/>
    <w:uiPriority w:val="39"/>
    <w:semiHidden/>
    <w:pPr>
      <w:keepNext/>
      <w:keepLines/>
      <w:widowControl w:val="0"/>
      <w:tabs>
        <w:tab w:val="right" w:leader="dot" w:pos="9639"/>
      </w:tabs>
      <w:spacing w:before="120" w:after="0"/>
      <w:ind w:left="567" w:right="425" w:hanging="567"/>
      <w:jc w:val="left"/>
    </w:pPr>
    <w:rPr>
      <w:noProof/>
      <w:sz w:val="22"/>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
    <w:basedOn w:val="Normal"/>
    <w:link w:val="HeaderChar"/>
    <w:uiPriority w:val="99"/>
    <w:semiHidden/>
    <w:pPr>
      <w:widowControl w:val="0"/>
      <w:spacing w:after="0"/>
      <w:jc w:val="left"/>
    </w:pPr>
    <w:rPr>
      <w:rFonts w:ascii="Arial" w:hAnsi="Arial"/>
      <w:b/>
      <w:noProof/>
      <w:sz w:val="18"/>
    </w:rPr>
  </w:style>
  <w:style w:type="character" w:customStyle="1" w:styleId="HeaderChar">
    <w:name w:val="Header Char"/>
    <w:aliases w:val="header odd Char"/>
    <w:basedOn w:val="DefaultParagraphFont"/>
    <w:link w:val="Header"/>
    <w:uiPriority w:val="99"/>
    <w:semiHidden/>
    <w:rsid w:val="006D317B"/>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semiHidden/>
    <w:pPr>
      <w:ind w:left="1701" w:hanging="1701"/>
    </w:pPr>
  </w:style>
  <w:style w:type="paragraph" w:styleId="TOC4">
    <w:name w:val="toc 4"/>
    <w:basedOn w:val="TOC3"/>
    <w:uiPriority w:val="39"/>
    <w:semiHidden/>
    <w:pPr>
      <w:ind w:left="1418" w:hanging="1418"/>
    </w:pPr>
  </w:style>
  <w:style w:type="paragraph" w:styleId="TOC3">
    <w:name w:val="toc 3"/>
    <w:basedOn w:val="TOC2"/>
    <w:uiPriority w:val="39"/>
    <w:semiHidden/>
    <w:pPr>
      <w:ind w:left="1134" w:hanging="1134"/>
    </w:pPr>
  </w:style>
  <w:style w:type="paragraph" w:styleId="TOC2">
    <w:name w:val="toc 2"/>
    <w:basedOn w:val="TOC1"/>
    <w:uiPriority w:val="39"/>
    <w:semiHidden/>
    <w:pPr>
      <w:keepNext w:val="0"/>
      <w:spacing w:before="0"/>
      <w:ind w:left="851" w:hanging="851"/>
    </w:pPr>
    <w:rPr>
      <w:sz w:val="20"/>
    </w:rPr>
  </w:style>
  <w:style w:type="paragraph" w:styleId="Index1">
    <w:name w:val="index 1"/>
    <w:basedOn w:val="Normal"/>
    <w:uiPriority w:val="99"/>
    <w:semiHidden/>
    <w:pPr>
      <w:keepLines/>
      <w:spacing w:after="0"/>
    </w:pPr>
  </w:style>
  <w:style w:type="paragraph" w:styleId="Index2">
    <w:name w:val="index 2"/>
    <w:basedOn w:val="Index1"/>
    <w:uiPriority w:val="99"/>
    <w:semiHidden/>
    <w:pPr>
      <w:ind w:left="284"/>
    </w:pPr>
  </w:style>
  <w:style w:type="paragraph" w:customStyle="1" w:styleId="TT">
    <w:name w:val="TT"/>
    <w:basedOn w:val="Heading1"/>
    <w:next w:val="Normal"/>
    <w:pPr>
      <w:outlineLvl w:val="9"/>
    </w:pPr>
  </w:style>
  <w:style w:type="paragraph" w:styleId="Footer">
    <w:name w:val="footer"/>
    <w:basedOn w:val="Header"/>
    <w:link w:val="FooterChar"/>
    <w:uiPriority w:val="99"/>
    <w:semiHidden/>
    <w:pPr>
      <w:jc w:val="center"/>
    </w:pPr>
    <w:rPr>
      <w:i/>
    </w:rPr>
  </w:style>
  <w:style w:type="character" w:customStyle="1" w:styleId="FooterChar">
    <w:name w:val="Footer Char"/>
    <w:basedOn w:val="DefaultParagraphFont"/>
    <w:link w:val="Footer"/>
    <w:uiPriority w:val="99"/>
    <w:semiHidden/>
    <w:rsid w:val="006D317B"/>
  </w:style>
  <w:style w:type="character" w:styleId="FootnoteReference">
    <w:name w:val="footnote reference"/>
    <w:basedOn w:val="DefaultParagraphFont"/>
    <w:uiPriority w:val="99"/>
    <w:semiHidden/>
    <w:rPr>
      <w:rFonts w:cs="Times New Roman"/>
      <w:b/>
      <w:position w:val="6"/>
      <w:sz w:val="16"/>
    </w:rPr>
  </w:style>
  <w:style w:type="paragraph" w:styleId="FootnoteText">
    <w:name w:val="footnote text"/>
    <w:basedOn w:val="Normal"/>
    <w:link w:val="FootnoteTextChar"/>
    <w:uiPriority w:val="99"/>
    <w:semiHidden/>
    <w:pPr>
      <w:keepLines/>
      <w:spacing w:after="0"/>
      <w:ind w:left="454" w:hanging="454"/>
    </w:pPr>
    <w:rPr>
      <w:sz w:val="16"/>
    </w:rPr>
  </w:style>
  <w:style w:type="character" w:customStyle="1" w:styleId="FootnoteTextChar">
    <w:name w:val="Footnote Text Char"/>
    <w:basedOn w:val="DefaultParagraphFont"/>
    <w:link w:val="FootnoteText"/>
    <w:uiPriority w:val="99"/>
    <w:semiHidden/>
    <w:rsid w:val="006D317B"/>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uiPriority w:val="99"/>
    <w:semiHidden/>
    <w:pPr>
      <w:ind w:left="851"/>
    </w:pPr>
  </w:style>
  <w:style w:type="paragraph" w:styleId="ListNumber">
    <w:name w:val="List Number"/>
    <w:basedOn w:val="List"/>
    <w:uiPriority w:val="99"/>
    <w:semiHidden/>
  </w:style>
  <w:style w:type="paragraph" w:styleId="List">
    <w:name w:val="List"/>
    <w:basedOn w:val="Normal"/>
    <w:uiPriority w:val="99"/>
    <w:semiHidden/>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List"/>
  </w:style>
  <w:style w:type="paragraph" w:styleId="TOC6">
    <w:name w:val="toc 6"/>
    <w:basedOn w:val="TOC5"/>
    <w:next w:val="Normal"/>
    <w:uiPriority w:val="39"/>
    <w:semiHidden/>
    <w:pPr>
      <w:ind w:left="1985" w:hanging="1985"/>
    </w:pPr>
  </w:style>
  <w:style w:type="paragraph" w:styleId="TOC7">
    <w:name w:val="toc 7"/>
    <w:basedOn w:val="TOC6"/>
    <w:next w:val="Normal"/>
    <w:uiPriority w:val="39"/>
    <w:semiHidden/>
    <w:pPr>
      <w:ind w:left="2268" w:hanging="2268"/>
    </w:pPr>
  </w:style>
  <w:style w:type="paragraph" w:styleId="ListBullet2">
    <w:name w:val="List Bullet 2"/>
    <w:basedOn w:val="ListBullet"/>
    <w:uiPriority w:val="99"/>
    <w:semiHidden/>
    <w:pPr>
      <w:numPr>
        <w:ilvl w:val="0"/>
        <w:numId w:val="152"/>
      </w:numPr>
    </w:pPr>
  </w:style>
  <w:style w:type="paragraph" w:styleId="ListBullet">
    <w:name w:val="List Bullet"/>
    <w:basedOn w:val="List"/>
    <w:uiPriority w:val="99"/>
    <w:semiHidden/>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uiPriority w:val="99"/>
    <w:semiHidden/>
    <w:pPr>
      <w:ind w:left="1135"/>
    </w:pPr>
  </w:style>
  <w:style w:type="paragraph" w:styleId="List2">
    <w:name w:val="List 2"/>
    <w:basedOn w:val="List"/>
    <w:uiPriority w:val="99"/>
    <w:semiHidden/>
    <w:pPr>
      <w:ind w:left="851"/>
    </w:pPr>
  </w:style>
  <w:style w:type="paragraph" w:styleId="List3">
    <w:name w:val="List 3"/>
    <w:basedOn w:val="List2"/>
    <w:uiPriority w:val="99"/>
    <w:semiHidden/>
    <w:pPr>
      <w:ind w:left="1135"/>
    </w:pPr>
  </w:style>
  <w:style w:type="paragraph" w:styleId="List4">
    <w:name w:val="List 4"/>
    <w:basedOn w:val="List3"/>
    <w:uiPriority w:val="99"/>
    <w:semiHidden/>
    <w:pPr>
      <w:ind w:left="1418"/>
    </w:pPr>
  </w:style>
  <w:style w:type="paragraph" w:styleId="List5">
    <w:name w:val="List 5"/>
    <w:basedOn w:val="List4"/>
    <w:uiPriority w:val="99"/>
    <w:semiHidden/>
    <w:pPr>
      <w:ind w:left="1702"/>
    </w:pPr>
  </w:style>
  <w:style w:type="paragraph" w:styleId="ListBullet4">
    <w:name w:val="List Bullet 4"/>
    <w:basedOn w:val="ListBullet3"/>
    <w:uiPriority w:val="99"/>
    <w:semiHidden/>
    <w:pPr>
      <w:ind w:left="1418"/>
    </w:pPr>
  </w:style>
  <w:style w:type="paragraph" w:styleId="ListBullet5">
    <w:name w:val="List Bullet 5"/>
    <w:basedOn w:val="ListBullet4"/>
    <w:uiPriority w:val="99"/>
    <w:semiHidden/>
    <w:pPr>
      <w:ind w:left="1702"/>
    </w:pPr>
  </w:style>
  <w:style w:type="paragraph" w:customStyle="1" w:styleId="B20">
    <w:name w:val="B2"/>
    <w:basedOn w:val="List2"/>
  </w:style>
  <w:style w:type="paragraph" w:customStyle="1" w:styleId="B30">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uiPriority w:val="99"/>
    <w:semiHidden/>
    <w:pPr>
      <w:pBdr>
        <w:top w:val="single" w:sz="12" w:space="0" w:color="auto"/>
      </w:pBdr>
      <w:spacing w:before="360" w:after="240"/>
    </w:pPr>
    <w:rPr>
      <w:b/>
      <w:i/>
      <w:sz w:val="26"/>
    </w:rPr>
  </w:style>
  <w:style w:type="character" w:customStyle="1" w:styleId="Guidance">
    <w:name w:val="Guidance"/>
    <w:basedOn w:val="DefaultParagraphFont"/>
    <w:rPr>
      <w:rFonts w:cs="Times New Roman"/>
      <w:i/>
      <w:color w:val="0000FF"/>
      <w:sz w:val="20"/>
    </w:rPr>
  </w:style>
  <w:style w:type="paragraph" w:customStyle="1" w:styleId="I1">
    <w:name w:val="I1"/>
    <w:basedOn w:val="List"/>
  </w:style>
  <w:style w:type="paragraph" w:customStyle="1" w:styleId="I2">
    <w:name w:val="I2"/>
    <w:basedOn w:val="List2"/>
  </w:style>
  <w:style w:type="paragraph" w:customStyle="1" w:styleId="I3">
    <w:name w:val="I3"/>
    <w:basedOn w:val="List3"/>
  </w:style>
  <w:style w:type="paragraph" w:customStyle="1" w:styleId="IB3">
    <w:name w:val="IB3"/>
    <w:basedOn w:val="Normal"/>
    <w:pPr>
      <w:numPr>
        <w:numId w:val="4"/>
      </w:numPr>
      <w:tabs>
        <w:tab w:val="clear" w:pos="360"/>
        <w:tab w:val="left" w:pos="851"/>
      </w:tabs>
      <w:ind w:left="851" w:hanging="567"/>
    </w:pPr>
  </w:style>
  <w:style w:type="paragraph" w:customStyle="1" w:styleId="IB1">
    <w:name w:val="IB1"/>
    <w:basedOn w:val="Normal"/>
    <w:pPr>
      <w:numPr>
        <w:numId w:val="2"/>
      </w:numPr>
      <w:tabs>
        <w:tab w:val="clear" w:pos="360"/>
        <w:tab w:val="left" w:pos="284"/>
        <w:tab w:val="num" w:pos="644"/>
      </w:tabs>
      <w:ind w:left="568" w:hanging="284"/>
    </w:pPr>
  </w:style>
  <w:style w:type="paragraph" w:customStyle="1" w:styleId="IB2">
    <w:name w:val="IB2"/>
    <w:basedOn w:val="Normal"/>
    <w:pPr>
      <w:numPr>
        <w:numId w:val="3"/>
      </w:numPr>
      <w:tabs>
        <w:tab w:val="clear" w:pos="643"/>
        <w:tab w:val="left" w:pos="567"/>
      </w:tabs>
      <w:ind w:left="568" w:hanging="284"/>
    </w:pPr>
  </w:style>
  <w:style w:type="paragraph" w:customStyle="1" w:styleId="IBN">
    <w:name w:val="IBN"/>
    <w:basedOn w:val="Normal"/>
    <w:pPr>
      <w:numPr>
        <w:numId w:val="5"/>
      </w:numPr>
      <w:tabs>
        <w:tab w:val="clear" w:pos="926"/>
        <w:tab w:val="left" w:pos="567"/>
      </w:tabs>
      <w:ind w:left="568" w:hanging="284"/>
    </w:pPr>
  </w:style>
  <w:style w:type="paragraph" w:customStyle="1" w:styleId="IBL">
    <w:name w:val="IBL"/>
    <w:basedOn w:val="Normal"/>
    <w:pPr>
      <w:numPr>
        <w:numId w:val="6"/>
      </w:numPr>
      <w:tabs>
        <w:tab w:val="clear" w:pos="1209"/>
        <w:tab w:val="left" w:pos="284"/>
      </w:tabs>
      <w:ind w:left="284" w:hanging="284"/>
    </w:pPr>
  </w:style>
  <w:style w:type="character" w:styleId="Hyperlink">
    <w:name w:val="Hyperlink"/>
    <w:basedOn w:val="DefaultParagraphFont"/>
    <w:uiPriority w:val="99"/>
    <w:semiHidden/>
    <w:rPr>
      <w:rFonts w:cs="Times New Roman"/>
      <w:color w:val="0000FF"/>
      <w:u w:val="single"/>
    </w:rPr>
  </w:style>
  <w:style w:type="character" w:styleId="FollowedHyperlink">
    <w:name w:val="FollowedHyperlink"/>
    <w:basedOn w:val="DefaultParagraphFont"/>
    <w:uiPriority w:val="99"/>
    <w:semiHidden/>
    <w:rPr>
      <w:rFonts w:cs="Times New Roman"/>
      <w:color w:val="800080"/>
      <w:u w:val="single"/>
    </w:rPr>
  </w:style>
  <w:style w:type="paragraph" w:customStyle="1" w:styleId="B3">
    <w:name w:val="B3+"/>
    <w:basedOn w:val="Normal"/>
    <w:pPr>
      <w:numPr>
        <w:numId w:val="14"/>
      </w:numPr>
      <w:tabs>
        <w:tab w:val="clear" w:pos="927"/>
        <w:tab w:val="left" w:pos="1134"/>
      </w:tabs>
      <w:ind w:left="1135" w:hanging="284"/>
    </w:pPr>
  </w:style>
  <w:style w:type="paragraph" w:customStyle="1" w:styleId="B1">
    <w:name w:val="B1+"/>
    <w:basedOn w:val="Normal"/>
    <w:pPr>
      <w:numPr>
        <w:numId w:val="12"/>
      </w:numPr>
      <w:tabs>
        <w:tab w:val="clear" w:pos="644"/>
        <w:tab w:val="left" w:pos="567"/>
      </w:tabs>
    </w:pPr>
  </w:style>
  <w:style w:type="paragraph" w:customStyle="1" w:styleId="B2">
    <w:name w:val="B2+"/>
    <w:basedOn w:val="Normal"/>
    <w:pPr>
      <w:numPr>
        <w:numId w:val="13"/>
      </w:numPr>
      <w:tabs>
        <w:tab w:val="clear" w:pos="644"/>
        <w:tab w:val="left" w:pos="851"/>
      </w:tabs>
      <w:ind w:left="851" w:hanging="284"/>
    </w:pPr>
  </w:style>
  <w:style w:type="paragraph" w:customStyle="1" w:styleId="BL">
    <w:name w:val="BL"/>
    <w:basedOn w:val="Normal"/>
    <w:pPr>
      <w:numPr>
        <w:numId w:val="16"/>
      </w:numPr>
      <w:tabs>
        <w:tab w:val="clear" w:pos="360"/>
        <w:tab w:val="left" w:pos="851"/>
      </w:tabs>
      <w:ind w:left="851"/>
    </w:pPr>
  </w:style>
  <w:style w:type="paragraph" w:customStyle="1" w:styleId="BN">
    <w:name w:val="BN"/>
    <w:basedOn w:val="Normal"/>
    <w:pPr>
      <w:numPr>
        <w:numId w:val="15"/>
      </w:numPr>
      <w:tabs>
        <w:tab w:val="clear" w:pos="644"/>
        <w:tab w:val="left" w:pos="567"/>
      </w:tabs>
      <w:ind w:left="568" w:hanging="284"/>
    </w:pPr>
  </w:style>
  <w:style w:type="paragraph" w:styleId="BodyText">
    <w:name w:val="Body Text"/>
    <w:basedOn w:val="Normal"/>
    <w:link w:val="BodyTextChar"/>
    <w:uiPriority w:val="99"/>
    <w:semiHidden/>
    <w:pPr>
      <w:keepNext/>
      <w:spacing w:after="140"/>
    </w:pPr>
  </w:style>
  <w:style w:type="character" w:customStyle="1" w:styleId="BodyTextChar">
    <w:name w:val="Body Text Char"/>
    <w:basedOn w:val="DefaultParagraphFont"/>
    <w:link w:val="BodyText"/>
    <w:uiPriority w:val="99"/>
    <w:semiHidden/>
    <w:rsid w:val="006D317B"/>
  </w:style>
  <w:style w:type="paragraph" w:styleId="BlockText">
    <w:name w:val="Block Text"/>
    <w:basedOn w:val="Normal"/>
    <w:uiPriority w:val="99"/>
    <w:semiHidden/>
    <w:pPr>
      <w:spacing w:after="120"/>
      <w:ind w:left="1440" w:right="1440"/>
    </w:pPr>
  </w:style>
  <w:style w:type="paragraph" w:styleId="BodyText2">
    <w:name w:val="Body Text 2"/>
    <w:basedOn w:val="Normal"/>
    <w:link w:val="BodyText2Char"/>
    <w:uiPriority w:val="99"/>
    <w:semiHidden/>
    <w:pPr>
      <w:spacing w:after="120" w:line="480" w:lineRule="auto"/>
    </w:pPr>
  </w:style>
  <w:style w:type="character" w:customStyle="1" w:styleId="BodyText2Char">
    <w:name w:val="Body Text 2 Char"/>
    <w:basedOn w:val="DefaultParagraphFont"/>
    <w:link w:val="BodyText2"/>
    <w:uiPriority w:val="99"/>
    <w:semiHidden/>
    <w:rsid w:val="006D317B"/>
  </w:style>
  <w:style w:type="paragraph" w:styleId="BodyText3">
    <w:name w:val="Body Text 3"/>
    <w:basedOn w:val="Normal"/>
    <w:link w:val="BodyText3Char"/>
    <w:uiPriority w:val="99"/>
    <w:semiHidden/>
    <w:pPr>
      <w:spacing w:after="120"/>
    </w:pPr>
    <w:rPr>
      <w:sz w:val="16"/>
    </w:rPr>
  </w:style>
  <w:style w:type="character" w:customStyle="1" w:styleId="BodyText3Char">
    <w:name w:val="Body Text 3 Char"/>
    <w:basedOn w:val="DefaultParagraphFont"/>
    <w:link w:val="BodyText3"/>
    <w:uiPriority w:val="99"/>
    <w:semiHidden/>
    <w:rsid w:val="006D317B"/>
    <w:rPr>
      <w:sz w:val="16"/>
      <w:szCs w:val="16"/>
    </w:rPr>
  </w:style>
  <w:style w:type="paragraph" w:styleId="BodyTextFirstIndent">
    <w:name w:val="Body Text First Indent"/>
    <w:basedOn w:val="BodyText"/>
    <w:link w:val="BodyTextFirstIndentChar"/>
    <w:uiPriority w:val="99"/>
    <w:semiHidden/>
    <w:pPr>
      <w:keepNext w:val="0"/>
      <w:spacing w:after="120"/>
      <w:ind w:firstLine="210"/>
    </w:pPr>
  </w:style>
  <w:style w:type="character" w:customStyle="1" w:styleId="BodyTextFirstIndentChar">
    <w:name w:val="Body Text First Indent Char"/>
    <w:basedOn w:val="BodyTextChar"/>
    <w:link w:val="BodyTextFirstIndent"/>
    <w:uiPriority w:val="99"/>
    <w:semiHidden/>
    <w:rsid w:val="006D317B"/>
  </w:style>
  <w:style w:type="paragraph" w:styleId="BodyTextIndent">
    <w:name w:val="Body Text Indent"/>
    <w:basedOn w:val="Normal"/>
    <w:link w:val="BodyTextIndentChar"/>
    <w:uiPriority w:val="99"/>
    <w:semiHidden/>
    <w:pPr>
      <w:spacing w:after="120"/>
      <w:ind w:left="283"/>
    </w:pPr>
  </w:style>
  <w:style w:type="character" w:customStyle="1" w:styleId="BodyTextIndentChar">
    <w:name w:val="Body Text Indent Char"/>
    <w:basedOn w:val="DefaultParagraphFont"/>
    <w:link w:val="BodyTextIndent"/>
    <w:uiPriority w:val="99"/>
    <w:semiHidden/>
    <w:rsid w:val="006D317B"/>
  </w:style>
  <w:style w:type="paragraph" w:styleId="BodyTextFirstIndent2">
    <w:name w:val="Body Text First Indent 2"/>
    <w:basedOn w:val="BodyTextIndent"/>
    <w:link w:val="BodyTextFirstIndent2Char"/>
    <w:uiPriority w:val="99"/>
    <w:semiHidden/>
    <w:pPr>
      <w:ind w:firstLine="210"/>
    </w:pPr>
  </w:style>
  <w:style w:type="character" w:customStyle="1" w:styleId="BodyTextFirstIndent2Char">
    <w:name w:val="Body Text First Indent 2 Char"/>
    <w:basedOn w:val="BodyTextIndentChar"/>
    <w:link w:val="BodyTextFirstIndent2"/>
    <w:uiPriority w:val="99"/>
    <w:semiHidden/>
    <w:rsid w:val="006D317B"/>
  </w:style>
  <w:style w:type="paragraph" w:styleId="BodyTextIndent2">
    <w:name w:val="Body Text Indent 2"/>
    <w:basedOn w:val="Normal"/>
    <w:link w:val="BodyTextIndent2Char"/>
    <w:uiPriority w:val="99"/>
    <w:semiHidden/>
    <w:pPr>
      <w:spacing w:after="120" w:line="480" w:lineRule="auto"/>
      <w:ind w:left="283"/>
    </w:pPr>
  </w:style>
  <w:style w:type="character" w:customStyle="1" w:styleId="BodyTextIndent2Char">
    <w:name w:val="Body Text Indent 2 Char"/>
    <w:basedOn w:val="DefaultParagraphFont"/>
    <w:link w:val="BodyTextIndent2"/>
    <w:uiPriority w:val="99"/>
    <w:semiHidden/>
    <w:rsid w:val="006D317B"/>
  </w:style>
  <w:style w:type="paragraph" w:styleId="BodyTextIndent3">
    <w:name w:val="Body Text Indent 3"/>
    <w:basedOn w:val="Normal"/>
    <w:link w:val="BodyTextIndent3Char"/>
    <w:uiPriority w:val="99"/>
    <w:semiHidden/>
    <w:pPr>
      <w:spacing w:after="120"/>
      <w:ind w:left="283"/>
    </w:pPr>
    <w:rPr>
      <w:sz w:val="16"/>
    </w:rPr>
  </w:style>
  <w:style w:type="character" w:customStyle="1" w:styleId="BodyTextIndent3Char">
    <w:name w:val="Body Text Indent 3 Char"/>
    <w:basedOn w:val="DefaultParagraphFont"/>
    <w:link w:val="BodyTextIndent3"/>
    <w:uiPriority w:val="99"/>
    <w:semiHidden/>
    <w:rsid w:val="006D317B"/>
    <w:rPr>
      <w:sz w:val="16"/>
      <w:szCs w:val="16"/>
    </w:rPr>
  </w:style>
  <w:style w:type="paragraph" w:styleId="Caption">
    <w:name w:val="caption"/>
    <w:basedOn w:val="Normal"/>
    <w:next w:val="Normal"/>
    <w:uiPriority w:val="35"/>
    <w:qFormat/>
    <w:pPr>
      <w:spacing w:before="120" w:after="120"/>
      <w:jc w:val="center"/>
    </w:pPr>
    <w:rPr>
      <w:b/>
    </w:rPr>
  </w:style>
  <w:style w:type="paragraph" w:styleId="Closing">
    <w:name w:val="Closing"/>
    <w:basedOn w:val="Normal"/>
    <w:link w:val="ClosingChar"/>
    <w:uiPriority w:val="99"/>
    <w:semiHidden/>
    <w:pPr>
      <w:ind w:left="4252"/>
    </w:pPr>
  </w:style>
  <w:style w:type="character" w:customStyle="1" w:styleId="ClosingChar">
    <w:name w:val="Closing Char"/>
    <w:basedOn w:val="DefaultParagraphFont"/>
    <w:link w:val="Closing"/>
    <w:uiPriority w:val="99"/>
    <w:semiHidden/>
    <w:rsid w:val="006D317B"/>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style>
  <w:style w:type="character" w:customStyle="1" w:styleId="CommentTextChar">
    <w:name w:val="Comment Text Char"/>
    <w:basedOn w:val="DefaultParagraphFont"/>
    <w:link w:val="CommentText"/>
    <w:uiPriority w:val="99"/>
    <w:semiHidden/>
    <w:rsid w:val="006D317B"/>
  </w:style>
  <w:style w:type="paragraph" w:styleId="Date">
    <w:name w:val="Date"/>
    <w:basedOn w:val="Normal"/>
    <w:next w:val="Normal"/>
    <w:link w:val="DateChar"/>
    <w:uiPriority w:val="99"/>
    <w:semiHidden/>
  </w:style>
  <w:style w:type="character" w:customStyle="1" w:styleId="DateChar">
    <w:name w:val="Date Char"/>
    <w:basedOn w:val="DefaultParagraphFont"/>
    <w:link w:val="Date"/>
    <w:uiPriority w:val="99"/>
    <w:semiHidden/>
    <w:rsid w:val="006D317B"/>
  </w:style>
  <w:style w:type="paragraph" w:styleId="DocumentMap">
    <w:name w:val="Document Map"/>
    <w:basedOn w:val="Normal"/>
    <w:link w:val="DocumentMapChar"/>
    <w:uiPriority w:val="99"/>
    <w:semiHidden/>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D317B"/>
    <w:rPr>
      <w:sz w:val="0"/>
      <w:szCs w:val="0"/>
    </w:rPr>
  </w:style>
  <w:style w:type="paragraph" w:styleId="E-mailSignature">
    <w:name w:val="E-mail Signature"/>
    <w:basedOn w:val="Normal"/>
    <w:link w:val="E-mailSignatureChar"/>
    <w:uiPriority w:val="99"/>
  </w:style>
  <w:style w:type="character" w:customStyle="1" w:styleId="E-mailSignatureChar">
    <w:name w:val="E-mail Signature Char"/>
    <w:basedOn w:val="DefaultParagraphFont"/>
    <w:link w:val="E-mailSignature"/>
    <w:uiPriority w:val="99"/>
    <w:semiHidden/>
    <w:rsid w:val="006D317B"/>
  </w:style>
  <w:style w:type="character" w:styleId="Emphasis">
    <w:name w:val="Emphasis"/>
    <w:basedOn w:val="DefaultParagraphFont"/>
    <w:uiPriority w:val="20"/>
    <w:qFormat/>
    <w:rPr>
      <w:rFonts w:cs="Times New Roman"/>
      <w:i/>
      <w:iCs/>
    </w:rPr>
  </w:style>
  <w:style w:type="character" w:styleId="EndnoteReference">
    <w:name w:val="endnote reference"/>
    <w:basedOn w:val="DefaultParagraphFont"/>
    <w:uiPriority w:val="99"/>
    <w:semiHidden/>
    <w:rPr>
      <w:rFonts w:cs="Times New Roman"/>
      <w:vertAlign w:val="superscript"/>
    </w:rPr>
  </w:style>
  <w:style w:type="paragraph" w:styleId="EndnoteText">
    <w:name w:val="endnote text"/>
    <w:basedOn w:val="Normal"/>
    <w:link w:val="EndnoteTextChar"/>
    <w:uiPriority w:val="99"/>
    <w:semiHidden/>
  </w:style>
  <w:style w:type="character" w:customStyle="1" w:styleId="EndnoteTextChar">
    <w:name w:val="Endnote Text Char"/>
    <w:basedOn w:val="DefaultParagraphFont"/>
    <w:link w:val="EndnoteText"/>
    <w:uiPriority w:val="99"/>
    <w:semiHidden/>
    <w:rsid w:val="006D317B"/>
  </w:style>
  <w:style w:type="paragraph" w:styleId="EnvelopeAddress">
    <w:name w:val="envelope address"/>
    <w:basedOn w:val="Normal"/>
    <w:uiPriority w:val="99"/>
    <w:semiHidden/>
    <w:pPr>
      <w:framePr w:w="7920" w:h="1980" w:hRule="exact" w:hSpace="180" w:wrap="auto" w:hAnchor="page" w:xAlign="center" w:yAlign="bottom"/>
      <w:ind w:left="2880"/>
    </w:pPr>
    <w:rPr>
      <w:rFonts w:ascii="Arial" w:hAnsi="Arial"/>
      <w:sz w:val="24"/>
    </w:rPr>
  </w:style>
  <w:style w:type="paragraph" w:styleId="EnvelopeReturn">
    <w:name w:val="envelope return"/>
    <w:basedOn w:val="Normal"/>
    <w:uiPriority w:val="99"/>
    <w:semiHidden/>
    <w:rPr>
      <w:rFonts w:ascii="Arial" w:hAnsi="Arial"/>
    </w:rPr>
  </w:style>
  <w:style w:type="character" w:styleId="HTMLAcronym">
    <w:name w:val="HTML Acronym"/>
    <w:basedOn w:val="DefaultParagraphFont"/>
    <w:uiPriority w:val="99"/>
    <w:rPr>
      <w:rFonts w:cs="Times New Roman"/>
    </w:rPr>
  </w:style>
  <w:style w:type="paragraph" w:styleId="HTMLAddress">
    <w:name w:val="HTML Address"/>
    <w:basedOn w:val="Normal"/>
    <w:link w:val="HTMLAddressChar"/>
    <w:uiPriority w:val="99"/>
    <w:rPr>
      <w:i/>
    </w:rPr>
  </w:style>
  <w:style w:type="character" w:customStyle="1" w:styleId="HTMLAddressChar">
    <w:name w:val="HTML Address Char"/>
    <w:basedOn w:val="DefaultParagraphFont"/>
    <w:link w:val="HTMLAddress"/>
    <w:uiPriority w:val="99"/>
    <w:semiHidden/>
    <w:rsid w:val="006D317B"/>
    <w:rPr>
      <w:i/>
      <w:iCs/>
    </w:rPr>
  </w:style>
  <w:style w:type="character" w:styleId="HTMLCite">
    <w:name w:val="HTML Cite"/>
    <w:basedOn w:val="DefaultParagraphFont"/>
    <w:uiPriority w:val="99"/>
    <w:rPr>
      <w:rFonts w:cs="Times New Roman"/>
      <w:i/>
      <w:iCs/>
    </w:rPr>
  </w:style>
  <w:style w:type="character" w:styleId="HTMLCode">
    <w:name w:val="HTML Code"/>
    <w:basedOn w:val="DefaultParagraphFont"/>
    <w:uiPriority w:val="99"/>
    <w:rPr>
      <w:rFonts w:ascii="Courier New" w:hAnsi="Courier New" w:cs="Times New Roman"/>
      <w:sz w:val="20"/>
      <w:szCs w:val="20"/>
    </w:rPr>
  </w:style>
  <w:style w:type="character" w:styleId="HTMLDefinition">
    <w:name w:val="HTML Definition"/>
    <w:basedOn w:val="DefaultParagraphFont"/>
    <w:uiPriority w:val="99"/>
    <w:rPr>
      <w:rFonts w:cs="Times New Roman"/>
      <w:i/>
      <w:iCs/>
    </w:rPr>
  </w:style>
  <w:style w:type="character" w:styleId="HTMLKeyboard">
    <w:name w:val="HTML Keyboard"/>
    <w:basedOn w:val="DefaultParagraphFont"/>
    <w:uiPriority w:val="99"/>
    <w:rPr>
      <w:rFonts w:ascii="Courier New" w:hAnsi="Courier New" w:cs="Times New Roman"/>
      <w:sz w:val="20"/>
      <w:szCs w:val="20"/>
    </w:rPr>
  </w:style>
  <w:style w:type="paragraph" w:styleId="HTMLPreformatted">
    <w:name w:val="HTML Preformatted"/>
    <w:basedOn w:val="Normal"/>
    <w:link w:val="HTMLPreformattedChar"/>
    <w:uiPriority w:val="99"/>
    <w:rPr>
      <w:rFonts w:ascii="Courier New" w:hAnsi="Courier New"/>
    </w:rPr>
  </w:style>
  <w:style w:type="character" w:customStyle="1" w:styleId="HTMLPreformattedChar">
    <w:name w:val="HTML Preformatted Char"/>
    <w:basedOn w:val="DefaultParagraphFont"/>
    <w:link w:val="HTMLPreformatted"/>
    <w:uiPriority w:val="99"/>
    <w:semiHidden/>
    <w:rsid w:val="006D317B"/>
    <w:rPr>
      <w:rFonts w:ascii="Courier New" w:hAnsi="Courier New" w:cs="Courier New"/>
    </w:rPr>
  </w:style>
  <w:style w:type="character" w:styleId="HTMLSample">
    <w:name w:val="HTML Sample"/>
    <w:basedOn w:val="DefaultParagraphFont"/>
    <w:uiPriority w:val="99"/>
    <w:rPr>
      <w:rFonts w:ascii="Courier New" w:hAnsi="Courier New" w:cs="Times New Roman"/>
    </w:rPr>
  </w:style>
  <w:style w:type="character" w:styleId="HTMLTypewriter">
    <w:name w:val="HTML Typewriter"/>
    <w:basedOn w:val="DefaultParagraphFont"/>
    <w:uiPriority w:val="99"/>
    <w:rPr>
      <w:rFonts w:ascii="Courier New" w:hAnsi="Courier New" w:cs="Times New Roman"/>
      <w:sz w:val="20"/>
      <w:szCs w:val="20"/>
    </w:rPr>
  </w:style>
  <w:style w:type="character" w:styleId="HTMLVariable">
    <w:name w:val="HTML Variable"/>
    <w:basedOn w:val="DefaultParagraphFont"/>
    <w:uiPriority w:val="99"/>
    <w:rPr>
      <w:rFonts w:cs="Times New Roman"/>
      <w:i/>
      <w:iCs/>
    </w:rPr>
  </w:style>
  <w:style w:type="paragraph" w:styleId="Index3">
    <w:name w:val="index 3"/>
    <w:basedOn w:val="Normal"/>
    <w:next w:val="Normal"/>
    <w:autoRedefine/>
    <w:uiPriority w:val="99"/>
    <w:semiHidden/>
    <w:pPr>
      <w:ind w:left="600" w:hanging="200"/>
    </w:pPr>
  </w:style>
  <w:style w:type="paragraph" w:styleId="Index4">
    <w:name w:val="index 4"/>
    <w:basedOn w:val="Normal"/>
    <w:next w:val="Normal"/>
    <w:autoRedefine/>
    <w:uiPriority w:val="99"/>
    <w:semiHidden/>
    <w:pPr>
      <w:ind w:left="800" w:hanging="200"/>
    </w:pPr>
  </w:style>
  <w:style w:type="paragraph" w:styleId="Index5">
    <w:name w:val="index 5"/>
    <w:basedOn w:val="Normal"/>
    <w:next w:val="Normal"/>
    <w:autoRedefine/>
    <w:uiPriority w:val="99"/>
    <w:semiHidden/>
    <w:pPr>
      <w:ind w:left="1000" w:hanging="200"/>
    </w:pPr>
  </w:style>
  <w:style w:type="paragraph" w:styleId="Index6">
    <w:name w:val="index 6"/>
    <w:basedOn w:val="Normal"/>
    <w:next w:val="Normal"/>
    <w:autoRedefine/>
    <w:uiPriority w:val="99"/>
    <w:semiHidden/>
    <w:pPr>
      <w:ind w:left="1200" w:hanging="200"/>
    </w:pPr>
  </w:style>
  <w:style w:type="paragraph" w:styleId="Index7">
    <w:name w:val="index 7"/>
    <w:basedOn w:val="Normal"/>
    <w:next w:val="Normal"/>
    <w:autoRedefine/>
    <w:uiPriority w:val="99"/>
    <w:semiHidden/>
    <w:pPr>
      <w:ind w:left="1400" w:hanging="200"/>
    </w:pPr>
  </w:style>
  <w:style w:type="paragraph" w:styleId="Index8">
    <w:name w:val="index 8"/>
    <w:basedOn w:val="Normal"/>
    <w:next w:val="Normal"/>
    <w:autoRedefine/>
    <w:uiPriority w:val="99"/>
    <w:semiHidden/>
    <w:pPr>
      <w:ind w:left="1600" w:hanging="200"/>
    </w:pPr>
  </w:style>
  <w:style w:type="paragraph" w:styleId="Index9">
    <w:name w:val="index 9"/>
    <w:basedOn w:val="Normal"/>
    <w:next w:val="Normal"/>
    <w:autoRedefine/>
    <w:uiPriority w:val="99"/>
    <w:semiHidden/>
    <w:pPr>
      <w:ind w:left="1800" w:hanging="200"/>
    </w:pPr>
  </w:style>
  <w:style w:type="character" w:styleId="LineNumber">
    <w:name w:val="line number"/>
    <w:basedOn w:val="DefaultParagraphFont"/>
    <w:uiPriority w:val="99"/>
    <w:semiHidden/>
    <w:rPr>
      <w:rFonts w:cs="Times New Roman"/>
    </w:rPr>
  </w:style>
  <w:style w:type="paragraph" w:styleId="ListContinue">
    <w:name w:val="List Continue"/>
    <w:basedOn w:val="Normal"/>
    <w:uiPriority w:val="99"/>
    <w:semiHidden/>
    <w:pPr>
      <w:spacing w:after="120"/>
      <w:ind w:left="283"/>
    </w:pPr>
  </w:style>
  <w:style w:type="paragraph" w:styleId="ListContinue2">
    <w:name w:val="List Continue 2"/>
    <w:basedOn w:val="Normal"/>
    <w:uiPriority w:val="99"/>
    <w:semiHidden/>
    <w:pPr>
      <w:spacing w:after="120"/>
      <w:ind w:left="566"/>
    </w:pPr>
  </w:style>
  <w:style w:type="paragraph" w:styleId="ListContinue3">
    <w:name w:val="List Continue 3"/>
    <w:basedOn w:val="Normal"/>
    <w:uiPriority w:val="99"/>
    <w:semiHidden/>
    <w:pPr>
      <w:spacing w:after="120"/>
      <w:ind w:left="849"/>
    </w:pPr>
  </w:style>
  <w:style w:type="paragraph" w:styleId="ListContinue4">
    <w:name w:val="List Continue 4"/>
    <w:basedOn w:val="Normal"/>
    <w:uiPriority w:val="99"/>
    <w:semiHidden/>
    <w:pPr>
      <w:spacing w:after="120"/>
      <w:ind w:left="1132"/>
    </w:pPr>
  </w:style>
  <w:style w:type="paragraph" w:styleId="ListContinue5">
    <w:name w:val="List Continue 5"/>
    <w:basedOn w:val="Normal"/>
    <w:uiPriority w:val="99"/>
    <w:semiHidden/>
    <w:pPr>
      <w:spacing w:after="120"/>
      <w:ind w:left="1415"/>
    </w:pPr>
  </w:style>
  <w:style w:type="paragraph" w:styleId="ListNumber3">
    <w:name w:val="List Number 3"/>
    <w:basedOn w:val="Normal"/>
    <w:uiPriority w:val="99"/>
    <w:semiHidden/>
    <w:pPr>
      <w:numPr>
        <w:numId w:val="18"/>
      </w:numPr>
    </w:pPr>
  </w:style>
  <w:style w:type="paragraph" w:styleId="ListNumber4">
    <w:name w:val="List Number 4"/>
    <w:basedOn w:val="Normal"/>
    <w:uiPriority w:val="99"/>
    <w:semiHidden/>
    <w:pPr>
      <w:numPr>
        <w:numId w:val="19"/>
      </w:numPr>
    </w:pPr>
  </w:style>
  <w:style w:type="paragraph" w:styleId="ListNumber5">
    <w:name w:val="List Number 5"/>
    <w:basedOn w:val="Normal"/>
    <w:uiPriority w:val="99"/>
    <w:semiHidden/>
    <w:pPr>
      <w:numPr>
        <w:numId w:val="20"/>
      </w:numPr>
    </w:pPr>
  </w:style>
  <w:style w:type="paragraph" w:styleId="MacroText">
    <w:name w:val="macro"/>
    <w:link w:val="MacroTextChar"/>
    <w:uiPriority w:val="99"/>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rPr>
  </w:style>
  <w:style w:type="character" w:customStyle="1" w:styleId="MacroTextChar">
    <w:name w:val="Macro Text Char"/>
    <w:basedOn w:val="DefaultParagraphFont"/>
    <w:link w:val="MacroText"/>
    <w:uiPriority w:val="99"/>
    <w:semiHidden/>
    <w:rsid w:val="006D317B"/>
    <w:rPr>
      <w:rFonts w:ascii="Courier New" w:hAnsi="Courier New" w:cs="Courier New"/>
    </w:rPr>
  </w:style>
  <w:style w:type="paragraph" w:styleId="MessageHeader">
    <w:name w:val="Message Header"/>
    <w:basedOn w:val="Normal"/>
    <w:link w:val="MessageHeaderChar"/>
    <w:uiPriority w:val="99"/>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rPr>
  </w:style>
  <w:style w:type="character" w:customStyle="1" w:styleId="MessageHeaderChar">
    <w:name w:val="Message Header Char"/>
    <w:basedOn w:val="DefaultParagraphFont"/>
    <w:link w:val="MessageHeader"/>
    <w:uiPriority w:val="99"/>
    <w:semiHidden/>
    <w:rsid w:val="006D317B"/>
    <w:rPr>
      <w:rFonts w:asciiTheme="majorHAnsi" w:eastAsiaTheme="majorEastAsia" w:hAnsiTheme="majorHAnsi" w:cstheme="majorBidi"/>
      <w:sz w:val="24"/>
      <w:szCs w:val="24"/>
      <w:shd w:val="pct20" w:color="auto" w:fill="auto"/>
    </w:rPr>
  </w:style>
  <w:style w:type="paragraph" w:styleId="NormalWeb">
    <w:name w:val="Normal (Web)"/>
    <w:basedOn w:val="Normal"/>
    <w:uiPriority w:val="99"/>
    <w:rPr>
      <w:sz w:val="24"/>
    </w:rPr>
  </w:style>
  <w:style w:type="paragraph" w:styleId="NormalIndent">
    <w:name w:val="Normal Indent"/>
    <w:basedOn w:val="Normal"/>
    <w:uiPriority w:val="99"/>
    <w:semiHidden/>
    <w:pPr>
      <w:ind w:left="720"/>
    </w:pPr>
  </w:style>
  <w:style w:type="paragraph" w:styleId="NoteHeading">
    <w:name w:val="Note Heading"/>
    <w:basedOn w:val="Normal"/>
    <w:next w:val="Normal"/>
    <w:link w:val="NoteHeadingChar"/>
    <w:uiPriority w:val="99"/>
    <w:semiHidden/>
  </w:style>
  <w:style w:type="character" w:customStyle="1" w:styleId="NoteHeadingChar">
    <w:name w:val="Note Heading Char"/>
    <w:basedOn w:val="DefaultParagraphFont"/>
    <w:link w:val="NoteHeading"/>
    <w:uiPriority w:val="99"/>
    <w:semiHidden/>
    <w:rsid w:val="006D317B"/>
  </w:style>
  <w:style w:type="character" w:styleId="PageNumber">
    <w:name w:val="page number"/>
    <w:basedOn w:val="DefaultParagraphFont"/>
    <w:uiPriority w:val="99"/>
    <w:semiHidden/>
    <w:rPr>
      <w:rFonts w:cs="Times New Roman"/>
    </w:rPr>
  </w:style>
  <w:style w:type="paragraph" w:styleId="PlainText">
    <w:name w:val="Plain Text"/>
    <w:basedOn w:val="Normal"/>
    <w:link w:val="PlainTextChar"/>
    <w:uiPriority w:val="99"/>
    <w:semiHidden/>
    <w:rPr>
      <w:rFonts w:ascii="Courier New" w:hAnsi="Courier New"/>
    </w:rPr>
  </w:style>
  <w:style w:type="character" w:customStyle="1" w:styleId="PlainTextChar">
    <w:name w:val="Plain Text Char"/>
    <w:basedOn w:val="DefaultParagraphFont"/>
    <w:link w:val="PlainText"/>
    <w:uiPriority w:val="99"/>
    <w:semiHidden/>
    <w:rsid w:val="006D317B"/>
    <w:rPr>
      <w:rFonts w:ascii="Courier New" w:hAnsi="Courier New" w:cs="Courier New"/>
    </w:rPr>
  </w:style>
  <w:style w:type="paragraph" w:styleId="Salutation">
    <w:name w:val="Salutation"/>
    <w:basedOn w:val="Normal"/>
    <w:next w:val="Normal"/>
    <w:link w:val="SalutationChar"/>
    <w:uiPriority w:val="99"/>
    <w:semiHidden/>
  </w:style>
  <w:style w:type="character" w:customStyle="1" w:styleId="SalutationChar">
    <w:name w:val="Salutation Char"/>
    <w:basedOn w:val="DefaultParagraphFont"/>
    <w:link w:val="Salutation"/>
    <w:uiPriority w:val="99"/>
    <w:semiHidden/>
    <w:rsid w:val="006D317B"/>
  </w:style>
  <w:style w:type="paragraph" w:styleId="Signature">
    <w:name w:val="Signature"/>
    <w:basedOn w:val="Normal"/>
    <w:link w:val="SignatureChar"/>
    <w:uiPriority w:val="99"/>
    <w:semiHidden/>
    <w:pPr>
      <w:ind w:left="4252"/>
    </w:pPr>
  </w:style>
  <w:style w:type="character" w:customStyle="1" w:styleId="SignatureChar">
    <w:name w:val="Signature Char"/>
    <w:basedOn w:val="DefaultParagraphFont"/>
    <w:link w:val="Signature"/>
    <w:uiPriority w:val="99"/>
    <w:semiHidden/>
    <w:rsid w:val="006D317B"/>
  </w:style>
  <w:style w:type="character" w:styleId="Strong">
    <w:name w:val="Strong"/>
    <w:basedOn w:val="DefaultParagraphFont"/>
    <w:uiPriority w:val="22"/>
    <w:qFormat/>
    <w:rPr>
      <w:rFonts w:cs="Times New Roman"/>
      <w:b/>
      <w:bCs/>
    </w:rPr>
  </w:style>
  <w:style w:type="paragraph" w:styleId="Subtitle">
    <w:name w:val="Subtitle"/>
    <w:basedOn w:val="Normal"/>
    <w:link w:val="SubtitleChar"/>
    <w:uiPriority w:val="11"/>
    <w:qFormat/>
    <w:pPr>
      <w:spacing w:after="60"/>
      <w:jc w:val="center"/>
      <w:outlineLvl w:val="1"/>
    </w:pPr>
    <w:rPr>
      <w:rFonts w:ascii="Arial" w:hAnsi="Arial"/>
      <w:sz w:val="24"/>
    </w:rPr>
  </w:style>
  <w:style w:type="character" w:customStyle="1" w:styleId="SubtitleChar">
    <w:name w:val="Subtitle Char"/>
    <w:basedOn w:val="DefaultParagraphFont"/>
    <w:link w:val="Subtitle"/>
    <w:uiPriority w:val="11"/>
    <w:rsid w:val="006D317B"/>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Normal"/>
    <w:next w:val="Normal"/>
    <w:uiPriority w:val="99"/>
    <w:semiHidden/>
    <w:pPr>
      <w:ind w:left="400" w:hanging="4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TitleChar">
    <w:name w:val="Title Char"/>
    <w:basedOn w:val="DefaultParagraphFont"/>
    <w:link w:val="Title"/>
    <w:uiPriority w:val="10"/>
    <w:rsid w:val="006D317B"/>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pPr>
      <w:spacing w:before="120"/>
    </w:pPr>
    <w:rPr>
      <w:rFonts w:ascii="Arial" w:hAnsi="Arial"/>
      <w:b/>
      <w:sz w:val="24"/>
    </w:rPr>
  </w:style>
  <w:style w:type="paragraph" w:customStyle="1" w:styleId="RecCCITT">
    <w:name w:val="Rec_CCITT_#"/>
    <w:basedOn w:val="Normal"/>
    <w:pPr>
      <w:overflowPunct/>
      <w:autoSpaceDE/>
      <w:autoSpaceDN/>
      <w:adjustRightInd/>
      <w:spacing w:after="120"/>
      <w:textAlignment w:val="auto"/>
    </w:pPr>
    <w:rPr>
      <w:rFonts w:ascii="FuturaA Bk BT" w:hAnsi="FuturaA Bk BT"/>
      <w:b/>
    </w:rPr>
  </w:style>
  <w:style w:type="paragraph" w:customStyle="1" w:styleId="Tabletitle">
    <w:name w:val="Table_title"/>
    <w:basedOn w:val="Normal"/>
    <w:next w:val="Normal"/>
    <w:pPr>
      <w:keepNext/>
      <w:keepLines/>
      <w:tabs>
        <w:tab w:val="left" w:pos="794"/>
        <w:tab w:val="left" w:pos="1191"/>
        <w:tab w:val="left" w:pos="1588"/>
        <w:tab w:val="left" w:pos="1985"/>
      </w:tabs>
      <w:spacing w:after="120"/>
      <w:jc w:val="center"/>
    </w:pPr>
    <w:rPr>
      <w:rFonts w:ascii="Times New Roman Bold" w:hAnsi="Times New Roman Bold"/>
      <w:b/>
      <w:sz w:val="24"/>
    </w:rPr>
  </w:style>
  <w:style w:type="paragraph" w:customStyle="1" w:styleId="TableNo">
    <w:name w:val="Table_No"/>
    <w:basedOn w:val="Normal"/>
    <w:next w:val="Tabletitle"/>
    <w:pPr>
      <w:keepNext/>
      <w:tabs>
        <w:tab w:val="left" w:pos="794"/>
        <w:tab w:val="left" w:pos="1191"/>
        <w:tab w:val="left" w:pos="1588"/>
        <w:tab w:val="left" w:pos="1985"/>
      </w:tabs>
      <w:spacing w:before="560" w:after="120"/>
      <w:jc w:val="center"/>
    </w:pPr>
    <w:rPr>
      <w:caps/>
      <w:sz w:val="24"/>
    </w:rPr>
  </w:style>
  <w:style w:type="paragraph" w:customStyle="1" w:styleId="Fond2">
    <w:name w:val="Fond2"/>
    <w:basedOn w:val="Normal"/>
    <w:pPr>
      <w:overflowPunct/>
      <w:autoSpaceDE/>
      <w:autoSpaceDN/>
      <w:adjustRightInd/>
      <w:spacing w:after="0"/>
      <w:jc w:val="center"/>
      <w:textAlignment w:val="auto"/>
    </w:pPr>
    <w:rPr>
      <w:rFonts w:ascii="FuturaA Bk BT" w:hAnsi="FuturaA Bk BT"/>
      <w:noProof/>
      <w:sz w:val="24"/>
    </w:rPr>
  </w:style>
  <w:style w:type="paragraph" w:customStyle="1" w:styleId="Fond4">
    <w:name w:val="Fond4"/>
    <w:basedOn w:val="Fond2"/>
    <w:pPr>
      <w:jc w:val="left"/>
    </w:pPr>
  </w:style>
  <w:style w:type="paragraph" w:customStyle="1" w:styleId="Annexref">
    <w:name w:val="Annex_ref"/>
    <w:basedOn w:val="Normal"/>
    <w:next w:val="Normal"/>
    <w:pPr>
      <w:keepNext/>
      <w:keepLines/>
      <w:tabs>
        <w:tab w:val="left" w:pos="794"/>
        <w:tab w:val="left" w:pos="1191"/>
        <w:tab w:val="left" w:pos="1588"/>
        <w:tab w:val="left" w:pos="1985"/>
      </w:tabs>
      <w:spacing w:before="120" w:after="280"/>
      <w:jc w:val="center"/>
    </w:pPr>
    <w:rPr>
      <w:sz w:val="24"/>
    </w:rPr>
  </w:style>
  <w:style w:type="paragraph" w:customStyle="1" w:styleId="Normalaftertitle">
    <w:name w:val="Normal after title"/>
    <w:basedOn w:val="Normal"/>
    <w:next w:val="Normal"/>
    <w:pPr>
      <w:tabs>
        <w:tab w:val="left" w:pos="794"/>
        <w:tab w:val="left" w:pos="1191"/>
        <w:tab w:val="left" w:pos="1588"/>
        <w:tab w:val="left" w:pos="1985"/>
      </w:tabs>
      <w:spacing w:before="280" w:after="0"/>
    </w:pPr>
    <w:rPr>
      <w:sz w:val="24"/>
    </w:rPr>
  </w:style>
  <w:style w:type="paragraph" w:customStyle="1" w:styleId="Formatmall1">
    <w:name w:val="Formatmall1"/>
    <w:basedOn w:val="Normal"/>
    <w:pPr>
      <w:overflowPunct/>
      <w:autoSpaceDE/>
      <w:autoSpaceDN/>
      <w:adjustRightInd/>
      <w:spacing w:after="120"/>
      <w:textAlignment w:val="auto"/>
    </w:pPr>
    <w:rPr>
      <w:rFonts w:ascii="Helvetica" w:hAnsi="Helvetica"/>
    </w:rPr>
  </w:style>
  <w:style w:type="paragraph" w:customStyle="1" w:styleId="QuestionBis">
    <w:name w:val="QuestionBis"/>
    <w:basedOn w:val="ListNumber"/>
    <w:next w:val="Normal"/>
    <w:pPr>
      <w:numPr>
        <w:ilvl w:val="0"/>
        <w:numId w:val="29"/>
      </w:numPr>
      <w:tabs>
        <w:tab w:val="clear" w:pos="360"/>
        <w:tab w:val="num" w:pos="1800"/>
      </w:tabs>
      <w:suppressAutoHyphens/>
      <w:overflowPunct/>
      <w:autoSpaceDE/>
      <w:autoSpaceDN/>
      <w:adjustRightInd/>
      <w:spacing w:after="120"/>
      <w:textAlignment w:val="auto"/>
    </w:pPr>
    <w:rPr>
      <w:rFonts w:ascii="Helvetica" w:hAnsi="Helvetica"/>
      <w:lang w:val="fr-FR"/>
    </w:rPr>
  </w:style>
  <w:style w:type="paragraph" w:customStyle="1" w:styleId="Titrea">
    <w:name w:val="Titre a"/>
    <w:basedOn w:val="Normal"/>
  </w:style>
  <w:style w:type="paragraph" w:customStyle="1" w:styleId="TitreAnnex">
    <w:name w:val="Titre Annex"/>
    <w:basedOn w:val="Heading1"/>
    <w:next w:val="Normal"/>
    <w:pPr>
      <w:numPr>
        <w:numId w:val="135"/>
      </w:numPr>
    </w:pPr>
    <w:rPr>
      <w:b/>
    </w:rPr>
  </w:style>
  <w:style w:type="paragraph" w:customStyle="1" w:styleId="RecTitle">
    <w:name w:val="Rec_Title"/>
    <w:basedOn w:val="Normal"/>
    <w:next w:val="Normal"/>
    <w:pPr>
      <w:keepNext/>
      <w:keepLines/>
      <w:tabs>
        <w:tab w:val="center" w:pos="4849"/>
        <w:tab w:val="right" w:pos="9696"/>
      </w:tabs>
      <w:overflowPunct/>
      <w:autoSpaceDE/>
      <w:autoSpaceDN/>
      <w:adjustRightInd/>
      <w:spacing w:before="180" w:after="0"/>
      <w:jc w:val="center"/>
      <w:textAlignment w:val="auto"/>
    </w:pPr>
    <w:rPr>
      <w:b/>
    </w:rPr>
  </w:style>
  <w:style w:type="paragraph" w:customStyle="1" w:styleId="Tableau">
    <w:name w:val="Tableau"/>
    <w:basedOn w:val="Normal"/>
    <w:pPr>
      <w:spacing w:before="60" w:after="60"/>
    </w:pPr>
  </w:style>
  <w:style w:type="paragraph" w:customStyle="1" w:styleId="puce">
    <w:name w:val="puce"/>
    <w:basedOn w:val="Normal"/>
    <w:pPr>
      <w:numPr>
        <w:numId w:val="1541"/>
      </w:numPr>
    </w:pPr>
  </w:style>
  <w:style w:type="paragraph" w:customStyle="1" w:styleId="n">
    <w:name w:val="n"/>
    <w:basedOn w:val="Footer"/>
    <w:pPr>
      <w:tabs>
        <w:tab w:val="right" w:leader="dot" w:pos="9639"/>
      </w:tabs>
    </w:pPr>
  </w:style>
  <w:style w:type="paragraph" w:customStyle="1" w:styleId="TableText">
    <w:name w:val="Table_Text"/>
    <w:basedOn w:val="Normal"/>
    <w:pPr>
      <w:keepNext/>
      <w:tabs>
        <w:tab w:val="left" w:pos="794"/>
        <w:tab w:val="left" w:pos="1191"/>
        <w:tab w:val="left" w:pos="1588"/>
        <w:tab w:val="left" w:pos="1985"/>
      </w:tabs>
      <w:overflowPunct/>
      <w:autoSpaceDE/>
      <w:autoSpaceDN/>
      <w:adjustRightInd/>
      <w:spacing w:before="100" w:after="100" w:line="190" w:lineRule="exact"/>
      <w:textAlignment w:val="auto"/>
    </w:pPr>
    <w:rPr>
      <w:sz w:val="18"/>
    </w:rPr>
  </w:style>
  <w:style w:type="paragraph" w:customStyle="1" w:styleId="Annex3">
    <w:name w:val="Annex3"/>
    <w:basedOn w:val="Annex2"/>
    <w:next w:val="Normal"/>
    <w:pPr>
      <w:numPr>
        <w:ilvl w:val="2"/>
        <w:numId w:val="1517"/>
      </w:numPr>
      <w:ind w:left="505" w:hanging="505"/>
      <w:outlineLvl w:val="2"/>
    </w:pPr>
  </w:style>
  <w:style w:type="paragraph" w:customStyle="1" w:styleId="Annex2">
    <w:name w:val="Annex2"/>
    <w:basedOn w:val="Annex1"/>
    <w:next w:val="Normal"/>
    <w:pPr>
      <w:numPr>
        <w:numId w:val="1529"/>
      </w:numPr>
      <w:pBdr>
        <w:top w:val="none" w:sz="0" w:space="0" w:color="auto"/>
      </w:pBdr>
      <w:outlineLvl w:val="1"/>
    </w:pPr>
    <w:rPr>
      <w:b/>
      <w:sz w:val="28"/>
    </w:rPr>
  </w:style>
  <w:style w:type="paragraph" w:customStyle="1" w:styleId="Annex1">
    <w:name w:val="Annex1"/>
    <w:basedOn w:val="Heading1"/>
    <w:next w:val="Normal"/>
    <w:pPr>
      <w:numPr>
        <w:numId w:val="1517"/>
      </w:numPr>
      <w:tabs>
        <w:tab w:val="num" w:pos="1440"/>
      </w:tabs>
    </w:pPr>
  </w:style>
  <w:style w:type="paragraph" w:customStyle="1" w:styleId="AnnexTitre2">
    <w:name w:val="AnnexTitre2"/>
    <w:basedOn w:val="Heading2"/>
    <w:next w:val="Normal"/>
    <w:pPr>
      <w:numPr>
        <w:numId w:val="1684"/>
      </w:numPr>
      <w:tabs>
        <w:tab w:val="clear" w:pos="360"/>
        <w:tab w:val="num" w:pos="2160"/>
      </w:tabs>
    </w:pPr>
  </w:style>
  <w:style w:type="paragraph" w:customStyle="1" w:styleId="Annex4">
    <w:name w:val="Annex4"/>
    <w:basedOn w:val="Annex3"/>
    <w:pPr>
      <w:numPr>
        <w:ilvl w:val="3"/>
      </w:numPr>
      <w:tabs>
        <w:tab w:val="num" w:pos="2520"/>
      </w:tabs>
      <w:ind w:left="1728" w:hanging="648"/>
      <w:outlineLvl w:val="3"/>
    </w:pPr>
  </w:style>
  <w:style w:type="paragraph" w:customStyle="1" w:styleId="Case2">
    <w:name w:val="Case2"/>
    <w:basedOn w:val="Normal"/>
    <w:pPr>
      <w:numPr>
        <w:numId w:val="1717"/>
      </w:numPr>
      <w:overflowPunct/>
      <w:autoSpaceDE/>
      <w:autoSpaceDN/>
      <w:adjustRightInd/>
      <w:spacing w:after="120"/>
      <w:textAlignment w:val="auto"/>
    </w:pPr>
    <w:rPr>
      <w:rFonts w:ascii="Arial" w:hAnsi="Arial"/>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5.wmf"/><Relationship Id="rId42" Type="http://schemas.openxmlformats.org/officeDocument/2006/relationships/image" Target="media/image17.wmf"/><Relationship Id="rId63" Type="http://schemas.openxmlformats.org/officeDocument/2006/relationships/oleObject" Target="embeddings/oleObject24.bin"/><Relationship Id="rId84" Type="http://schemas.openxmlformats.org/officeDocument/2006/relationships/image" Target="media/image38.wmf"/><Relationship Id="rId138" Type="http://schemas.openxmlformats.org/officeDocument/2006/relationships/oleObject" Target="embeddings/oleObject72.bin"/><Relationship Id="rId159" Type="http://schemas.openxmlformats.org/officeDocument/2006/relationships/oleObject" Target="embeddings/oleObject91.bin"/><Relationship Id="rId170" Type="http://schemas.openxmlformats.org/officeDocument/2006/relationships/image" Target="media/image62.wmf"/><Relationship Id="rId191" Type="http://schemas.openxmlformats.org/officeDocument/2006/relationships/oleObject" Target="embeddings/oleObject97.bin"/><Relationship Id="rId205" Type="http://schemas.openxmlformats.org/officeDocument/2006/relationships/image" Target="media/image86.wmf"/><Relationship Id="rId107" Type="http://schemas.openxmlformats.org/officeDocument/2006/relationships/image" Target="media/image49.wmf"/><Relationship Id="rId11" Type="http://schemas.openxmlformats.org/officeDocument/2006/relationships/hyperlink" Target="http://webapp.etsi.org/IPR/home.asp" TargetMode="External"/><Relationship Id="rId32" Type="http://schemas.openxmlformats.org/officeDocument/2006/relationships/oleObject" Target="embeddings/oleObject9.bin"/><Relationship Id="rId53" Type="http://schemas.openxmlformats.org/officeDocument/2006/relationships/oleObject" Target="embeddings/oleObject19.bin"/><Relationship Id="rId74" Type="http://schemas.openxmlformats.org/officeDocument/2006/relationships/image" Target="media/image33.wmf"/><Relationship Id="rId128" Type="http://schemas.openxmlformats.org/officeDocument/2006/relationships/oleObject" Target="embeddings/oleObject62.bin"/><Relationship Id="rId149" Type="http://schemas.openxmlformats.org/officeDocument/2006/relationships/oleObject" Target="embeddings/oleObject82.bin"/><Relationship Id="rId5" Type="http://schemas.openxmlformats.org/officeDocument/2006/relationships/footnotes" Target="footnotes.xml"/><Relationship Id="rId90" Type="http://schemas.openxmlformats.org/officeDocument/2006/relationships/image" Target="media/image41.wmf"/><Relationship Id="rId95" Type="http://schemas.openxmlformats.org/officeDocument/2006/relationships/oleObject" Target="embeddings/oleObject40.bin"/><Relationship Id="rId160" Type="http://schemas.openxmlformats.org/officeDocument/2006/relationships/oleObject" Target="embeddings/oleObject92.bin"/><Relationship Id="rId165" Type="http://schemas.openxmlformats.org/officeDocument/2006/relationships/oleObject" Target="embeddings/oleObject96.bin"/><Relationship Id="rId181" Type="http://schemas.openxmlformats.org/officeDocument/2006/relationships/image" Target="media/image73.emf"/><Relationship Id="rId186" Type="http://schemas.openxmlformats.org/officeDocument/2006/relationships/image" Target="media/image78.wmf"/><Relationship Id="rId216" Type="http://schemas.openxmlformats.org/officeDocument/2006/relationships/image" Target="media/image97.wmf"/><Relationship Id="rId211" Type="http://schemas.openxmlformats.org/officeDocument/2006/relationships/image" Target="media/image92.wmf"/><Relationship Id="rId22" Type="http://schemas.openxmlformats.org/officeDocument/2006/relationships/oleObject" Target="embeddings/oleObject5.bin"/><Relationship Id="rId27" Type="http://schemas.openxmlformats.org/officeDocument/2006/relationships/image" Target="media/image9.wmf"/><Relationship Id="rId43" Type="http://schemas.openxmlformats.org/officeDocument/2006/relationships/oleObject" Target="embeddings/oleObject14.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oleObject" Target="embeddings/oleObject53.bin"/><Relationship Id="rId134" Type="http://schemas.openxmlformats.org/officeDocument/2006/relationships/oleObject" Target="embeddings/oleObject68.bin"/><Relationship Id="rId139" Type="http://schemas.openxmlformats.org/officeDocument/2006/relationships/oleObject" Target="embeddings/oleObject73.bin"/><Relationship Id="rId80" Type="http://schemas.openxmlformats.org/officeDocument/2006/relationships/image" Target="media/image36.wmf"/><Relationship Id="rId85" Type="http://schemas.openxmlformats.org/officeDocument/2006/relationships/oleObject" Target="embeddings/oleObject35.bin"/><Relationship Id="rId150" Type="http://schemas.openxmlformats.org/officeDocument/2006/relationships/oleObject" Target="embeddings/oleObject83.bin"/><Relationship Id="rId155" Type="http://schemas.openxmlformats.org/officeDocument/2006/relationships/oleObject" Target="embeddings/oleObject88.bin"/><Relationship Id="rId171" Type="http://schemas.openxmlformats.org/officeDocument/2006/relationships/image" Target="media/image63.wmf"/><Relationship Id="rId176" Type="http://schemas.openxmlformats.org/officeDocument/2006/relationships/image" Target="media/image68.emf"/><Relationship Id="rId192" Type="http://schemas.openxmlformats.org/officeDocument/2006/relationships/image" Target="media/image81.wmf"/><Relationship Id="rId197" Type="http://schemas.openxmlformats.org/officeDocument/2006/relationships/header" Target="header6.xml"/><Relationship Id="rId206" Type="http://schemas.openxmlformats.org/officeDocument/2006/relationships/image" Target="media/image87.wmf"/><Relationship Id="rId201" Type="http://schemas.openxmlformats.org/officeDocument/2006/relationships/oleObject" Target="embeddings/oleObject99.bin"/><Relationship Id="rId12" Type="http://schemas.openxmlformats.org/officeDocument/2006/relationships/hyperlink" Target="mailto:edithelp@etsi.fr" TargetMode="External"/><Relationship Id="rId17" Type="http://schemas.openxmlformats.org/officeDocument/2006/relationships/image" Target="media/image3.wmf"/><Relationship Id="rId33" Type="http://schemas.openxmlformats.org/officeDocument/2006/relationships/image" Target="media/image12.wmf"/><Relationship Id="rId38" Type="http://schemas.openxmlformats.org/officeDocument/2006/relationships/oleObject" Target="embeddings/oleObject12.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0.wmf"/><Relationship Id="rId124" Type="http://schemas.openxmlformats.org/officeDocument/2006/relationships/oleObject" Target="embeddings/oleObject59.bin"/><Relationship Id="rId129" Type="http://schemas.openxmlformats.org/officeDocument/2006/relationships/oleObject" Target="embeddings/oleObject63.bin"/><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4.wmf"/><Relationship Id="rId140" Type="http://schemas.openxmlformats.org/officeDocument/2006/relationships/oleObject" Target="embeddings/oleObject74.bin"/><Relationship Id="rId145" Type="http://schemas.openxmlformats.org/officeDocument/2006/relationships/oleObject" Target="embeddings/oleObject79.bin"/><Relationship Id="rId161" Type="http://schemas.openxmlformats.org/officeDocument/2006/relationships/oleObject" Target="embeddings/oleObject93.bin"/><Relationship Id="rId166" Type="http://schemas.openxmlformats.org/officeDocument/2006/relationships/image" Target="media/image58.wmf"/><Relationship Id="rId182" Type="http://schemas.openxmlformats.org/officeDocument/2006/relationships/image" Target="media/image74.emf"/><Relationship Id="rId187" Type="http://schemas.openxmlformats.org/officeDocument/2006/relationships/image" Target="media/image79.wmf"/><Relationship Id="rId217" Type="http://schemas.openxmlformats.org/officeDocument/2006/relationships/image" Target="media/image98.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93.wmf"/><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oleObject" Target="embeddings/oleObject17.bin"/><Relationship Id="rId114" Type="http://schemas.openxmlformats.org/officeDocument/2006/relationships/image" Target="media/image53.wmf"/><Relationship Id="rId119" Type="http://schemas.openxmlformats.org/officeDocument/2006/relationships/oleObject" Target="embeddings/oleObject54.bin"/><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39.wmf"/><Relationship Id="rId130" Type="http://schemas.openxmlformats.org/officeDocument/2006/relationships/oleObject" Target="embeddings/oleObject64.bin"/><Relationship Id="rId135" Type="http://schemas.openxmlformats.org/officeDocument/2006/relationships/oleObject" Target="embeddings/oleObject69.bin"/><Relationship Id="rId151" Type="http://schemas.openxmlformats.org/officeDocument/2006/relationships/oleObject" Target="embeddings/oleObject84.bin"/><Relationship Id="rId156" Type="http://schemas.openxmlformats.org/officeDocument/2006/relationships/image" Target="media/image56.wmf"/><Relationship Id="rId177" Type="http://schemas.openxmlformats.org/officeDocument/2006/relationships/image" Target="media/image69.emf"/><Relationship Id="rId198" Type="http://schemas.openxmlformats.org/officeDocument/2006/relationships/image" Target="media/image82.wmf"/><Relationship Id="rId172" Type="http://schemas.openxmlformats.org/officeDocument/2006/relationships/image" Target="media/image64.wmf"/><Relationship Id="rId193" Type="http://schemas.openxmlformats.org/officeDocument/2006/relationships/header" Target="header4.xml"/><Relationship Id="rId202" Type="http://schemas.openxmlformats.org/officeDocument/2006/relationships/image" Target="media/image84.wmf"/><Relationship Id="rId207" Type="http://schemas.openxmlformats.org/officeDocument/2006/relationships/image" Target="media/image88.wmf"/><Relationship Id="rId13" Type="http://schemas.openxmlformats.org/officeDocument/2006/relationships/header" Target="header2.xml"/><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oleObject" Target="embeddings/oleObject47.bin"/><Relationship Id="rId34" Type="http://schemas.openxmlformats.org/officeDocument/2006/relationships/oleObject" Target="embeddings/oleObject10.bin"/><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image" Target="media/image34.wmf"/><Relationship Id="rId97" Type="http://schemas.openxmlformats.org/officeDocument/2006/relationships/oleObject" Target="embeddings/oleObject41.bin"/><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oleObject" Target="embeddings/oleObject60.bin"/><Relationship Id="rId141" Type="http://schemas.openxmlformats.org/officeDocument/2006/relationships/oleObject" Target="embeddings/oleObject75.bin"/><Relationship Id="rId146" Type="http://schemas.openxmlformats.org/officeDocument/2006/relationships/image" Target="media/image55.wmf"/><Relationship Id="rId167" Type="http://schemas.openxmlformats.org/officeDocument/2006/relationships/image" Target="media/image59.wmf"/><Relationship Id="rId188" Type="http://schemas.openxmlformats.org/officeDocument/2006/relationships/header" Target="header3.xml"/><Relationship Id="rId7" Type="http://schemas.openxmlformats.org/officeDocument/2006/relationships/header" Target="header1.xml"/><Relationship Id="rId71" Type="http://schemas.openxmlformats.org/officeDocument/2006/relationships/oleObject" Target="embeddings/oleObject28.bin"/><Relationship Id="rId92" Type="http://schemas.openxmlformats.org/officeDocument/2006/relationships/image" Target="media/image42.wmf"/><Relationship Id="rId162" Type="http://schemas.openxmlformats.org/officeDocument/2006/relationships/oleObject" Target="embeddings/oleObject94.bin"/><Relationship Id="rId183" Type="http://schemas.openxmlformats.org/officeDocument/2006/relationships/image" Target="media/image75.emf"/><Relationship Id="rId213" Type="http://schemas.openxmlformats.org/officeDocument/2006/relationships/image" Target="media/image94.wmf"/><Relationship Id="rId218" Type="http://schemas.openxmlformats.org/officeDocument/2006/relationships/comments" Target="comments.xml"/><Relationship Id="rId2" Type="http://schemas.openxmlformats.org/officeDocument/2006/relationships/styles" Target="styles.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oleObject" Target="embeddings/oleObject36.bin"/><Relationship Id="rId110" Type="http://schemas.openxmlformats.org/officeDocument/2006/relationships/image" Target="media/image51.wmf"/><Relationship Id="rId115" Type="http://schemas.openxmlformats.org/officeDocument/2006/relationships/oleObject" Target="embeddings/oleObject50.bin"/><Relationship Id="rId131" Type="http://schemas.openxmlformats.org/officeDocument/2006/relationships/oleObject" Target="embeddings/oleObject65.bin"/><Relationship Id="rId136" Type="http://schemas.openxmlformats.org/officeDocument/2006/relationships/oleObject" Target="embeddings/oleObject70.bin"/><Relationship Id="rId157" Type="http://schemas.openxmlformats.org/officeDocument/2006/relationships/oleObject" Target="embeddings/oleObject89.bin"/><Relationship Id="rId178" Type="http://schemas.openxmlformats.org/officeDocument/2006/relationships/image" Target="media/image70.emf"/><Relationship Id="rId61" Type="http://schemas.openxmlformats.org/officeDocument/2006/relationships/oleObject" Target="embeddings/oleObject23.bin"/><Relationship Id="rId82" Type="http://schemas.openxmlformats.org/officeDocument/2006/relationships/image" Target="media/image37.wmf"/><Relationship Id="rId152" Type="http://schemas.openxmlformats.org/officeDocument/2006/relationships/oleObject" Target="embeddings/oleObject85.bin"/><Relationship Id="rId173" Type="http://schemas.openxmlformats.org/officeDocument/2006/relationships/image" Target="media/image65.wmf"/><Relationship Id="rId194" Type="http://schemas.openxmlformats.org/officeDocument/2006/relationships/footer" Target="footer3.xml"/><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image" Target="media/image89.wmf"/><Relationship Id="rId19" Type="http://schemas.openxmlformats.org/officeDocument/2006/relationships/image" Target="media/image4.wmf"/><Relationship Id="rId14" Type="http://schemas.openxmlformats.org/officeDocument/2006/relationships/footer" Target="footer1.xml"/><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image" Target="media/image24.wmf"/><Relationship Id="rId77" Type="http://schemas.openxmlformats.org/officeDocument/2006/relationships/oleObject" Target="embeddings/oleObject31.bin"/><Relationship Id="rId100" Type="http://schemas.openxmlformats.org/officeDocument/2006/relationships/image" Target="media/image46.wmf"/><Relationship Id="rId105" Type="http://schemas.openxmlformats.org/officeDocument/2006/relationships/oleObject" Target="embeddings/oleObject45.bin"/><Relationship Id="rId126" Type="http://schemas.openxmlformats.org/officeDocument/2006/relationships/image" Target="media/image54.wmf"/><Relationship Id="rId147" Type="http://schemas.openxmlformats.org/officeDocument/2006/relationships/oleObject" Target="embeddings/oleObject80.bin"/><Relationship Id="rId168" Type="http://schemas.openxmlformats.org/officeDocument/2006/relationships/image" Target="media/image60.wmf"/><Relationship Id="rId8" Type="http://schemas.openxmlformats.org/officeDocument/2006/relationships/hyperlink" Target="http://www.etsi.org" TargetMode="External"/><Relationship Id="rId51" Type="http://schemas.openxmlformats.org/officeDocument/2006/relationships/oleObject" Target="embeddings/oleObject18.bin"/><Relationship Id="rId72" Type="http://schemas.openxmlformats.org/officeDocument/2006/relationships/image" Target="media/image32.wmf"/><Relationship Id="rId93" Type="http://schemas.openxmlformats.org/officeDocument/2006/relationships/oleObject" Target="embeddings/oleObject39.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oleObject" Target="embeddings/oleObject76.bin"/><Relationship Id="rId163" Type="http://schemas.openxmlformats.org/officeDocument/2006/relationships/oleObject" Target="embeddings/oleObject95.bin"/><Relationship Id="rId184" Type="http://schemas.openxmlformats.org/officeDocument/2006/relationships/image" Target="media/image76.wmf"/><Relationship Id="rId189" Type="http://schemas.openxmlformats.org/officeDocument/2006/relationships/footer" Target="footer2.xml"/><Relationship Id="rId219" Type="http://schemas.openxmlformats.org/officeDocument/2006/relationships/header" Target="header7.xml"/><Relationship Id="rId3" Type="http://schemas.openxmlformats.org/officeDocument/2006/relationships/settings" Target="settings.xml"/><Relationship Id="rId214" Type="http://schemas.openxmlformats.org/officeDocument/2006/relationships/image" Target="media/image95.wmf"/><Relationship Id="rId25" Type="http://schemas.openxmlformats.org/officeDocument/2006/relationships/image" Target="media/image7.wmf"/><Relationship Id="rId46" Type="http://schemas.openxmlformats.org/officeDocument/2006/relationships/image" Target="media/image19.wmf"/><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71.bin"/><Relationship Id="rId158" Type="http://schemas.openxmlformats.org/officeDocument/2006/relationships/oleObject" Target="embeddings/oleObject90.bin"/><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image" Target="media/image27.wmf"/><Relationship Id="rId83" Type="http://schemas.openxmlformats.org/officeDocument/2006/relationships/oleObject" Target="embeddings/oleObject34.bin"/><Relationship Id="rId88" Type="http://schemas.openxmlformats.org/officeDocument/2006/relationships/image" Target="media/image40.wmf"/><Relationship Id="rId111" Type="http://schemas.openxmlformats.org/officeDocument/2006/relationships/oleObject" Target="embeddings/oleObject48.bin"/><Relationship Id="rId132" Type="http://schemas.openxmlformats.org/officeDocument/2006/relationships/oleObject" Target="embeddings/oleObject66.bin"/><Relationship Id="rId153" Type="http://schemas.openxmlformats.org/officeDocument/2006/relationships/oleObject" Target="embeddings/oleObject86.bin"/><Relationship Id="rId174" Type="http://schemas.openxmlformats.org/officeDocument/2006/relationships/image" Target="media/image66.wmf"/><Relationship Id="rId179" Type="http://schemas.openxmlformats.org/officeDocument/2006/relationships/image" Target="media/image71.emf"/><Relationship Id="rId195" Type="http://schemas.openxmlformats.org/officeDocument/2006/relationships/header" Target="header5.xml"/><Relationship Id="rId209" Type="http://schemas.openxmlformats.org/officeDocument/2006/relationships/image" Target="media/image90.wmf"/><Relationship Id="rId190" Type="http://schemas.openxmlformats.org/officeDocument/2006/relationships/image" Target="media/image80.wmf"/><Relationship Id="rId204" Type="http://schemas.openxmlformats.org/officeDocument/2006/relationships/image" Target="media/image85.wmf"/><Relationship Id="rId220" Type="http://schemas.openxmlformats.org/officeDocument/2006/relationships/fontTable" Target="fontTable.xml"/><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1.bin"/><Relationship Id="rId106" Type="http://schemas.openxmlformats.org/officeDocument/2006/relationships/oleObject" Target="embeddings/oleObject46.bin"/><Relationship Id="rId127" Type="http://schemas.openxmlformats.org/officeDocument/2006/relationships/oleObject" Target="embeddings/oleObject61.bin"/><Relationship Id="rId10" Type="http://schemas.openxmlformats.org/officeDocument/2006/relationships/hyperlink" Target="mailto:editor@etsi.fr" TargetMode="External"/><Relationship Id="rId31" Type="http://schemas.openxmlformats.org/officeDocument/2006/relationships/image" Target="media/image11.wmf"/><Relationship Id="rId52" Type="http://schemas.openxmlformats.org/officeDocument/2006/relationships/image" Target="media/image22.wmf"/><Relationship Id="rId73" Type="http://schemas.openxmlformats.org/officeDocument/2006/relationships/oleObject" Target="embeddings/oleObject29.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7.bin"/><Relationship Id="rId143" Type="http://schemas.openxmlformats.org/officeDocument/2006/relationships/oleObject" Target="embeddings/oleObject77.bin"/><Relationship Id="rId148" Type="http://schemas.openxmlformats.org/officeDocument/2006/relationships/oleObject" Target="embeddings/oleObject81.bin"/><Relationship Id="rId164" Type="http://schemas.openxmlformats.org/officeDocument/2006/relationships/image" Target="media/image57.wmf"/><Relationship Id="rId169" Type="http://schemas.openxmlformats.org/officeDocument/2006/relationships/image" Target="media/image61.wmf"/><Relationship Id="rId185" Type="http://schemas.openxmlformats.org/officeDocument/2006/relationships/image" Target="media/image77.wmf"/><Relationship Id="rId4" Type="http://schemas.openxmlformats.org/officeDocument/2006/relationships/webSettings" Target="webSettings.xml"/><Relationship Id="rId9" Type="http://schemas.openxmlformats.org/officeDocument/2006/relationships/hyperlink" Target="http://portal.etsi.org/tb/status/status.asp" TargetMode="External"/><Relationship Id="rId180" Type="http://schemas.openxmlformats.org/officeDocument/2006/relationships/image" Target="media/image72.emf"/><Relationship Id="rId210" Type="http://schemas.openxmlformats.org/officeDocument/2006/relationships/image" Target="media/image91.wmf"/><Relationship Id="rId215" Type="http://schemas.openxmlformats.org/officeDocument/2006/relationships/image" Target="media/image96.wmf"/><Relationship Id="rId26" Type="http://schemas.openxmlformats.org/officeDocument/2006/relationships/image" Target="media/image8.emf"/><Relationship Id="rId47" Type="http://schemas.openxmlformats.org/officeDocument/2006/relationships/oleObject" Target="embeddings/oleObject16.bin"/><Relationship Id="rId68" Type="http://schemas.openxmlformats.org/officeDocument/2006/relationships/image" Target="media/image30.wmf"/><Relationship Id="rId89" Type="http://schemas.openxmlformats.org/officeDocument/2006/relationships/oleObject" Target="embeddings/oleObject37.bin"/><Relationship Id="rId112" Type="http://schemas.openxmlformats.org/officeDocument/2006/relationships/image" Target="media/image52.wmf"/><Relationship Id="rId133" Type="http://schemas.openxmlformats.org/officeDocument/2006/relationships/oleObject" Target="embeddings/oleObject67.bin"/><Relationship Id="rId154" Type="http://schemas.openxmlformats.org/officeDocument/2006/relationships/oleObject" Target="embeddings/oleObject87.bin"/><Relationship Id="rId175" Type="http://schemas.openxmlformats.org/officeDocument/2006/relationships/image" Target="media/image67.wmf"/><Relationship Id="rId196" Type="http://schemas.openxmlformats.org/officeDocument/2006/relationships/footer" Target="footer4.xml"/><Relationship Id="rId200" Type="http://schemas.openxmlformats.org/officeDocument/2006/relationships/image" Target="media/image83.wmf"/><Relationship Id="rId16" Type="http://schemas.openxmlformats.org/officeDocument/2006/relationships/oleObject" Target="embeddings/oleObject2.bin"/><Relationship Id="rId221" Type="http://schemas.openxmlformats.org/officeDocument/2006/relationships/theme" Target="theme/theme1.xml"/><Relationship Id="rId37" Type="http://schemas.openxmlformats.org/officeDocument/2006/relationships/image" Target="media/image14.wmf"/><Relationship Id="rId58" Type="http://schemas.openxmlformats.org/officeDocument/2006/relationships/image" Target="media/image25.wmf"/><Relationship Id="rId79" Type="http://schemas.openxmlformats.org/officeDocument/2006/relationships/oleObject" Target="embeddings/oleObject32.bin"/><Relationship Id="rId102" Type="http://schemas.openxmlformats.org/officeDocument/2006/relationships/image" Target="media/image47.wmf"/><Relationship Id="rId123" Type="http://schemas.openxmlformats.org/officeDocument/2006/relationships/oleObject" Target="embeddings/oleObject58.bin"/><Relationship Id="rId144" Type="http://schemas.openxmlformats.org/officeDocument/2006/relationships/oleObject" Target="embeddings/oleObject78.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TR%20102%20058Mode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TR 102 058Modele</Template>
  <TotalTime>0</TotalTime>
  <Pages>2</Pages>
  <Words>-32766</Words>
  <Characters>-32766</Characters>
  <Application>Microsoft Office Outlook</Application>
  <DocSecurity>0</DocSecurity>
  <Lines>0</Lines>
  <Paragraphs>0</Paragraphs>
  <ScaleCrop>false</ScaleCrop>
  <Company>ETS Sophia Antipolis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SKELETON</dc:title>
  <dc:subject>NEW REGIME</dc:subject>
  <dc:creator>ETSI Secretariat</dc:creator>
  <cp:keywords>EDM;Word97;Word2000</cp:keywords>
  <dc:description/>
  <cp:lastModifiedBy>Béatrice MARTIN</cp:lastModifiedBy>
  <cp:revision>2</cp:revision>
  <cp:lastPrinted>2004-05-14T17:45:00Z</cp:lastPrinted>
  <dcterms:created xsi:type="dcterms:W3CDTF">2004-07-20T10:41:00Z</dcterms:created>
  <dcterms:modified xsi:type="dcterms:W3CDTF">2004-07-20T10:41:00Z</dcterms:modified>
</cp:coreProperties>
</file>